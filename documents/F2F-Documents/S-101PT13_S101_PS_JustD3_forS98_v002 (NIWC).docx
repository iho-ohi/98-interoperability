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B0D31" w14:textId="6E889209" w:rsidR="006A66C1" w:rsidRDefault="006A66C1" w:rsidP="004843A0">
      <w:pPr>
        <w:spacing w:after="160" w:line="259" w:lineRule="auto"/>
        <w:jc w:val="left"/>
        <w:rPr>
          <w:b/>
          <w:bCs/>
        </w:rPr>
      </w:pPr>
      <w:bookmarkStart w:id="0" w:name="_Toc169203194"/>
      <w:r>
        <w:rPr>
          <w:b/>
          <w:bCs/>
        </w:rPr>
        <w:t xml:space="preserve">Draft appendix for S-98 Annex C Data loading </w:t>
      </w:r>
      <w:ins w:id="1" w:author="Grant, David M (52400) CIV USN NIWC ATLANTIC VA (USA)" w:date="2024-09-16T12:48:00Z">
        <w:r w:rsidR="00B921EF">
          <w:rPr>
            <w:b/>
            <w:bCs/>
          </w:rPr>
          <w:t xml:space="preserve">and display </w:t>
        </w:r>
      </w:ins>
      <w:r>
        <w:rPr>
          <w:b/>
          <w:bCs/>
        </w:rPr>
        <w:t>algorithms.</w:t>
      </w:r>
    </w:p>
    <w:p w14:paraId="05187AD2" w14:textId="370AC9C3" w:rsidR="004843A0" w:rsidRPr="004843A0" w:rsidRDefault="004843A0" w:rsidP="004843A0">
      <w:pPr>
        <w:spacing w:after="160" w:line="259" w:lineRule="auto"/>
        <w:jc w:val="left"/>
        <w:rPr>
          <w:b/>
          <w:bCs/>
        </w:rPr>
      </w:pPr>
      <w:r w:rsidRPr="004843A0">
        <w:rPr>
          <w:b/>
          <w:bCs/>
        </w:rPr>
        <w:t>Notes.</w:t>
      </w:r>
    </w:p>
    <w:p w14:paraId="2E80FFF0" w14:textId="77777777" w:rsidR="009B7A88" w:rsidRPr="00D05B82" w:rsidRDefault="009B7A88" w:rsidP="004843A0">
      <w:pPr>
        <w:pStyle w:val="ListParagraph"/>
        <w:numPr>
          <w:ilvl w:val="0"/>
          <w:numId w:val="45"/>
        </w:numPr>
        <w:spacing w:after="160" w:line="259" w:lineRule="auto"/>
        <w:jc w:val="left"/>
        <w:rPr>
          <w:b/>
          <w:bCs/>
          <w:sz w:val="28"/>
          <w:szCs w:val="22"/>
          <w:lang w:val="en-US"/>
        </w:rPr>
      </w:pPr>
      <w:r w:rsidRPr="00D05B82">
        <w:rPr>
          <w:sz w:val="22"/>
          <w:szCs w:val="22"/>
          <w:lang w:val="en-US"/>
        </w:rPr>
        <w:t>Taken from v1.3.0 of the S-101 Product Specification</w:t>
      </w:r>
    </w:p>
    <w:p w14:paraId="43488D47" w14:textId="72627996" w:rsidR="009B7A88" w:rsidRPr="00D05B82" w:rsidRDefault="009B7A88" w:rsidP="004843A0">
      <w:pPr>
        <w:pStyle w:val="ListParagraph"/>
        <w:numPr>
          <w:ilvl w:val="0"/>
          <w:numId w:val="45"/>
        </w:numPr>
        <w:spacing w:after="160" w:line="259" w:lineRule="auto"/>
        <w:jc w:val="left"/>
        <w:rPr>
          <w:b/>
          <w:bCs/>
          <w:sz w:val="28"/>
          <w:szCs w:val="22"/>
          <w:lang w:val="en-US"/>
        </w:rPr>
      </w:pPr>
      <w:r w:rsidRPr="00D05B82">
        <w:rPr>
          <w:sz w:val="22"/>
          <w:szCs w:val="22"/>
          <w:lang w:val="en-US"/>
        </w:rPr>
        <w:t>Agreed by S-101PT 13 that it will migrate into S-98 Annex C</w:t>
      </w:r>
    </w:p>
    <w:p w14:paraId="03C17D84" w14:textId="77777777" w:rsidR="009B7A88" w:rsidRPr="00D05B82" w:rsidRDefault="009B7A88" w:rsidP="004843A0">
      <w:pPr>
        <w:pStyle w:val="ListParagraph"/>
        <w:numPr>
          <w:ilvl w:val="0"/>
          <w:numId w:val="45"/>
        </w:numPr>
        <w:spacing w:after="160" w:line="259" w:lineRule="auto"/>
        <w:jc w:val="left"/>
        <w:rPr>
          <w:b/>
          <w:bCs/>
          <w:sz w:val="28"/>
          <w:szCs w:val="22"/>
          <w:lang w:val="en-US"/>
        </w:rPr>
      </w:pPr>
      <w:r w:rsidRPr="00D05B82">
        <w:rPr>
          <w:sz w:val="22"/>
          <w:szCs w:val="22"/>
          <w:lang w:val="en-US"/>
        </w:rPr>
        <w:t xml:space="preserve">Comments required – also input on new algorithm proposed at S-101PT13 </w:t>
      </w:r>
    </w:p>
    <w:p w14:paraId="07A4F9E0" w14:textId="77777777" w:rsidR="004843A0" w:rsidRPr="00D05B82" w:rsidRDefault="009B7A88" w:rsidP="004843A0">
      <w:pPr>
        <w:pStyle w:val="ListParagraph"/>
        <w:numPr>
          <w:ilvl w:val="0"/>
          <w:numId w:val="45"/>
        </w:numPr>
        <w:spacing w:after="160" w:line="259" w:lineRule="auto"/>
        <w:jc w:val="left"/>
        <w:rPr>
          <w:b/>
          <w:bCs/>
          <w:sz w:val="28"/>
          <w:szCs w:val="22"/>
          <w:lang w:val="en-US"/>
        </w:rPr>
      </w:pPr>
      <w:r w:rsidRPr="00D05B82">
        <w:rPr>
          <w:sz w:val="22"/>
          <w:szCs w:val="22"/>
          <w:lang w:val="en-US"/>
        </w:rPr>
        <w:t>For inclusion in S-98 Annex C 1.3.0 onwards.</w:t>
      </w:r>
    </w:p>
    <w:p w14:paraId="1FA78438" w14:textId="77777777" w:rsidR="004843A0" w:rsidRPr="00D05B82" w:rsidRDefault="004843A0" w:rsidP="004843A0">
      <w:pPr>
        <w:pStyle w:val="ListParagraph"/>
        <w:numPr>
          <w:ilvl w:val="0"/>
          <w:numId w:val="45"/>
        </w:numPr>
        <w:spacing w:after="160" w:line="259" w:lineRule="auto"/>
        <w:jc w:val="left"/>
        <w:rPr>
          <w:b/>
          <w:bCs/>
          <w:sz w:val="28"/>
          <w:szCs w:val="22"/>
          <w:lang w:val="en-US"/>
        </w:rPr>
      </w:pPr>
      <w:r w:rsidRPr="00D05B82">
        <w:rPr>
          <w:sz w:val="22"/>
          <w:szCs w:val="22"/>
          <w:lang w:val="en-US"/>
        </w:rPr>
        <w:t xml:space="preserve">Appears to be out of date in respect of </w:t>
      </w:r>
      <w:proofErr w:type="spellStart"/>
      <w:r w:rsidRPr="00D05B82">
        <w:rPr>
          <w:sz w:val="22"/>
          <w:szCs w:val="22"/>
          <w:lang w:val="en-US"/>
        </w:rPr>
        <w:t>MaximumDisplayScale</w:t>
      </w:r>
      <w:proofErr w:type="spellEnd"/>
      <w:r w:rsidRPr="00D05B82">
        <w:rPr>
          <w:sz w:val="22"/>
          <w:szCs w:val="22"/>
          <w:lang w:val="en-US"/>
        </w:rPr>
        <w:t xml:space="preserve"> / </w:t>
      </w:r>
      <w:proofErr w:type="spellStart"/>
      <w:proofErr w:type="gramStart"/>
      <w:r w:rsidRPr="00D05B82">
        <w:rPr>
          <w:sz w:val="22"/>
          <w:szCs w:val="22"/>
          <w:lang w:val="en-US"/>
        </w:rPr>
        <w:t>optimumDisplayScale</w:t>
      </w:r>
      <w:proofErr w:type="spellEnd"/>
      <w:r w:rsidRPr="00D05B82">
        <w:rPr>
          <w:sz w:val="22"/>
          <w:szCs w:val="22"/>
          <w:lang w:val="en-US"/>
        </w:rPr>
        <w:t xml:space="preserve"> ?</w:t>
      </w:r>
      <w:proofErr w:type="gramEnd"/>
    </w:p>
    <w:p w14:paraId="098558AA" w14:textId="77777777" w:rsidR="006A66C1" w:rsidRPr="006A66C1" w:rsidRDefault="00D05B82" w:rsidP="007E524C">
      <w:pPr>
        <w:pStyle w:val="ListParagraph"/>
        <w:numPr>
          <w:ilvl w:val="0"/>
          <w:numId w:val="45"/>
        </w:numPr>
        <w:spacing w:after="160" w:line="259" w:lineRule="auto"/>
        <w:jc w:val="left"/>
        <w:rPr>
          <w:b/>
          <w:bCs/>
          <w:sz w:val="28"/>
          <w:szCs w:val="22"/>
          <w:lang w:val="en-US"/>
        </w:rPr>
      </w:pPr>
      <w:r>
        <w:rPr>
          <w:sz w:val="22"/>
          <w:szCs w:val="22"/>
          <w:lang w:val="en-US"/>
        </w:rPr>
        <w:t xml:space="preserve">Should any parts of 4.6 and 4.7 be included somewhere, particularly the highlighted section in </w:t>
      </w:r>
      <w:r w:rsidRPr="00D05B82">
        <w:rPr>
          <w:color w:val="FF0000"/>
          <w:sz w:val="22"/>
          <w:szCs w:val="22"/>
          <w:lang w:val="en-US"/>
        </w:rPr>
        <w:t xml:space="preserve">red </w:t>
      </w:r>
      <w:r>
        <w:rPr>
          <w:sz w:val="22"/>
          <w:szCs w:val="22"/>
          <w:lang w:val="en-US"/>
        </w:rPr>
        <w:t>in 4.6 (which was discussed at PT13</w:t>
      </w:r>
    </w:p>
    <w:p w14:paraId="49B14343" w14:textId="2436C426" w:rsidR="007E524C" w:rsidRPr="006A66C1" w:rsidRDefault="006A66C1" w:rsidP="007E524C">
      <w:pPr>
        <w:pStyle w:val="ListParagraph"/>
        <w:numPr>
          <w:ilvl w:val="0"/>
          <w:numId w:val="45"/>
        </w:numPr>
        <w:spacing w:after="160" w:line="259" w:lineRule="auto"/>
        <w:jc w:val="left"/>
        <w:rPr>
          <w:b/>
          <w:bCs/>
          <w:sz w:val="28"/>
          <w:szCs w:val="22"/>
          <w:lang w:val="en-US"/>
        </w:rPr>
      </w:pPr>
      <w:r>
        <w:rPr>
          <w:lang w:val="en-US"/>
        </w:rPr>
        <w:t>Existing numbering has been preserved</w:t>
      </w:r>
      <w:r w:rsidR="007E524C" w:rsidRPr="006A66C1">
        <w:rPr>
          <w:lang w:val="en-US"/>
        </w:rPr>
        <w:t>.</w:t>
      </w:r>
    </w:p>
    <w:p w14:paraId="3812144F" w14:textId="6C79E9F4" w:rsidR="006A66C1" w:rsidRPr="006A66C1" w:rsidRDefault="006A66C1" w:rsidP="006A66C1">
      <w:pPr>
        <w:rPr>
          <w:lang w:val="en-US"/>
        </w:rPr>
      </w:pPr>
      <w:r>
        <w:rPr>
          <w:lang w:val="en-US"/>
        </w:rPr>
        <w:t xml:space="preserve">Introduction is constructed from parts of the existing text and references to parts of S-98 Annex C where parts already exist. </w:t>
      </w:r>
    </w:p>
    <w:p w14:paraId="36605447" w14:textId="77777777" w:rsidR="006A66C1" w:rsidRDefault="006A66C1" w:rsidP="006A66C1">
      <w:pPr>
        <w:spacing w:after="160" w:line="259" w:lineRule="auto"/>
        <w:jc w:val="left"/>
        <w:rPr>
          <w:b/>
          <w:bCs/>
          <w:sz w:val="28"/>
          <w:szCs w:val="22"/>
          <w:lang w:val="en-US"/>
        </w:rPr>
      </w:pPr>
    </w:p>
    <w:p w14:paraId="67609DDF" w14:textId="1F359BE6" w:rsidR="006A66C1" w:rsidRPr="006A66C1" w:rsidRDefault="006A66C1" w:rsidP="006A66C1">
      <w:pPr>
        <w:spacing w:after="160" w:line="259" w:lineRule="auto"/>
        <w:jc w:val="left"/>
        <w:rPr>
          <w:b/>
          <w:bCs/>
          <w:sz w:val="28"/>
          <w:szCs w:val="22"/>
          <w:lang w:val="en-US"/>
        </w:rPr>
      </w:pPr>
    </w:p>
    <w:p w14:paraId="4282D232" w14:textId="2FC68E73" w:rsidR="006A66C1" w:rsidRDefault="006A66C1">
      <w:pPr>
        <w:spacing w:after="160" w:line="259" w:lineRule="auto"/>
        <w:jc w:val="left"/>
        <w:rPr>
          <w:lang w:val="en-US"/>
        </w:rPr>
      </w:pPr>
      <w:r>
        <w:rPr>
          <w:lang w:val="en-US"/>
        </w:rPr>
        <w:br w:type="page"/>
      </w:r>
    </w:p>
    <w:p w14:paraId="32F8B242" w14:textId="77777777" w:rsidR="00C801D7" w:rsidRDefault="00C801D7" w:rsidP="00C801D7">
      <w:pPr>
        <w:rPr>
          <w:lang w:val="en-US"/>
        </w:rPr>
      </w:pPr>
      <w:r w:rsidRPr="00C801D7">
        <w:rPr>
          <w:b/>
          <w:bCs/>
          <w:lang w:val="en-US"/>
        </w:rPr>
        <w:lastRenderedPageBreak/>
        <w:t>Introduction</w:t>
      </w:r>
      <w:del w:id="2" w:author="Grant, David M (52400) CIV USN NIWC ATLANTIC VA (USA)" w:date="2024-09-16T14:02:00Z">
        <w:r w:rsidDel="004432F9">
          <w:rPr>
            <w:lang w:val="en-US"/>
          </w:rPr>
          <w:delText>.</w:delText>
        </w:r>
      </w:del>
    </w:p>
    <w:p w14:paraId="06A83C56" w14:textId="77777777" w:rsidR="004432F9" w:rsidRDefault="004432F9" w:rsidP="004432F9">
      <w:pPr>
        <w:spacing w:after="160" w:line="259" w:lineRule="auto"/>
        <w:jc w:val="left"/>
        <w:rPr>
          <w:ins w:id="3" w:author="Grant, David M (52400) CIV USN NIWC ATLANTIC VA (USA)" w:date="2024-09-16T14:04:00Z"/>
          <w:lang w:val="en-US"/>
        </w:rPr>
      </w:pPr>
      <w:ins w:id="4" w:author="Grant, David M (52400) CIV USN NIWC ATLANTIC VA (USA)" w:date="2024-09-16T14:04:00Z">
        <w:r>
          <w:rPr>
            <w:rFonts w:cs="Arial"/>
          </w:rPr>
          <w:t xml:space="preserve">Details of the </w:t>
        </w:r>
        <w:r w:rsidRPr="004507E0">
          <w:rPr>
            <w:rFonts w:cs="Arial"/>
          </w:rPr>
          <w:t xml:space="preserve">dataset </w:t>
        </w:r>
        <w:proofErr w:type="gramStart"/>
        <w:r w:rsidRPr="004507E0">
          <w:rPr>
            <w:rFonts w:cs="Arial"/>
          </w:rPr>
          <w:t>loading</w:t>
        </w:r>
        <w:proofErr w:type="gramEnd"/>
        <w:r w:rsidRPr="004507E0">
          <w:rPr>
            <w:rFonts w:cs="Arial"/>
          </w:rPr>
          <w:t xml:space="preserve"> and </w:t>
        </w:r>
        <w:r>
          <w:rPr>
            <w:rFonts w:cs="Arial"/>
          </w:rPr>
          <w:t>data display</w:t>
        </w:r>
        <w:r w:rsidRPr="004507E0">
          <w:rPr>
            <w:rFonts w:cs="Arial"/>
          </w:rPr>
          <w:t xml:space="preserve"> algorithm</w:t>
        </w:r>
        <w:r>
          <w:rPr>
            <w:rFonts w:cs="Arial"/>
          </w:rPr>
          <w:t>s are contained within this Appendix.</w:t>
        </w:r>
      </w:ins>
    </w:p>
    <w:p w14:paraId="2E3043FB" w14:textId="6EDD4F88" w:rsidR="00C801D7" w:rsidRDefault="00C801D7" w:rsidP="00C801D7">
      <w:pPr>
        <w:rPr>
          <w:rFonts w:cs="Arial"/>
        </w:rPr>
      </w:pPr>
      <w:r>
        <w:rPr>
          <w:lang w:val="en-US"/>
        </w:rPr>
        <w:t>A</w:t>
      </w:r>
      <w:r w:rsidRPr="00693533">
        <w:rPr>
          <w:rFonts w:cs="Arial"/>
        </w:rPr>
        <w:t>lgorithm</w:t>
      </w:r>
      <w:r>
        <w:rPr>
          <w:rFonts w:cs="Arial"/>
        </w:rPr>
        <w:t>s</w:t>
      </w:r>
      <w:r w:rsidRPr="00693533">
        <w:rPr>
          <w:rFonts w:cs="Arial"/>
        </w:rPr>
        <w:t xml:space="preserve"> for dataset loading</w:t>
      </w:r>
      <w:ins w:id="5" w:author="Grant, David M (52400) CIV USN NIWC ATLANTIC VA (USA)" w:date="2024-09-16T13:06:00Z">
        <w:r w:rsidR="00CD34FC">
          <w:rPr>
            <w:rFonts w:cs="Arial"/>
          </w:rPr>
          <w:t>,</w:t>
        </w:r>
      </w:ins>
      <w:r w:rsidRPr="00693533">
        <w:rPr>
          <w:rFonts w:cs="Arial"/>
        </w:rPr>
        <w:t xml:space="preserve"> </w:t>
      </w:r>
      <w:del w:id="6" w:author="Grant, David M (52400) CIV USN NIWC ATLANTIC VA (USA)" w:date="2024-09-16T13:06:00Z">
        <w:r w:rsidRPr="00693533" w:rsidDel="00CD34FC">
          <w:rPr>
            <w:rFonts w:cs="Arial"/>
          </w:rPr>
          <w:delText xml:space="preserve">and </w:delText>
        </w:r>
      </w:del>
      <w:r w:rsidRPr="00693533">
        <w:rPr>
          <w:rFonts w:cs="Arial"/>
        </w:rPr>
        <w:t>unloading</w:t>
      </w:r>
      <w:del w:id="7" w:author="Grant, David M (52400) CIV USN NIWC ATLANTIC VA (USA)" w:date="2024-09-16T13:06:00Z">
        <w:r w:rsidDel="00CD34FC">
          <w:rPr>
            <w:rFonts w:cs="Arial"/>
          </w:rPr>
          <w:delText>;</w:delText>
        </w:r>
      </w:del>
      <w:ins w:id="8" w:author="Grant, David M (52400) CIV USN NIWC ATLANTIC VA (USA)" w:date="2024-09-16T13:06:00Z">
        <w:r w:rsidR="00CD34FC">
          <w:rPr>
            <w:rFonts w:cs="Arial"/>
          </w:rPr>
          <w:t>,</w:t>
        </w:r>
      </w:ins>
      <w:r>
        <w:rPr>
          <w:rFonts w:cs="Arial"/>
        </w:rPr>
        <w:t xml:space="preserve">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ins w:id="9" w:author="Grant, David M (52400) CIV USN NIWC ATLANTIC VA (USA)" w:date="2024-09-16T14:03:00Z">
        <w:r w:rsidR="004432F9">
          <w:rPr>
            <w:rFonts w:cs="Arial"/>
          </w:rPr>
          <w:t>(</w:t>
        </w:r>
      </w:ins>
      <w:ins w:id="10" w:author="Grant, David M (52400) CIV USN NIWC ATLANTIC VA (USA)" w:date="2024-09-16T13:05:00Z">
        <w:r w:rsidR="00CD34FC">
          <w:rPr>
            <w:rFonts w:cs="Arial"/>
          </w:rPr>
          <w:t>an</w:t>
        </w:r>
      </w:ins>
      <w:ins w:id="11" w:author="Grant, David M (52400) CIV USN NIWC ATLANTIC VA (USA)" w:date="2024-09-16T14:02:00Z">
        <w:r w:rsidR="004432F9">
          <w:rPr>
            <w:rFonts w:cs="Arial"/>
          </w:rPr>
          <w:t>d</w:t>
        </w:r>
      </w:ins>
      <w:ins w:id="12" w:author="Grant, David M (52400) CIV USN NIWC ATLANTIC VA (USA)" w:date="2024-09-16T13:05:00Z">
        <w:r w:rsidR="00CD34FC">
          <w:rPr>
            <w:rFonts w:cs="Arial"/>
          </w:rPr>
          <w:t xml:space="preserve"> </w:t>
        </w:r>
      </w:ins>
      <w:ins w:id="13" w:author="Grant, David M (52400) CIV USN NIWC ATLANTIC VA (USA)" w:date="2024-09-16T14:03:00Z">
        <w:r w:rsidR="004432F9">
          <w:rPr>
            <w:rFonts w:cs="Arial"/>
          </w:rPr>
          <w:t xml:space="preserve">possibly </w:t>
        </w:r>
      </w:ins>
      <w:ins w:id="14" w:author="Grant, David M (52400) CIV USN NIWC ATLANTIC VA (USA)" w:date="2024-09-16T13:05:00Z">
        <w:r w:rsidR="00CD34FC">
          <w:rPr>
            <w:rFonts w:cs="Arial"/>
          </w:rPr>
          <w:t>other products which provide multiple generalizations for a given geographic area</w:t>
        </w:r>
      </w:ins>
      <w:ins w:id="15" w:author="Grant, David M (52400) CIV USN NIWC ATLANTIC VA (USA)" w:date="2024-09-16T14:03:00Z">
        <w:r w:rsidR="004432F9">
          <w:rPr>
            <w:rFonts w:cs="Arial"/>
          </w:rPr>
          <w:t>)</w:t>
        </w:r>
      </w:ins>
      <w:ins w:id="16" w:author="Grant, David M (52400) CIV USN NIWC ATLANTIC VA (USA)" w:date="2024-09-16T13:05:00Z">
        <w:r w:rsidR="00CD34FC">
          <w:rPr>
            <w:rFonts w:cs="Arial"/>
          </w:rPr>
          <w:t xml:space="preserve"> </w:t>
        </w:r>
      </w:ins>
      <w:proofErr w:type="gramStart"/>
      <w:r w:rsidRPr="00693533">
        <w:rPr>
          <w:rFonts w:cs="Arial"/>
        </w:rPr>
        <w:t>in order for</w:t>
      </w:r>
      <w:proofErr w:type="gramEnd"/>
      <w:r w:rsidRPr="00693533">
        <w:rPr>
          <w:rFonts w:cs="Arial"/>
        </w:rPr>
        <w:t xml:space="preserve"> the appropriate </w:t>
      </w:r>
      <w:del w:id="17" w:author="Grant, David M (52400) CIV USN NIWC ATLANTIC VA (USA)" w:date="2024-09-16T14:03:00Z">
        <w:r w:rsidRPr="00693533" w:rsidDel="004432F9">
          <w:rPr>
            <w:rFonts w:cs="Arial"/>
          </w:rPr>
          <w:delText xml:space="preserve">ENC </w:delText>
        </w:r>
      </w:del>
      <w:ins w:id="18" w:author="Grant, David M (52400) CIV USN NIWC ATLANTIC VA (USA)" w:date="2024-09-16T14:03:00Z">
        <w:r w:rsidR="004432F9">
          <w:rPr>
            <w:rFonts w:cs="Arial"/>
          </w:rPr>
          <w:t>data</w:t>
        </w:r>
        <w:r w:rsidR="004432F9" w:rsidRPr="00693533">
          <w:rPr>
            <w:rFonts w:cs="Arial"/>
          </w:rPr>
          <w:t xml:space="preserve"> </w:t>
        </w:r>
      </w:ins>
      <w:r w:rsidRPr="00693533">
        <w:rPr>
          <w:rFonts w:cs="Arial"/>
        </w:rPr>
        <w:t xml:space="preserve">to be viewed at the mariner’s selected viewing scale. </w:t>
      </w:r>
    </w:p>
    <w:p w14:paraId="7D09185C" w14:textId="49550756" w:rsidR="00C801D7" w:rsidRDefault="00C801D7" w:rsidP="00C801D7">
      <w:pPr>
        <w:rPr>
          <w:rFonts w:cs="Arial"/>
        </w:rPr>
      </w:pPr>
      <w:r w:rsidRPr="00693533">
        <w:rPr>
          <w:rFonts w:cs="Arial"/>
        </w:rPr>
        <w:t>Th</w:t>
      </w:r>
      <w:del w:id="19" w:author="Grant, David M (52400) CIV USN NIWC ATLANTIC VA (USA)" w:date="2024-09-16T14:03:00Z">
        <w:r w:rsidRPr="00693533" w:rsidDel="004432F9">
          <w:rPr>
            <w:rFonts w:cs="Arial"/>
          </w:rPr>
          <w:delText>is will</w:delText>
        </w:r>
      </w:del>
      <w:ins w:id="20" w:author="Grant, David M (52400) CIV USN NIWC ATLANTIC VA (USA)" w:date="2024-09-16T14:03:00Z">
        <w:r w:rsidR="004432F9">
          <w:rPr>
            <w:rFonts w:cs="Arial"/>
          </w:rPr>
          <w:t>ese algorithms</w:t>
        </w:r>
      </w:ins>
      <w:r w:rsidRPr="00693533">
        <w:rPr>
          <w:rFonts w:cs="Arial"/>
        </w:rPr>
        <w:t xml:space="preserve"> </w:t>
      </w:r>
      <w:ins w:id="21" w:author="Grant, David M (52400) CIV USN NIWC ATLANTIC VA (USA)" w:date="2024-09-16T14:04:00Z">
        <w:r w:rsidR="004432F9">
          <w:rPr>
            <w:rFonts w:cs="Arial"/>
          </w:rPr>
          <w:t xml:space="preserve">are intended to </w:t>
        </w:r>
      </w:ins>
      <w:del w:id="22" w:author="Grant, David M (52400) CIV USN NIWC ATLANTIC VA (USA)" w:date="2024-09-16T14:04:00Z">
        <w:r w:rsidRPr="00693533" w:rsidDel="004432F9">
          <w:rPr>
            <w:rFonts w:cs="Arial"/>
          </w:rPr>
          <w:delText>simplify the process for navigation systems, giving</w:delText>
        </w:r>
      </w:del>
      <w:ins w:id="23" w:author="Grant, David M (52400) CIV USN NIWC ATLANTIC VA (USA)" w:date="2024-09-16T14:04:00Z">
        <w:r w:rsidR="004432F9">
          <w:rPr>
            <w:rFonts w:cs="Arial"/>
          </w:rPr>
          <w:t>provide</w:t>
        </w:r>
      </w:ins>
      <w:r w:rsidRPr="00693533">
        <w:rPr>
          <w:rFonts w:cs="Arial"/>
        </w:rPr>
        <w:t xml:space="preserve"> clear and concise rules on how and when data is loaded and unloaded</w:t>
      </w:r>
      <w:r>
        <w:rPr>
          <w:rFonts w:cs="Arial"/>
        </w:rPr>
        <w:t>; and the order at which datasets are to be displayed</w:t>
      </w:r>
      <w:r w:rsidRPr="00693533">
        <w:rPr>
          <w:rFonts w:cs="Arial"/>
        </w:rPr>
        <w:t>.</w:t>
      </w:r>
    </w:p>
    <w:p w14:paraId="35EE51ED" w14:textId="71469EF1" w:rsidR="00C801D7" w:rsidRPr="00C801D7" w:rsidDel="00B921EF" w:rsidRDefault="00C801D7" w:rsidP="00C801D7">
      <w:pPr>
        <w:rPr>
          <w:del w:id="24" w:author="Grant, David M (52400) CIV USN NIWC ATLANTIC VA (USA)" w:date="2024-09-16T12:48:00Z"/>
          <w:lang w:val="en-US"/>
        </w:rPr>
      </w:pPr>
      <w:commentRangeStart w:id="25"/>
      <w:del w:id="26" w:author="Grant, David M (52400) CIV USN NIWC ATLANTIC VA (USA)" w:date="2024-09-16T12:48:00Z">
        <w:r w:rsidRPr="00693533" w:rsidDel="00B921EF">
          <w:rPr>
            <w:rFonts w:cs="Arial"/>
          </w:rPr>
          <w:delText xml:space="preserve">The concept of navigation purpose is restricted for use in presenting ENCs in a visual catalogue and must not be used for determining </w:delText>
        </w:r>
        <w:r w:rsidRPr="004507E0" w:rsidDel="00B921EF">
          <w:rPr>
            <w:rFonts w:cs="Arial"/>
          </w:rPr>
          <w:delText>which dataset should be displayed</w:delText>
        </w:r>
        <w:r w:rsidDel="00B921EF">
          <w:rPr>
            <w:rFonts w:cs="Arial"/>
          </w:rPr>
          <w:delText>, see clause XX-XX</w:delText>
        </w:r>
        <w:r w:rsidRPr="004507E0" w:rsidDel="00B921EF">
          <w:rPr>
            <w:rFonts w:cs="Arial"/>
          </w:rPr>
          <w:delText>.</w:delText>
        </w:r>
      </w:del>
      <w:commentRangeEnd w:id="25"/>
      <w:r w:rsidR="00DA1651">
        <w:rPr>
          <w:rStyle w:val="CommentReference"/>
        </w:rPr>
        <w:commentReference w:id="25"/>
      </w:r>
    </w:p>
    <w:p w14:paraId="647E7BA9" w14:textId="4519A074" w:rsidR="00C801D7" w:rsidDel="004432F9" w:rsidRDefault="00C801D7" w:rsidP="00C801D7">
      <w:pPr>
        <w:spacing w:after="160" w:line="259" w:lineRule="auto"/>
        <w:jc w:val="left"/>
        <w:rPr>
          <w:del w:id="27" w:author="Grant, David M (52400) CIV USN NIWC ATLANTIC VA (USA)" w:date="2024-09-16T14:04:00Z"/>
          <w:lang w:val="en-US"/>
        </w:rPr>
      </w:pPr>
      <w:del w:id="28" w:author="Grant, David M (52400) CIV USN NIWC ATLANTIC VA (USA)" w:date="2024-09-16T14:04:00Z">
        <w:r w:rsidDel="004432F9">
          <w:rPr>
            <w:rFonts w:cs="Arial"/>
          </w:rPr>
          <w:delText xml:space="preserve">Details of the </w:delText>
        </w:r>
        <w:r w:rsidRPr="004507E0" w:rsidDel="004432F9">
          <w:rPr>
            <w:rFonts w:cs="Arial"/>
          </w:rPr>
          <w:delText xml:space="preserve">dataset loading and </w:delText>
        </w:r>
        <w:r w:rsidDel="004432F9">
          <w:rPr>
            <w:rFonts w:cs="Arial"/>
          </w:rPr>
          <w:delText>data display</w:delText>
        </w:r>
        <w:r w:rsidRPr="004507E0" w:rsidDel="004432F9">
          <w:rPr>
            <w:rFonts w:cs="Arial"/>
          </w:rPr>
          <w:delText xml:space="preserve"> algorithm</w:delText>
        </w:r>
        <w:r w:rsidDel="004432F9">
          <w:rPr>
            <w:rFonts w:cs="Arial"/>
          </w:rPr>
          <w:delText>s are contained within this Appendix.</w:delText>
        </w:r>
      </w:del>
    </w:p>
    <w:p w14:paraId="17723A4C" w14:textId="637C5740" w:rsidR="00C801D7" w:rsidRPr="006A66C1" w:rsidRDefault="00C801D7" w:rsidP="00C801D7">
      <w:pPr>
        <w:spacing w:after="120" w:line="240" w:lineRule="auto"/>
        <w:rPr>
          <w:rFonts w:cs="Arial"/>
        </w:rPr>
      </w:pPr>
      <w:commentRangeStart w:id="29"/>
      <w:commentRangeStart w:id="30"/>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29"/>
      <w:r w:rsidR="00FE1F75">
        <w:rPr>
          <w:rStyle w:val="CommentReference"/>
        </w:rPr>
        <w:commentReference w:id="29"/>
      </w:r>
    </w:p>
    <w:p w14:paraId="14332568" w14:textId="6BC3B5D2" w:rsidR="00C801D7" w:rsidRPr="006A66C1" w:rsidRDefault="00C801D7" w:rsidP="00C801D7">
      <w:pPr>
        <w:spacing w:after="120" w:line="240" w:lineRule="auto"/>
        <w:rPr>
          <w:rFonts w:cs="Arial"/>
          <w:lang w:val="en-AU"/>
        </w:rPr>
      </w:pPr>
      <w:commentRangeStart w:id="31"/>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commentRangeEnd w:id="30"/>
      <w:r w:rsidR="006A66C1">
        <w:rPr>
          <w:rStyle w:val="CommentReference"/>
        </w:rPr>
        <w:commentReference w:id="30"/>
      </w:r>
      <w:commentRangeEnd w:id="31"/>
      <w:r w:rsidR="00DA1651">
        <w:rPr>
          <w:rStyle w:val="CommentReference"/>
        </w:rPr>
        <w:commentReference w:id="31"/>
      </w:r>
    </w:p>
    <w:p w14:paraId="159044C1" w14:textId="77777777" w:rsidR="00D05B82" w:rsidRDefault="00D05B82" w:rsidP="004843A0">
      <w:pPr>
        <w:spacing w:after="160" w:line="259" w:lineRule="auto"/>
        <w:jc w:val="left"/>
        <w:rPr>
          <w:lang w:val="en-US"/>
        </w:rPr>
      </w:pPr>
    </w:p>
    <w:p w14:paraId="73F0E607" w14:textId="77777777" w:rsidR="00D05B82" w:rsidRPr="00D05B82" w:rsidRDefault="00D05B82" w:rsidP="00D05B82">
      <w:pPr>
        <w:pStyle w:val="ListParagraph"/>
        <w:keepNext/>
        <w:numPr>
          <w:ilvl w:val="0"/>
          <w:numId w:val="1"/>
        </w:numPr>
        <w:tabs>
          <w:tab w:val="left" w:pos="400"/>
          <w:tab w:val="left" w:pos="560"/>
        </w:tabs>
        <w:suppressAutoHyphens/>
        <w:spacing w:before="270" w:line="270" w:lineRule="exact"/>
        <w:contextualSpacing w:val="0"/>
        <w:outlineLvl w:val="0"/>
        <w:rPr>
          <w:b/>
          <w:bCs/>
          <w:vanish/>
          <w:sz w:val="24"/>
          <w:lang w:val="en-US"/>
        </w:rPr>
      </w:pPr>
    </w:p>
    <w:p w14:paraId="00B0C68E" w14:textId="77777777" w:rsidR="00D05B82" w:rsidRPr="00D05B82" w:rsidRDefault="00D05B82" w:rsidP="00D05B82">
      <w:pPr>
        <w:pStyle w:val="ListParagraph"/>
        <w:keepNext/>
        <w:numPr>
          <w:ilvl w:val="0"/>
          <w:numId w:val="1"/>
        </w:numPr>
        <w:tabs>
          <w:tab w:val="left" w:pos="400"/>
          <w:tab w:val="left" w:pos="560"/>
        </w:tabs>
        <w:suppressAutoHyphens/>
        <w:spacing w:before="270" w:line="270" w:lineRule="exact"/>
        <w:contextualSpacing w:val="0"/>
        <w:outlineLvl w:val="0"/>
        <w:rPr>
          <w:b/>
          <w:bCs/>
          <w:vanish/>
          <w:sz w:val="24"/>
          <w:lang w:val="en-US"/>
        </w:rPr>
      </w:pPr>
    </w:p>
    <w:p w14:paraId="4801E3BA" w14:textId="77777777" w:rsidR="00D05B82" w:rsidRPr="00D05B82" w:rsidRDefault="00D05B82" w:rsidP="00D05B82">
      <w:pPr>
        <w:pStyle w:val="ListParagraph"/>
        <w:keepNext/>
        <w:numPr>
          <w:ilvl w:val="0"/>
          <w:numId w:val="1"/>
        </w:numPr>
        <w:tabs>
          <w:tab w:val="left" w:pos="400"/>
          <w:tab w:val="left" w:pos="560"/>
        </w:tabs>
        <w:suppressAutoHyphens/>
        <w:spacing w:before="270" w:line="270" w:lineRule="exact"/>
        <w:contextualSpacing w:val="0"/>
        <w:outlineLvl w:val="0"/>
        <w:rPr>
          <w:b/>
          <w:bCs/>
          <w:vanish/>
          <w:sz w:val="24"/>
          <w:lang w:val="en-US"/>
        </w:rPr>
      </w:pPr>
    </w:p>
    <w:p w14:paraId="512EF9BE" w14:textId="77777777" w:rsidR="00D05B82" w:rsidRPr="00D05B82" w:rsidRDefault="00D05B82" w:rsidP="00D05B82">
      <w:pPr>
        <w:pStyle w:val="ListParagraph"/>
        <w:keepNext/>
        <w:numPr>
          <w:ilvl w:val="0"/>
          <w:numId w:val="1"/>
        </w:numPr>
        <w:tabs>
          <w:tab w:val="left" w:pos="400"/>
          <w:tab w:val="left" w:pos="560"/>
        </w:tabs>
        <w:suppressAutoHyphens/>
        <w:spacing w:before="270" w:line="270" w:lineRule="exact"/>
        <w:contextualSpacing w:val="0"/>
        <w:outlineLvl w:val="0"/>
        <w:rPr>
          <w:b/>
          <w:bCs/>
          <w:vanish/>
          <w:sz w:val="24"/>
          <w:lang w:val="en-US"/>
        </w:rPr>
      </w:pPr>
    </w:p>
    <w:p w14:paraId="35CA76C6" w14:textId="77777777" w:rsidR="00D05B82" w:rsidRPr="00D05B82" w:rsidRDefault="00D05B82" w:rsidP="00D05B82">
      <w:pPr>
        <w:pStyle w:val="ListParagraph"/>
        <w:keepNext/>
        <w:numPr>
          <w:ilvl w:val="1"/>
          <w:numId w:val="1"/>
        </w:numPr>
        <w:tabs>
          <w:tab w:val="left" w:pos="540"/>
          <w:tab w:val="left" w:pos="700"/>
        </w:tabs>
        <w:suppressAutoHyphens/>
        <w:spacing w:before="60" w:line="250" w:lineRule="exact"/>
        <w:contextualSpacing w:val="0"/>
        <w:outlineLvl w:val="1"/>
        <w:rPr>
          <w:b/>
          <w:bCs/>
          <w:vanish/>
          <w:sz w:val="22"/>
          <w:lang w:val="en-US"/>
        </w:rPr>
      </w:pPr>
    </w:p>
    <w:p w14:paraId="04367EDE" w14:textId="77777777" w:rsidR="00D05B82" w:rsidRPr="00D05B82" w:rsidRDefault="00D05B82" w:rsidP="00D05B82">
      <w:pPr>
        <w:pStyle w:val="ListParagraph"/>
        <w:keepNext/>
        <w:numPr>
          <w:ilvl w:val="1"/>
          <w:numId w:val="1"/>
        </w:numPr>
        <w:tabs>
          <w:tab w:val="left" w:pos="540"/>
          <w:tab w:val="left" w:pos="700"/>
        </w:tabs>
        <w:suppressAutoHyphens/>
        <w:spacing w:before="60" w:line="250" w:lineRule="exact"/>
        <w:contextualSpacing w:val="0"/>
        <w:outlineLvl w:val="1"/>
        <w:rPr>
          <w:b/>
          <w:bCs/>
          <w:vanish/>
          <w:sz w:val="22"/>
          <w:lang w:val="en-US"/>
        </w:rPr>
      </w:pPr>
    </w:p>
    <w:p w14:paraId="5B914A35" w14:textId="77777777" w:rsidR="00D05B82" w:rsidRPr="00D05B82" w:rsidRDefault="00D05B82" w:rsidP="00D05B82">
      <w:pPr>
        <w:pStyle w:val="ListParagraph"/>
        <w:keepNext/>
        <w:numPr>
          <w:ilvl w:val="1"/>
          <w:numId w:val="1"/>
        </w:numPr>
        <w:tabs>
          <w:tab w:val="left" w:pos="540"/>
          <w:tab w:val="left" w:pos="700"/>
        </w:tabs>
        <w:suppressAutoHyphens/>
        <w:spacing w:before="60" w:line="250" w:lineRule="exact"/>
        <w:contextualSpacing w:val="0"/>
        <w:outlineLvl w:val="1"/>
        <w:rPr>
          <w:b/>
          <w:bCs/>
          <w:vanish/>
          <w:sz w:val="22"/>
          <w:lang w:val="en-US"/>
        </w:rPr>
      </w:pPr>
    </w:p>
    <w:p w14:paraId="674FB98F" w14:textId="77777777" w:rsidR="00D05B82" w:rsidRPr="00D05B82" w:rsidRDefault="00D05B82" w:rsidP="00D05B82">
      <w:pPr>
        <w:pStyle w:val="ListParagraph"/>
        <w:keepNext/>
        <w:numPr>
          <w:ilvl w:val="1"/>
          <w:numId w:val="1"/>
        </w:numPr>
        <w:tabs>
          <w:tab w:val="left" w:pos="540"/>
          <w:tab w:val="left" w:pos="700"/>
        </w:tabs>
        <w:suppressAutoHyphens/>
        <w:spacing w:before="60" w:line="250" w:lineRule="exact"/>
        <w:contextualSpacing w:val="0"/>
        <w:outlineLvl w:val="1"/>
        <w:rPr>
          <w:b/>
          <w:bCs/>
          <w:vanish/>
          <w:sz w:val="22"/>
          <w:lang w:val="en-US"/>
        </w:rPr>
      </w:pPr>
    </w:p>
    <w:p w14:paraId="1218EC39" w14:textId="77777777" w:rsidR="00D05B82" w:rsidRPr="00D05B82" w:rsidRDefault="00D05B82" w:rsidP="00D05B82">
      <w:pPr>
        <w:pStyle w:val="ListParagraph"/>
        <w:keepNext/>
        <w:numPr>
          <w:ilvl w:val="1"/>
          <w:numId w:val="1"/>
        </w:numPr>
        <w:tabs>
          <w:tab w:val="left" w:pos="540"/>
          <w:tab w:val="left" w:pos="700"/>
        </w:tabs>
        <w:suppressAutoHyphens/>
        <w:spacing w:before="60" w:line="250" w:lineRule="exact"/>
        <w:contextualSpacing w:val="0"/>
        <w:outlineLvl w:val="1"/>
        <w:rPr>
          <w:b/>
          <w:bCs/>
          <w:vanish/>
          <w:sz w:val="22"/>
          <w:lang w:val="en-US"/>
        </w:rPr>
      </w:pPr>
    </w:p>
    <w:p w14:paraId="7FA26C9B" w14:textId="74AC79B8" w:rsidR="00D05B82" w:rsidRPr="00693533" w:rsidRDefault="009B7A88" w:rsidP="00D05B82">
      <w:pPr>
        <w:pStyle w:val="Heading2"/>
      </w:pPr>
      <w:r w:rsidRPr="004843A0">
        <w:rPr>
          <w:lang w:val="en-US"/>
        </w:rPr>
        <w:br w:type="page"/>
      </w:r>
      <w:bookmarkStart w:id="32" w:name="_Toc439685271"/>
      <w:bookmarkStart w:id="33" w:name="_Toc162435345"/>
      <w:commentRangeStart w:id="34"/>
      <w:r w:rsidR="00C801D7">
        <w:rPr>
          <w:lang w:val="en-US"/>
        </w:rPr>
        <w:lastRenderedPageBreak/>
        <w:t xml:space="preserve">Overview – </w:t>
      </w:r>
      <w:r w:rsidR="00D05B82" w:rsidRPr="00693533">
        <w:t xml:space="preserve">Display </w:t>
      </w:r>
      <w:r w:rsidR="00D05B82">
        <w:t>s</w:t>
      </w:r>
      <w:r w:rsidR="00D05B82" w:rsidRPr="00693533">
        <w:t xml:space="preserve">cale </w:t>
      </w:r>
      <w:r w:rsidR="00D05B82">
        <w:t>r</w:t>
      </w:r>
      <w:r w:rsidR="00D05B82" w:rsidRPr="00693533">
        <w:t>ange</w:t>
      </w:r>
      <w:bookmarkEnd w:id="32"/>
      <w:bookmarkEnd w:id="33"/>
      <w:r w:rsidR="00C801D7">
        <w:t>s</w:t>
      </w:r>
      <w:commentRangeEnd w:id="34"/>
      <w:r w:rsidR="00FE1F75">
        <w:rPr>
          <w:rStyle w:val="CommentReference"/>
          <w:b w:val="0"/>
          <w:bCs w:val="0"/>
        </w:rPr>
        <w:commentReference w:id="34"/>
      </w:r>
    </w:p>
    <w:p w14:paraId="59162669" w14:textId="77777777" w:rsidR="00D62BF7" w:rsidRDefault="00C801D7" w:rsidP="00D05B82">
      <w:pPr>
        <w:spacing w:after="120" w:line="240" w:lineRule="auto"/>
        <w:ind w:right="16"/>
        <w:rPr>
          <w:ins w:id="35" w:author="Grant, David M (52400) CIV USN NIWC ATLANTIC VA (USA)" w:date="2024-09-16T13:01:00Z"/>
          <w:rFonts w:cs="Arial"/>
        </w:rPr>
      </w:pPr>
      <w:r>
        <w:rPr>
          <w:rFonts w:cs="Arial"/>
        </w:rPr>
        <w:t>Scales and scale ranges are defined in Clause XXX-XXX.</w:t>
      </w:r>
    </w:p>
    <w:p w14:paraId="7AE831FE" w14:textId="30F84DDF" w:rsidR="00C801D7" w:rsidDel="00555CBA" w:rsidRDefault="00C801D7" w:rsidP="00D05B82">
      <w:pPr>
        <w:spacing w:after="120" w:line="240" w:lineRule="auto"/>
        <w:ind w:right="16"/>
        <w:rPr>
          <w:del w:id="36" w:author="Grant, David M (52400) CIV USN NIWC ATLANTIC VA (USA)" w:date="2024-09-16T13:10:00Z"/>
          <w:rFonts w:cs="Arial"/>
        </w:rPr>
      </w:pPr>
      <w:del w:id="37" w:author="Grant, David M (52400) CIV USN NIWC ATLANTIC VA (USA)" w:date="2024-09-16T13:01:00Z">
        <w:r w:rsidDel="00D62BF7">
          <w:rPr>
            <w:rFonts w:cs="Arial"/>
          </w:rPr>
          <w:delText xml:space="preserve"> </w:delText>
        </w:r>
      </w:del>
    </w:p>
    <w:p w14:paraId="779FC357" w14:textId="7480C198" w:rsidR="00555CBA" w:rsidRDefault="00D05B82" w:rsidP="00555CBA">
      <w:pPr>
        <w:spacing w:after="120" w:line="240" w:lineRule="auto"/>
        <w:ind w:right="16"/>
        <w:rPr>
          <w:ins w:id="38" w:author="Grant, David M (52400) CIV USN NIWC ATLANTIC VA (USA)" w:date="2024-09-16T13:10:00Z"/>
          <w:rFonts w:cs="Arial"/>
        </w:rPr>
      </w:pPr>
      <w:commentRangeStart w:id="39"/>
      <w:del w:id="40" w:author="Grant, David M (52400) CIV USN NIWC ATLANTIC VA (USA)" w:date="2024-09-16T13:07:00Z">
        <w:r w:rsidRPr="00693533" w:rsidDel="00CD34FC">
          <w:rPr>
            <w:rFonts w:cs="Arial"/>
          </w:rPr>
          <w:delText>A</w:delText>
        </w:r>
      </w:del>
      <w:ins w:id="41" w:author="Grant, David M (52400) CIV USN NIWC ATLANTIC VA (USA)" w:date="2024-09-16T13:07:00Z">
        <w:r w:rsidR="00CD34FC">
          <w:rPr>
            <w:rFonts w:cs="Arial"/>
          </w:rPr>
          <w:t>The</w:t>
        </w:r>
      </w:ins>
      <w:r w:rsidRPr="00693533">
        <w:rPr>
          <w:rFonts w:cs="Arial"/>
        </w:rPr>
        <w:t xml:space="preserve"> scale range of a dataset </w:t>
      </w:r>
      <w:del w:id="42" w:author="Grant, David M (52400) CIV USN NIWC ATLANTIC VA (USA)" w:date="2024-09-16T13:07:00Z">
        <w:r w:rsidRPr="00693533" w:rsidDel="00CD34FC">
          <w:rPr>
            <w:rFonts w:cs="Arial"/>
          </w:rPr>
          <w:delText xml:space="preserve">is used to </w:delText>
        </w:r>
      </w:del>
      <w:del w:id="43" w:author="Grant, David M (52400) CIV USN NIWC ATLANTIC VA (USA)" w:date="2024-09-16T13:59:00Z">
        <w:r w:rsidRPr="00693533" w:rsidDel="006511A2">
          <w:rPr>
            <w:rFonts w:cs="Arial"/>
          </w:rPr>
          <w:delText>indicate a</w:delText>
        </w:r>
      </w:del>
      <w:ins w:id="44" w:author="Grant, David M (52400) CIV USN NIWC ATLANTIC VA (USA)" w:date="2024-09-16T13:59:00Z">
        <w:r w:rsidR="006511A2">
          <w:rPr>
            <w:rFonts w:cs="Arial"/>
          </w:rPr>
          <w:t>is the</w:t>
        </w:r>
      </w:ins>
      <w:r w:rsidRPr="00693533">
        <w:rPr>
          <w:rFonts w:cs="Arial"/>
        </w:rPr>
        <w:t xml:space="preserve"> range of </w:t>
      </w:r>
      <w:ins w:id="45" w:author="Grant, David M (52400) CIV USN NIWC ATLANTIC VA (USA)" w:date="2024-09-16T14:00:00Z">
        <w:r w:rsidR="006511A2">
          <w:rPr>
            <w:rFonts w:cs="Arial"/>
          </w:rPr>
          <w:t xml:space="preserve">display </w:t>
        </w:r>
      </w:ins>
      <w:r w:rsidRPr="00693533">
        <w:rPr>
          <w:rFonts w:cs="Arial"/>
        </w:rPr>
        <w:t xml:space="preserve">scales between which a producer </w:t>
      </w:r>
      <w:ins w:id="46" w:author="Grant, David M (52400) CIV USN NIWC ATLANTIC VA (USA)" w:date="2024-09-16T14:00:00Z">
        <w:r w:rsidR="006511A2">
          <w:rPr>
            <w:rFonts w:cs="Arial"/>
          </w:rPr>
          <w:t xml:space="preserve">intends </w:t>
        </w:r>
      </w:ins>
      <w:del w:id="47" w:author="Grant, David M (52400) CIV USN NIWC ATLANTIC VA (USA)" w:date="2024-09-16T14:00:00Z">
        <w:r w:rsidRPr="00693533" w:rsidDel="006511A2">
          <w:rPr>
            <w:rFonts w:cs="Arial"/>
          </w:rPr>
          <w:delText xml:space="preserve">considers </w:delText>
        </w:r>
      </w:del>
      <w:r w:rsidRPr="00693533">
        <w:rPr>
          <w:rFonts w:cs="Arial"/>
        </w:rPr>
        <w:t xml:space="preserve">the data </w:t>
      </w:r>
      <w:del w:id="48" w:author="Grant, David M (52400) CIV USN NIWC ATLANTIC VA (USA)" w:date="2024-09-16T14:00:00Z">
        <w:r w:rsidRPr="00693533" w:rsidDel="006511A2">
          <w:rPr>
            <w:rFonts w:cs="Arial"/>
          </w:rPr>
          <w:delText xml:space="preserve">is intended </w:delText>
        </w:r>
      </w:del>
      <w:r w:rsidRPr="00693533">
        <w:rPr>
          <w:rFonts w:cs="Arial"/>
        </w:rPr>
        <w:t>for use.</w:t>
      </w:r>
      <w:ins w:id="49" w:author="Grant, David M (52400) CIV USN NIWC ATLANTIC VA (USA)" w:date="2024-09-16T13:10:00Z">
        <w:r w:rsidR="00555CBA">
          <w:rPr>
            <w:rFonts w:cs="Arial"/>
          </w:rPr>
          <w:t xml:space="preserve"> This scale range is </w:t>
        </w:r>
      </w:ins>
      <w:ins w:id="50" w:author="Grant, David M (52400) CIV USN NIWC ATLANTIC VA (USA)" w:date="2024-09-16T14:01:00Z">
        <w:del w:id="51" w:author="David" w:date="2024-09-17T09:06:00Z">
          <w:r w:rsidR="006511A2" w:rsidDel="008775EC">
            <w:rPr>
              <w:rFonts w:cs="Arial"/>
            </w:rPr>
            <w:delText>described</w:delText>
          </w:r>
        </w:del>
      </w:ins>
      <w:ins w:id="52" w:author="David" w:date="2024-09-17T09:06:00Z">
        <w:r w:rsidR="008775EC">
          <w:rPr>
            <w:rFonts w:cs="Arial"/>
          </w:rPr>
          <w:t>determined</w:t>
        </w:r>
      </w:ins>
      <w:ins w:id="53" w:author="Grant, David M (52400) CIV USN NIWC ATLANTIC VA (USA)" w:date="2024-09-16T13:10:00Z">
        <w:r w:rsidR="00555CBA">
          <w:rPr>
            <w:rFonts w:cs="Arial"/>
          </w:rPr>
          <w:t xml:space="preserve"> by the scale ranges of </w:t>
        </w:r>
      </w:ins>
      <w:ins w:id="54" w:author="Grant, David M (52400) CIV USN NIWC ATLANTIC VA (USA)" w:date="2024-09-16T13:11:00Z">
        <w:r w:rsidR="00555CBA">
          <w:rPr>
            <w:rFonts w:cs="Arial"/>
          </w:rPr>
          <w:t>the</w:t>
        </w:r>
      </w:ins>
      <w:ins w:id="55" w:author="Grant, David M (52400) CIV USN NIWC ATLANTIC VA (USA)" w:date="2024-09-16T13:10:00Z">
        <w:r w:rsidR="00555CBA">
          <w:rPr>
            <w:rFonts w:cs="Arial"/>
          </w:rPr>
          <w:t xml:space="preserve"> component </w:t>
        </w:r>
      </w:ins>
      <w:ins w:id="56" w:author="Grant, David M (52400) CIV USN NIWC ATLANTIC VA (USA)" w:date="2024-09-16T14:02:00Z">
        <w:r w:rsidR="004432F9">
          <w:rPr>
            <w:rFonts w:cs="Arial"/>
            <w:b/>
            <w:bCs/>
          </w:rPr>
          <w:t>D</w:t>
        </w:r>
      </w:ins>
      <w:ins w:id="57" w:author="Grant, David M (52400) CIV USN NIWC ATLANTIC VA (USA)" w:date="2024-09-16T13:10:00Z">
        <w:r w:rsidR="00555CBA" w:rsidRPr="00CD5710">
          <w:rPr>
            <w:rFonts w:cs="Arial"/>
            <w:b/>
            <w:bCs/>
          </w:rPr>
          <w:t xml:space="preserve">ata </w:t>
        </w:r>
      </w:ins>
      <w:ins w:id="58" w:author="Grant, David M (52400) CIV USN NIWC ATLANTIC VA (USA)" w:date="2024-09-16T14:02:00Z">
        <w:r w:rsidR="004432F9">
          <w:rPr>
            <w:rFonts w:cs="Arial"/>
            <w:b/>
            <w:bCs/>
          </w:rPr>
          <w:t>C</w:t>
        </w:r>
      </w:ins>
      <w:ins w:id="59" w:author="Grant, David M (52400) CIV USN NIWC ATLANTIC VA (USA)" w:date="2024-09-16T13:10:00Z">
        <w:r w:rsidR="00555CBA" w:rsidRPr="00CD5710">
          <w:rPr>
            <w:rFonts w:cs="Arial"/>
            <w:b/>
            <w:bCs/>
          </w:rPr>
          <w:t>overage</w:t>
        </w:r>
        <w:r w:rsidR="00555CBA">
          <w:rPr>
            <w:rFonts w:cs="Arial"/>
          </w:rPr>
          <w:t xml:space="preserve"> features. Each </w:t>
        </w:r>
      </w:ins>
      <w:ins w:id="60" w:author="Grant, David M (52400) CIV USN NIWC ATLANTIC VA (USA)" w:date="2024-09-16T14:02:00Z">
        <w:r w:rsidR="004432F9" w:rsidRPr="004432F9">
          <w:rPr>
            <w:rFonts w:cs="Arial"/>
            <w:b/>
            <w:bCs/>
            <w:rPrChange w:id="61" w:author="Grant, David M (52400) CIV USN NIWC ATLANTIC VA (USA)" w:date="2024-09-16T14:02:00Z">
              <w:rPr>
                <w:rFonts w:cs="Arial"/>
              </w:rPr>
            </w:rPrChange>
          </w:rPr>
          <w:t>D</w:t>
        </w:r>
      </w:ins>
      <w:ins w:id="62" w:author="Grant, David M (52400) CIV USN NIWC ATLANTIC VA (USA)" w:date="2024-09-16T13:10:00Z">
        <w:r w:rsidR="00555CBA" w:rsidRPr="004432F9">
          <w:rPr>
            <w:rFonts w:cs="Arial"/>
            <w:b/>
            <w:bCs/>
          </w:rPr>
          <w:t>ata</w:t>
        </w:r>
        <w:r w:rsidR="00555CBA" w:rsidRPr="00CD5710">
          <w:rPr>
            <w:rFonts w:cs="Arial"/>
            <w:b/>
            <w:bCs/>
          </w:rPr>
          <w:t xml:space="preserve"> </w:t>
        </w:r>
      </w:ins>
      <w:ins w:id="63" w:author="Grant, David M (52400) CIV USN NIWC ATLANTIC VA (USA)" w:date="2024-09-16T14:02:00Z">
        <w:r w:rsidR="004432F9">
          <w:rPr>
            <w:rFonts w:cs="Arial"/>
            <w:b/>
            <w:bCs/>
          </w:rPr>
          <w:t>C</w:t>
        </w:r>
      </w:ins>
      <w:ins w:id="64" w:author="Grant, David M (52400) CIV USN NIWC ATLANTIC VA (USA)" w:date="2024-09-16T13:10:00Z">
        <w:r w:rsidR="00555CBA" w:rsidRPr="00CD5710">
          <w:rPr>
            <w:rFonts w:cs="Arial"/>
            <w:b/>
            <w:bCs/>
          </w:rPr>
          <w:t>overage</w:t>
        </w:r>
        <w:r w:rsidR="00555CBA">
          <w:rPr>
            <w:rFonts w:cs="Arial"/>
          </w:rPr>
          <w:t xml:space="preserve"> feature has a </w:t>
        </w:r>
        <w:r w:rsidR="00555CBA" w:rsidRPr="00CD5710">
          <w:rPr>
            <w:rFonts w:cs="Arial"/>
            <w:b/>
            <w:bCs/>
          </w:rPr>
          <w:t>minimum display scale</w:t>
        </w:r>
        <w:r w:rsidR="00555CBA">
          <w:rPr>
            <w:rFonts w:cs="Arial"/>
          </w:rPr>
          <w:t xml:space="preserve"> and </w:t>
        </w:r>
        <w:r w:rsidR="00555CBA" w:rsidRPr="00CD5710">
          <w:rPr>
            <w:rFonts w:cs="Arial"/>
            <w:b/>
            <w:bCs/>
          </w:rPr>
          <w:t>maximum display scale</w:t>
        </w:r>
        <w:r w:rsidR="00555CBA">
          <w:rPr>
            <w:rFonts w:cs="Arial"/>
          </w:rPr>
          <w:t xml:space="preserve">; the dataset scale range is from the smallest to the largest of these </w:t>
        </w:r>
      </w:ins>
      <w:ins w:id="65" w:author="Grant, David M (52400) CIV USN NIWC ATLANTIC VA (USA)" w:date="2024-09-16T14:05:00Z">
        <w:r w:rsidR="004432F9">
          <w:rPr>
            <w:rFonts w:cs="Arial"/>
          </w:rPr>
          <w:t xml:space="preserve">component </w:t>
        </w:r>
      </w:ins>
      <w:ins w:id="66" w:author="Grant, David M (52400) CIV USN NIWC ATLANTIC VA (USA)" w:date="2024-09-16T13:10:00Z">
        <w:r w:rsidR="00555CBA">
          <w:rPr>
            <w:rFonts w:cs="Arial"/>
          </w:rPr>
          <w:t>values.</w:t>
        </w:r>
      </w:ins>
    </w:p>
    <w:p w14:paraId="152D7CCF" w14:textId="1E48A4EA" w:rsidR="00D05B82" w:rsidDel="00555CBA" w:rsidRDefault="00D05B82" w:rsidP="00D05B82">
      <w:pPr>
        <w:spacing w:after="120" w:line="240" w:lineRule="auto"/>
        <w:ind w:right="16"/>
        <w:rPr>
          <w:del w:id="67" w:author="Grant, David M (52400) CIV USN NIWC ATLANTIC VA (USA)" w:date="2024-09-16T13:12:00Z"/>
          <w:rFonts w:cs="Arial"/>
        </w:rPr>
      </w:pPr>
      <w:del w:id="68" w:author="Grant, David M (52400) CIV USN NIWC ATLANTIC VA (USA)" w:date="2024-09-16T13:08:00Z">
        <w:r w:rsidRPr="00693533" w:rsidDel="00CD34FC">
          <w:rPr>
            <w:rFonts w:cs="Arial"/>
          </w:rPr>
          <w:delText xml:space="preserve"> (See clause 4.7 for how datasets are to be loaded and unloaded within a navigation system.)</w:delText>
        </w:r>
      </w:del>
      <w:del w:id="69" w:author="Grant, David M (52400) CIV USN NIWC ATLANTIC VA (USA)" w:date="2024-09-16T13:12:00Z">
        <w:r w:rsidRPr="00693533" w:rsidDel="00555CBA">
          <w:rPr>
            <w:rFonts w:cs="Arial"/>
          </w:rPr>
          <w:delText xml:space="preserve"> The smallest scale is defined by </w:delText>
        </w:r>
      </w:del>
      <w:del w:id="70" w:author="Grant, David M (52400) CIV USN NIWC ATLANTIC VA (USA)" w:date="2024-09-16T13:09:00Z">
        <w:r w:rsidRPr="00693533" w:rsidDel="00CD34FC">
          <w:rPr>
            <w:rFonts w:cs="Arial"/>
          </w:rPr>
          <w:delText xml:space="preserve">the </w:delText>
        </w:r>
      </w:del>
      <w:del w:id="71" w:author="Grant, David M (52400) CIV USN NIWC ATLANTIC VA (USA)" w:date="2024-09-16T13:12:00Z">
        <w:r w:rsidRPr="00693533" w:rsidDel="00555CBA">
          <w:rPr>
            <w:rFonts w:cs="Arial"/>
            <w:b/>
          </w:rPr>
          <w:delText xml:space="preserve">minimum display </w:delText>
        </w:r>
        <w:commentRangeStart w:id="72"/>
        <w:r w:rsidRPr="00693533" w:rsidDel="00555CBA">
          <w:rPr>
            <w:rFonts w:cs="Arial"/>
            <w:b/>
          </w:rPr>
          <w:delText>scale</w:delText>
        </w:r>
      </w:del>
      <w:commentRangeEnd w:id="72"/>
      <w:r w:rsidR="00555CBA">
        <w:rPr>
          <w:rStyle w:val="CommentReference"/>
        </w:rPr>
        <w:commentReference w:id="72"/>
      </w:r>
      <w:del w:id="73" w:author="Grant, David M (52400) CIV USN NIWC ATLANTIC VA (USA)" w:date="2024-09-16T13:12:00Z">
        <w:r w:rsidRPr="00693533" w:rsidDel="00555CBA">
          <w:rPr>
            <w:rFonts w:cs="Arial"/>
          </w:rPr>
          <w:delText xml:space="preserve"> and the largest scale by </w:delText>
        </w:r>
      </w:del>
      <w:del w:id="74" w:author="Grant, David M (52400) CIV USN NIWC ATLANTIC VA (USA)" w:date="2024-09-16T13:09:00Z">
        <w:r w:rsidRPr="00693533" w:rsidDel="00CD34FC">
          <w:rPr>
            <w:rFonts w:cs="Arial"/>
          </w:rPr>
          <w:delText xml:space="preserve">the </w:delText>
        </w:r>
      </w:del>
      <w:del w:id="75" w:author="Grant, David M (52400) CIV USN NIWC ATLANTIC VA (USA)" w:date="2024-09-16T12:58:00Z">
        <w:r w:rsidDel="00FE1F75">
          <w:rPr>
            <w:rFonts w:cs="Arial"/>
            <w:b/>
          </w:rPr>
          <w:delText xml:space="preserve">optimum </w:delText>
        </w:r>
      </w:del>
      <w:del w:id="76" w:author="Grant, David M (52400) CIV USN NIWC ATLANTIC VA (USA)" w:date="2024-09-16T13:12:00Z">
        <w:r w:rsidRPr="00693533" w:rsidDel="00555CBA">
          <w:rPr>
            <w:rFonts w:cs="Arial"/>
            <w:b/>
          </w:rPr>
          <w:delText>display scale</w:delText>
        </w:r>
        <w:r w:rsidRPr="00693533" w:rsidDel="00555CBA">
          <w:rPr>
            <w:rFonts w:cs="Arial"/>
          </w:rPr>
          <w:delText xml:space="preserve">. </w:delText>
        </w:r>
        <w:r w:rsidDel="00555CBA">
          <w:rPr>
            <w:rFonts w:cs="Arial"/>
          </w:rPr>
          <w:delText xml:space="preserve">The </w:delText>
        </w:r>
        <w:r w:rsidDel="00555CBA">
          <w:rPr>
            <w:rFonts w:cs="Arial"/>
            <w:b/>
          </w:rPr>
          <w:delText>maximum display scale</w:delText>
        </w:r>
        <w:r w:rsidDel="00555CBA">
          <w:rPr>
            <w:rFonts w:cs="Arial"/>
          </w:rPr>
          <w:delText xml:space="preserve"> indicates the scale that the Data Producer considers that the “grossly overscaled” warning should be triggered. </w:delText>
        </w:r>
        <w:r w:rsidRPr="00693533" w:rsidDel="00555CBA">
          <w:rPr>
            <w:rFonts w:cs="Arial"/>
          </w:rPr>
          <w:delText>These scales must be set at one of the scales specified in clause 3 (spatial resolutions).</w:delText>
        </w:r>
        <w:commentRangeEnd w:id="39"/>
        <w:r w:rsidR="007E524C" w:rsidDel="00555CBA">
          <w:rPr>
            <w:rStyle w:val="CommentReference"/>
          </w:rPr>
          <w:commentReference w:id="39"/>
        </w:r>
      </w:del>
    </w:p>
    <w:p w14:paraId="0D19C67A" w14:textId="1E7BD1C7" w:rsidR="00D05B82" w:rsidRPr="00693533" w:rsidDel="00555CBA" w:rsidRDefault="00D05B82" w:rsidP="00D05B82">
      <w:pPr>
        <w:spacing w:after="120" w:line="240" w:lineRule="auto"/>
        <w:ind w:right="16"/>
        <w:rPr>
          <w:del w:id="77" w:author="Grant, David M (52400) CIV USN NIWC ATLANTIC VA (USA)" w:date="2024-09-16T13:13:00Z"/>
          <w:rFonts w:cs="Arial"/>
        </w:rPr>
      </w:pPr>
      <w:commentRangeStart w:id="78"/>
      <w:commentRangeStart w:id="79"/>
      <w:del w:id="80" w:author="Grant, David M (52400) CIV USN NIWC ATLANTIC VA (USA)" w:date="2024-09-16T13:13:00Z">
        <w:r w:rsidDel="00555CBA">
          <w:rPr>
            <w:rFonts w:cs="Arial"/>
          </w:rPr>
          <w:delText xml:space="preserve">There must not be overlapping scale ranges (that is, overlaps between values of </w:delText>
        </w:r>
        <w:r w:rsidDel="00555CBA">
          <w:rPr>
            <w:rFonts w:cs="Arial"/>
            <w:b/>
          </w:rPr>
          <w:delText>optimum display scale</w:delText>
        </w:r>
        <w:r w:rsidDel="00555CBA">
          <w:rPr>
            <w:rFonts w:cs="Arial"/>
          </w:rPr>
          <w:delText xml:space="preserve"> and </w:delText>
        </w:r>
        <w:r w:rsidDel="00555CBA">
          <w:rPr>
            <w:rFonts w:cs="Arial"/>
            <w:b/>
          </w:rPr>
          <w:delText>minimum display scale</w:delText>
        </w:r>
        <w:r w:rsidDel="00555CBA">
          <w:rPr>
            <w:rFonts w:cs="Arial"/>
          </w:rPr>
          <w:delText>) between datasets covering the same geographical area.</w:delText>
        </w:r>
        <w:commentRangeEnd w:id="78"/>
        <w:r w:rsidR="007E524C" w:rsidDel="00555CBA">
          <w:rPr>
            <w:rStyle w:val="CommentReference"/>
          </w:rPr>
          <w:commentReference w:id="78"/>
        </w:r>
        <w:r w:rsidR="00C801D7" w:rsidDel="00555CBA">
          <w:rPr>
            <w:rFonts w:cs="Arial"/>
          </w:rPr>
          <w:delText xml:space="preserve"> ECDIS behaviour in the event of an overlap are dealt with in clause XX-XX.</w:delText>
        </w:r>
      </w:del>
      <w:commentRangeEnd w:id="79"/>
      <w:r w:rsidR="00555CBA">
        <w:rPr>
          <w:rStyle w:val="CommentReference"/>
        </w:rPr>
        <w:commentReference w:id="79"/>
      </w:r>
    </w:p>
    <w:p w14:paraId="30DFEF6B" w14:textId="4287CEF7" w:rsidR="00D05B82" w:rsidRPr="00D90E4B" w:rsidDel="00BC1856" w:rsidRDefault="00D05B82" w:rsidP="00D05B82">
      <w:pPr>
        <w:spacing w:after="120" w:line="240" w:lineRule="auto"/>
        <w:rPr>
          <w:del w:id="81" w:author="Grant, David M (52400) CIV USN NIWC ATLANTIC VA (USA)" w:date="2024-09-16T13:17:00Z"/>
          <w:rFonts w:cs="Arial"/>
          <w:i/>
          <w:iCs/>
          <w:color w:val="FF0000"/>
        </w:rPr>
      </w:pPr>
      <w:commentRangeStart w:id="82"/>
      <w:del w:id="83" w:author="Grant, David M (52400) CIV USN NIWC ATLANTIC VA (USA)" w:date="2024-09-16T13:17:00Z">
        <w:r w:rsidRPr="00D90E4B" w:rsidDel="00BC1856">
          <w:rPr>
            <w:rFonts w:cs="Arial"/>
            <w:i/>
            <w:iCs/>
            <w:color w:val="FF0000"/>
          </w:rPr>
          <w:delText xml:space="preserve">When the mariner’s selected viewing scale (MSVS) is smaller than the value indicated by </w:delText>
        </w:r>
        <w:r w:rsidRPr="00D90E4B" w:rsidDel="00BC1856">
          <w:rPr>
            <w:rFonts w:cs="Arial"/>
            <w:b/>
            <w:i/>
            <w:iCs/>
            <w:color w:val="FF0000"/>
          </w:rPr>
          <w:delText>minimum display scale</w:delText>
        </w:r>
        <w:r w:rsidRPr="00D90E4B" w:rsidDel="00BC1856">
          <w:rPr>
            <w:rFonts w:cs="Arial"/>
            <w:i/>
            <w:iCs/>
            <w:color w:val="FF0000"/>
          </w:rPr>
          <w:delText xml:space="preserve">, features within the </w:delText>
        </w:r>
        <w:r w:rsidRPr="00D90E4B" w:rsidDel="00BC1856">
          <w:rPr>
            <w:rFonts w:cs="Arial"/>
            <w:b/>
            <w:i/>
            <w:iCs/>
            <w:color w:val="FF0000"/>
          </w:rPr>
          <w:delText>Data Coverage</w:delText>
        </w:r>
        <w:r w:rsidRPr="00D90E4B" w:rsidDel="00BC1856">
          <w:rPr>
            <w:rFonts w:cs="Arial"/>
            <w:i/>
            <w:iCs/>
            <w:color w:val="FF0000"/>
          </w:rPr>
          <w:delText xml:space="preserve"> feature are not displayed, except where the System Database does not contain a dataset covering the area at a smaller scale, in which case the dataset will be continuously displayed. </w:delText>
        </w:r>
      </w:del>
      <w:commentRangeEnd w:id="82"/>
      <w:r w:rsidR="00BC1856">
        <w:rPr>
          <w:rStyle w:val="CommentReference"/>
        </w:rPr>
        <w:commentReference w:id="82"/>
      </w:r>
    </w:p>
    <w:p w14:paraId="19F09F16" w14:textId="79F81F4B" w:rsidR="00D05B82" w:rsidDel="00EE4B73" w:rsidRDefault="00D05B82" w:rsidP="00D05B82">
      <w:pPr>
        <w:spacing w:after="120" w:line="240" w:lineRule="auto"/>
        <w:rPr>
          <w:del w:id="84" w:author="Grant, David M (52400) CIV USN NIWC ATLANTIC VA (USA)" w:date="2024-09-16T13:20:00Z"/>
          <w:rFonts w:cs="Arial"/>
        </w:rPr>
      </w:pPr>
      <w:commentRangeStart w:id="85"/>
      <w:commentRangeStart w:id="86"/>
      <w:del w:id="87" w:author="Grant, David M (52400) CIV USN NIWC ATLANTIC VA (USA)" w:date="2024-09-16T13:20:00Z">
        <w:r w:rsidRPr="004507E0" w:rsidDel="00EE4B73">
          <w:rPr>
            <w:rFonts w:cs="Arial"/>
          </w:rPr>
          <w:delText xml:space="preserve">When the </w:delText>
        </w:r>
        <w:r w:rsidDel="00EE4B73">
          <w:rPr>
            <w:rFonts w:cs="Arial"/>
          </w:rPr>
          <w:delText>MSVS</w:delText>
        </w:r>
        <w:r w:rsidRPr="004507E0" w:rsidDel="00EE4B73">
          <w:rPr>
            <w:rFonts w:cs="Arial"/>
          </w:rPr>
          <w:delText xml:space="preserve"> is larger than the value indicated by </w:delText>
        </w:r>
        <w:r w:rsidDel="00EE4B73">
          <w:rPr>
            <w:rFonts w:cs="Arial"/>
            <w:b/>
          </w:rPr>
          <w:delText>optimum</w:delText>
        </w:r>
        <w:r w:rsidRPr="004507E0" w:rsidDel="00EE4B73">
          <w:rPr>
            <w:rFonts w:cs="Arial"/>
            <w:b/>
          </w:rPr>
          <w:delText xml:space="preserve"> display scale</w:delText>
        </w:r>
        <w:r w:rsidRPr="004507E0" w:rsidDel="00EE4B73">
          <w:rPr>
            <w:rFonts w:cs="Arial"/>
          </w:rPr>
          <w:delText>, the overscale indication, in the form of an overscale factor covering the area that is overscale, must be shown</w:delText>
        </w:r>
        <w:r w:rsidDel="00EE4B73">
          <w:rPr>
            <w:rFonts w:cs="Arial"/>
          </w:rPr>
          <w:delText xml:space="preserve">. </w:delText>
        </w:r>
        <w:r w:rsidRPr="004507E0" w:rsidDel="00EE4B73">
          <w:rPr>
            <w:rFonts w:cs="Arial"/>
          </w:rPr>
          <w:delText xml:space="preserve">When </w:delText>
        </w:r>
        <w:r w:rsidDel="00EE4B73">
          <w:rPr>
            <w:rFonts w:cs="Arial"/>
          </w:rPr>
          <w:delText xml:space="preserve">at </w:delText>
        </w:r>
        <w:r w:rsidRPr="004507E0" w:rsidDel="00EE4B73">
          <w:rPr>
            <w:rFonts w:cs="Arial"/>
          </w:rPr>
          <w:delText xml:space="preserve">own ship’s position a dataset with a larger </w:delText>
        </w:r>
        <w:r w:rsidDel="00EE4B73">
          <w:rPr>
            <w:rFonts w:cs="Arial"/>
            <w:b/>
          </w:rPr>
          <w:delText>optimum</w:delText>
        </w:r>
        <w:r w:rsidRPr="004507E0" w:rsidDel="00EE4B73">
          <w:rPr>
            <w:rFonts w:cs="Arial"/>
            <w:b/>
          </w:rPr>
          <w:delText xml:space="preserve"> display scale</w:delText>
        </w:r>
        <w:r w:rsidRPr="00693533" w:rsidDel="00EE4B73">
          <w:rPr>
            <w:rFonts w:cs="Arial"/>
          </w:rPr>
          <w:delText xml:space="preserve"> than the MSVS</w:delText>
        </w:r>
        <w:r w:rsidDel="00EE4B73">
          <w:rPr>
            <w:rFonts w:cs="Arial"/>
          </w:rPr>
          <w:delText xml:space="preserve"> is available,</w:delText>
        </w:r>
        <w:r w:rsidRPr="00693533" w:rsidDel="00EE4B73">
          <w:rPr>
            <w:rFonts w:cs="Arial"/>
          </w:rPr>
          <w:delText xml:space="preserve"> an indication is required and </w:delText>
        </w:r>
        <w:r w:rsidDel="00EE4B73">
          <w:rPr>
            <w:rFonts w:cs="Arial"/>
          </w:rPr>
          <w:delText>must</w:delText>
        </w:r>
        <w:r w:rsidRPr="00693533" w:rsidDel="00EE4B73">
          <w:rPr>
            <w:rFonts w:cs="Arial"/>
          </w:rPr>
          <w:delText xml:space="preserve"> be shown on the same screen as the chart display.</w:delText>
        </w:r>
        <w:r w:rsidR="00D90E4B" w:rsidDel="00EE4B73">
          <w:rPr>
            <w:rFonts w:cs="Arial"/>
          </w:rPr>
          <w:delText xml:space="preserve"> This is descrbied in Clause XX-XX</w:delText>
        </w:r>
      </w:del>
      <w:commentRangeEnd w:id="85"/>
      <w:r w:rsidR="00EE4B73">
        <w:rPr>
          <w:rStyle w:val="CommentReference"/>
        </w:rPr>
        <w:commentReference w:id="85"/>
      </w:r>
    </w:p>
    <w:p w14:paraId="3F13BFD9" w14:textId="5324B719" w:rsidR="00D05B82" w:rsidDel="00EE4B73" w:rsidRDefault="00D05B82" w:rsidP="00D05B82">
      <w:pPr>
        <w:spacing w:after="120" w:line="240" w:lineRule="auto"/>
        <w:rPr>
          <w:del w:id="88" w:author="Grant, David M (52400) CIV USN NIWC ATLANTIC VA (USA)" w:date="2024-09-16T13:21:00Z"/>
          <w:rFonts w:cs="Arial"/>
        </w:rPr>
      </w:pPr>
      <w:del w:id="89" w:author="Grant, David M (52400) CIV USN NIWC ATLANTIC VA (USA)" w:date="2024-09-16T13:21:00Z">
        <w:r w:rsidRPr="004507E0" w:rsidDel="00EE4B73">
          <w:rPr>
            <w:rFonts w:cs="Arial"/>
          </w:rPr>
          <w:delText xml:space="preserve">When the </w:delText>
        </w:r>
        <w:r w:rsidDel="00EE4B73">
          <w:rPr>
            <w:rFonts w:cs="Arial"/>
          </w:rPr>
          <w:delText>MSVS</w:delText>
        </w:r>
        <w:r w:rsidRPr="004507E0" w:rsidDel="00EE4B73">
          <w:rPr>
            <w:rFonts w:cs="Arial"/>
          </w:rPr>
          <w:delText xml:space="preserve"> is larger than the value indicated by </w:delText>
        </w:r>
        <w:r w:rsidDel="00EE4B73">
          <w:rPr>
            <w:rFonts w:cs="Arial"/>
            <w:b/>
          </w:rPr>
          <w:delText>maximum</w:delText>
        </w:r>
        <w:r w:rsidRPr="004507E0" w:rsidDel="00EE4B73">
          <w:rPr>
            <w:rFonts w:cs="Arial"/>
            <w:b/>
          </w:rPr>
          <w:delText xml:space="preserve"> display scale</w:delText>
        </w:r>
        <w:r w:rsidRPr="004507E0" w:rsidDel="00EE4B73">
          <w:rPr>
            <w:rFonts w:cs="Arial"/>
          </w:rPr>
          <w:delText>, the overscale indication, in the form of an overscale factor and</w:delText>
        </w:r>
        <w:r w:rsidDel="00EE4B73">
          <w:rPr>
            <w:rFonts w:cs="Arial"/>
          </w:rPr>
          <w:delText>, additionally, a</w:delText>
        </w:r>
        <w:r w:rsidRPr="004507E0" w:rsidDel="00EE4B73">
          <w:rPr>
            <w:rFonts w:cs="Arial"/>
          </w:rPr>
          <w:delText xml:space="preserve"> pattern covering the area that is overscale, must be shown</w:delText>
        </w:r>
        <w:r w:rsidDel="00EE4B73">
          <w:rPr>
            <w:rFonts w:cs="Arial"/>
          </w:rPr>
          <w:delText xml:space="preserve"> to indicate that the data is “grossly overscaled”.</w:delText>
        </w:r>
        <w:commentRangeEnd w:id="86"/>
        <w:r w:rsidR="007E524C" w:rsidDel="00EE4B73">
          <w:rPr>
            <w:rStyle w:val="CommentReference"/>
          </w:rPr>
          <w:commentReference w:id="86"/>
        </w:r>
      </w:del>
    </w:p>
    <w:p w14:paraId="4ED25AEB" w14:textId="1E2F0681" w:rsidR="00D05B82" w:rsidRPr="00693533" w:rsidDel="00EE4B73" w:rsidRDefault="00D05B82" w:rsidP="00D05B82">
      <w:pPr>
        <w:spacing w:after="120" w:line="240" w:lineRule="auto"/>
        <w:rPr>
          <w:del w:id="90" w:author="Grant, David M (52400) CIV USN NIWC ATLANTIC VA (USA)" w:date="2024-09-16T13:22:00Z"/>
          <w:rFonts w:cs="Arial"/>
        </w:rPr>
      </w:pPr>
      <w:commentRangeStart w:id="91"/>
      <w:commentRangeStart w:id="92"/>
      <w:del w:id="93" w:author="Grant, David M (52400) CIV USN NIWC ATLANTIC VA (USA)" w:date="2024-09-16T13:22:00Z">
        <w:r w:rsidDel="00EE4B73">
          <w:rPr>
            <w:rFonts w:cs="Arial"/>
          </w:rPr>
          <w:delText xml:space="preserve">Within ENC schemes it is preferable that the scale ranges for different datasets covering the same geographical area to be continuous (see clause 4.5.3). However, where the scale ranges are non-continuous, the ECDIS will display the larger scale dataset until the MSVS is equal to or at smaller scale than the </w:delText>
        </w:r>
        <w:r w:rsidDel="00EE4B73">
          <w:rPr>
            <w:rFonts w:cs="Arial"/>
            <w:b/>
          </w:rPr>
          <w:delText>opt</w:delText>
        </w:r>
        <w:r w:rsidRPr="004507E0" w:rsidDel="00EE4B73">
          <w:rPr>
            <w:rFonts w:cs="Arial"/>
            <w:b/>
          </w:rPr>
          <w:delText>imum display scale</w:delText>
        </w:r>
        <w:r w:rsidDel="00EE4B73">
          <w:rPr>
            <w:rFonts w:cs="Arial"/>
          </w:rPr>
          <w:delText xml:space="preserve"> of the next smaller scale datase</w:delText>
        </w:r>
        <w:r w:rsidR="00D90E4B" w:rsidDel="00EE4B73">
          <w:rPr>
            <w:rFonts w:cs="Arial"/>
          </w:rPr>
          <w:delText>t This is described in Cause XX-XX</w:delText>
        </w:r>
        <w:commentRangeEnd w:id="91"/>
        <w:r w:rsidR="00D90E4B" w:rsidDel="00EE4B73">
          <w:rPr>
            <w:rFonts w:cs="Arial"/>
            <w:b/>
          </w:rPr>
          <w:delText xml:space="preserve">. </w:delText>
        </w:r>
        <w:r w:rsidR="007E524C" w:rsidDel="00EE4B73">
          <w:rPr>
            <w:rStyle w:val="CommentReference"/>
          </w:rPr>
          <w:commentReference w:id="91"/>
        </w:r>
      </w:del>
      <w:commentRangeEnd w:id="92"/>
      <w:r w:rsidR="00EE4B73">
        <w:rPr>
          <w:rStyle w:val="CommentReference"/>
        </w:rPr>
        <w:commentReference w:id="92"/>
      </w:r>
    </w:p>
    <w:p w14:paraId="6971A182" w14:textId="3314AE05" w:rsidR="00C20D76" w:rsidRPr="00E61AD8" w:rsidRDefault="00C20D76" w:rsidP="00C20D76">
      <w:pPr>
        <w:pStyle w:val="Heading1"/>
        <w:numPr>
          <w:ilvl w:val="0"/>
          <w:numId w:val="0"/>
        </w:numPr>
        <w:tabs>
          <w:tab w:val="clear" w:pos="400"/>
          <w:tab w:val="clear" w:pos="560"/>
        </w:tabs>
        <w:spacing w:line="240" w:lineRule="auto"/>
        <w:rPr>
          <w:lang w:val="en-US"/>
        </w:rPr>
      </w:pPr>
      <w:bookmarkStart w:id="94" w:name="_Toc510785435"/>
      <w:bookmarkStart w:id="95" w:name="_Toc510784286"/>
      <w:bookmarkEnd w:id="94"/>
      <w:bookmarkEnd w:id="95"/>
      <w:r w:rsidRPr="001F69A8">
        <w:rPr>
          <w:lang w:val="en-US"/>
        </w:rPr>
        <w:t xml:space="preserve">ANNEX </w:t>
      </w:r>
      <w:r>
        <w:rPr>
          <w:lang w:val="en-US"/>
        </w:rPr>
        <w:t>D</w:t>
      </w:r>
      <w:r w:rsidRPr="001F69A8">
        <w:rPr>
          <w:lang w:val="en-US"/>
        </w:rPr>
        <w:t xml:space="preserve"> </w:t>
      </w:r>
      <w:r>
        <w:rPr>
          <w:lang w:val="en-US"/>
        </w:rPr>
        <w:t>–</w:t>
      </w:r>
      <w:r w:rsidRPr="00E61AD8">
        <w:rPr>
          <w:lang w:val="en-US"/>
        </w:rPr>
        <w:t xml:space="preserve"> </w:t>
      </w:r>
      <w:r>
        <w:rPr>
          <w:lang w:val="en-US"/>
        </w:rPr>
        <w:t xml:space="preserve">Dataset Loading </w:t>
      </w:r>
      <w:ins w:id="96" w:author="Grant, David M (52400) CIV USN NIWC ATLANTIC VA (USA)" w:date="2024-09-16T16:02:00Z">
        <w:r w:rsidR="00697128">
          <w:rPr>
            <w:lang w:val="en-US"/>
          </w:rPr>
          <w:t xml:space="preserve">and Display (Rendering) </w:t>
        </w:r>
      </w:ins>
      <w:r>
        <w:rPr>
          <w:lang w:val="en-US"/>
        </w:rPr>
        <w:t>Algorithm</w:t>
      </w:r>
      <w:ins w:id="97" w:author="Grant, David M (52400) CIV USN NIWC ATLANTIC VA (USA)" w:date="2024-09-16T16:02:00Z">
        <w:r w:rsidR="00697128">
          <w:rPr>
            <w:lang w:val="en-US"/>
          </w:rPr>
          <w:t>s</w:t>
        </w:r>
      </w:ins>
      <w:del w:id="98" w:author="Grant, David M (52400) CIV USN NIWC ATLANTIC VA (USA)" w:date="2024-09-16T16:02:00Z">
        <w:r w:rsidR="00412A1B" w:rsidDel="00697128">
          <w:rPr>
            <w:lang w:val="en-US"/>
          </w:rPr>
          <w:delText xml:space="preserve"> </w:delText>
        </w:r>
      </w:del>
      <w:del w:id="99" w:author="Grant, David M (52400) CIV USN NIWC ATLANTIC VA (USA)" w:date="2024-09-16T13:27:00Z">
        <w:r w:rsidR="00412A1B" w:rsidDel="00BA12C5">
          <w:rPr>
            <w:lang w:val="en-US"/>
          </w:rPr>
          <w:delText>(Dataset Selection)</w:delText>
        </w:r>
        <w:r w:rsidR="007E74F8" w:rsidDel="00BA12C5">
          <w:rPr>
            <w:lang w:val="en-US"/>
          </w:rPr>
          <w:delText xml:space="preserve"> </w:delText>
        </w:r>
      </w:del>
      <w:del w:id="100" w:author="Grant, David M (52400) CIV USN NIWC ATLANTIC VA (USA)" w:date="2024-09-16T16:02:00Z">
        <w:r w:rsidR="007E74F8" w:rsidDel="00697128">
          <w:rPr>
            <w:lang w:val="en-US"/>
          </w:rPr>
          <w:delText xml:space="preserve">and Dataset Display </w:delText>
        </w:r>
      </w:del>
      <w:commentRangeStart w:id="101"/>
      <w:del w:id="102" w:author="Grant, David M (52400) CIV USN NIWC ATLANTIC VA (USA)" w:date="2024-09-16T13:25:00Z">
        <w:r w:rsidR="007E74F8" w:rsidDel="00BA12C5">
          <w:rPr>
            <w:lang w:val="en-US"/>
          </w:rPr>
          <w:delText xml:space="preserve">Order </w:delText>
        </w:r>
      </w:del>
      <w:commentRangeEnd w:id="101"/>
      <w:del w:id="103" w:author="Grant, David M (52400) CIV USN NIWC ATLANTIC VA (USA)" w:date="2024-09-16T16:02:00Z">
        <w:r w:rsidR="00BA12C5" w:rsidDel="00697128">
          <w:rPr>
            <w:rStyle w:val="CommentReference"/>
            <w:b w:val="0"/>
            <w:bCs w:val="0"/>
          </w:rPr>
          <w:commentReference w:id="101"/>
        </w:r>
        <w:r w:rsidR="007E74F8" w:rsidDel="00697128">
          <w:rPr>
            <w:lang w:val="en-US"/>
          </w:rPr>
          <w:delText>(</w:delText>
        </w:r>
      </w:del>
      <w:del w:id="104" w:author="Grant, David M (52400) CIV USN NIWC ATLANTIC VA (USA)" w:date="2024-09-16T13:27:00Z">
        <w:r w:rsidR="007E74F8" w:rsidDel="00BA12C5">
          <w:rPr>
            <w:lang w:val="en-US"/>
          </w:rPr>
          <w:delText xml:space="preserve">Dataset </w:delText>
        </w:r>
      </w:del>
      <w:del w:id="105" w:author="Grant, David M (52400) CIV USN NIWC ATLANTIC VA (USA)" w:date="2024-09-16T16:02:00Z">
        <w:r w:rsidR="007E74F8" w:rsidDel="00697128">
          <w:rPr>
            <w:lang w:val="en-US"/>
          </w:rPr>
          <w:delText>Rendering)</w:delText>
        </w:r>
      </w:del>
      <w:bookmarkEnd w:id="0"/>
    </w:p>
    <w:p w14:paraId="7366B7EC" w14:textId="6A1A0A66" w:rsidR="00230E88" w:rsidRPr="008A6F2A" w:rsidDel="001504A3" w:rsidRDefault="007B2D1A" w:rsidP="00102CF0">
      <w:pPr>
        <w:pStyle w:val="ListContinue2"/>
        <w:numPr>
          <w:ilvl w:val="0"/>
          <w:numId w:val="0"/>
        </w:numPr>
        <w:tabs>
          <w:tab w:val="clear" w:pos="800"/>
        </w:tabs>
        <w:spacing w:before="120" w:after="200" w:line="240" w:lineRule="auto"/>
        <w:ind w:left="90" w:hanging="90"/>
        <w:rPr>
          <w:del w:id="106" w:author="David" w:date="2024-09-17T09:28:00Z"/>
          <w:szCs w:val="22"/>
          <w:lang w:eastAsia="en-US"/>
        </w:rPr>
      </w:pPr>
      <w:bookmarkStart w:id="107" w:name="_Toc169203195"/>
      <w:del w:id="108" w:author="David" w:date="2024-09-17T09:28:00Z">
        <w:r w:rsidDel="001504A3">
          <w:rPr>
            <w:b/>
            <w:sz w:val="22"/>
            <w:szCs w:val="22"/>
            <w:lang w:eastAsia="en-US"/>
          </w:rPr>
          <w:delText>Preconditions</w:delText>
        </w:r>
        <w:bookmarkEnd w:id="107"/>
      </w:del>
    </w:p>
    <w:p w14:paraId="0ACA0AB9" w14:textId="17840DB0" w:rsidR="00C20D76" w:rsidDel="001504A3" w:rsidRDefault="007B2D1A" w:rsidP="007B2D1A">
      <w:pPr>
        <w:spacing w:before="60" w:after="60" w:line="240" w:lineRule="auto"/>
        <w:rPr>
          <w:del w:id="109" w:author="David" w:date="2024-09-17T09:28:00Z"/>
          <w:rFonts w:cs="Arial"/>
        </w:rPr>
      </w:pPr>
      <w:del w:id="110" w:author="David" w:date="2024-09-17T09:28:00Z">
        <w:r w:rsidRPr="007B2D1A" w:rsidDel="001504A3">
          <w:rPr>
            <w:rFonts w:cs="Arial"/>
          </w:rPr>
          <w:delText xml:space="preserve">An inventory for each </w:delText>
        </w:r>
        <w:r w:rsidR="00EC0E27" w:rsidRPr="00142BCB" w:rsidDel="001504A3">
          <w:rPr>
            <w:rFonts w:cs="Arial"/>
            <w:b/>
          </w:rPr>
          <w:delText>Data Coverage</w:delText>
        </w:r>
        <w:r w:rsidR="00412A1B" w:rsidDel="001504A3">
          <w:rPr>
            <w:rFonts w:cs="Arial"/>
          </w:rPr>
          <w:delText xml:space="preserve"> </w:delText>
        </w:r>
        <w:r w:rsidRPr="007B2D1A" w:rsidDel="001504A3">
          <w:rPr>
            <w:rFonts w:cs="Arial"/>
          </w:rPr>
          <w:delText>contains</w:delText>
        </w:r>
        <w:r w:rsidDel="001504A3">
          <w:rPr>
            <w:rFonts w:cs="Arial"/>
          </w:rPr>
          <w:delText>:</w:delText>
        </w:r>
      </w:del>
    </w:p>
    <w:p w14:paraId="74A4DCAB" w14:textId="60DBC7F3" w:rsidR="007B2D1A" w:rsidRPr="007B2D1A" w:rsidDel="001504A3" w:rsidRDefault="007B2D1A" w:rsidP="001D02B5">
      <w:pPr>
        <w:pStyle w:val="ListParagraph"/>
        <w:numPr>
          <w:ilvl w:val="0"/>
          <w:numId w:val="28"/>
        </w:numPr>
        <w:spacing w:before="60" w:after="60" w:line="240" w:lineRule="auto"/>
        <w:ind w:left="567" w:hanging="283"/>
        <w:contextualSpacing w:val="0"/>
        <w:rPr>
          <w:del w:id="111" w:author="David" w:date="2024-09-17T09:28:00Z"/>
          <w:lang w:val="en-US"/>
        </w:rPr>
      </w:pPr>
      <w:del w:id="112" w:author="David" w:date="2024-09-17T09:28:00Z">
        <w:r w:rsidRPr="007B2D1A" w:rsidDel="001504A3">
          <w:delText xml:space="preserve">A geo polygon describing the </w:delText>
        </w:r>
        <w:r w:rsidR="00EC0E27" w:rsidRPr="00142BCB" w:rsidDel="001504A3">
          <w:rPr>
            <w:b/>
          </w:rPr>
          <w:delText>D</w:delText>
        </w:r>
        <w:r w:rsidR="00412A1B" w:rsidRPr="00142BCB" w:rsidDel="001504A3">
          <w:rPr>
            <w:b/>
          </w:rPr>
          <w:delText>ata</w:delText>
        </w:r>
        <w:r w:rsidR="00774080" w:rsidRPr="00142BCB" w:rsidDel="001504A3">
          <w:rPr>
            <w:b/>
          </w:rPr>
          <w:delText xml:space="preserve"> </w:delText>
        </w:r>
        <w:r w:rsidR="00EC0E27" w:rsidRPr="00142BCB" w:rsidDel="001504A3">
          <w:rPr>
            <w:b/>
          </w:rPr>
          <w:delText>Coverage</w:delText>
        </w:r>
        <w:r w:rsidRPr="007B2D1A" w:rsidDel="001504A3">
          <w:delText xml:space="preserve">: </w:delText>
        </w:r>
        <w:r w:rsidRPr="007B2D1A" w:rsidDel="001504A3">
          <w:rPr>
            <w:i/>
            <w:iCs/>
          </w:rPr>
          <w:delText>polygon(</w:delText>
        </w:r>
        <w:r w:rsidR="00AC4D20" w:rsidDel="001504A3">
          <w:rPr>
            <w:rFonts w:cs="Arial"/>
            <w:i/>
            <w:iCs/>
          </w:rPr>
          <w:delText>dataCoverage</w:delText>
        </w:r>
        <w:r w:rsidRPr="007B2D1A" w:rsidDel="001504A3">
          <w:rPr>
            <w:i/>
            <w:iCs/>
          </w:rPr>
          <w:delText>)</w:delText>
        </w:r>
        <w:r w:rsidDel="001504A3">
          <w:delText>;</w:delText>
        </w:r>
      </w:del>
    </w:p>
    <w:p w14:paraId="7A4DF019" w14:textId="2FE10EE6" w:rsidR="007B2D1A" w:rsidRPr="007B2D1A" w:rsidDel="001504A3" w:rsidRDefault="007B2D1A" w:rsidP="001D02B5">
      <w:pPr>
        <w:pStyle w:val="ListParagraph"/>
        <w:numPr>
          <w:ilvl w:val="0"/>
          <w:numId w:val="28"/>
        </w:numPr>
        <w:spacing w:before="60" w:after="60" w:line="240" w:lineRule="auto"/>
        <w:ind w:left="567" w:hanging="283"/>
        <w:contextualSpacing w:val="0"/>
        <w:rPr>
          <w:del w:id="113" w:author="David" w:date="2024-09-17T09:28:00Z"/>
          <w:lang w:val="en-US"/>
        </w:rPr>
      </w:pPr>
      <w:del w:id="114" w:author="David" w:date="2024-09-17T09:28:00Z">
        <w:r w:rsidDel="001504A3">
          <w:delText xml:space="preserve">A set of scale bands: </w:delText>
        </w:r>
        <w:r w:rsidRPr="007B2D1A" w:rsidDel="001504A3">
          <w:rPr>
            <w:i/>
            <w:iCs/>
          </w:rPr>
          <w:delText>scaleBands(</w:delText>
        </w:r>
        <w:r w:rsidR="00AC4D20" w:rsidDel="001504A3">
          <w:rPr>
            <w:rFonts w:cs="Arial"/>
            <w:i/>
            <w:iCs/>
          </w:rPr>
          <w:delText>dataCoverage</w:delText>
        </w:r>
        <w:r w:rsidRPr="007B2D1A" w:rsidDel="001504A3">
          <w:rPr>
            <w:i/>
            <w:iCs/>
          </w:rPr>
          <w:delText>)</w:delText>
        </w:r>
        <w:r w:rsidDel="001504A3">
          <w:delText>;</w:delText>
        </w:r>
      </w:del>
    </w:p>
    <w:p w14:paraId="30BCF35C" w14:textId="723561BA" w:rsidR="007B2D1A" w:rsidRPr="007B2D1A" w:rsidDel="001504A3" w:rsidRDefault="007B2D1A" w:rsidP="001D02B5">
      <w:pPr>
        <w:pStyle w:val="ListParagraph"/>
        <w:numPr>
          <w:ilvl w:val="0"/>
          <w:numId w:val="28"/>
        </w:numPr>
        <w:spacing w:after="120" w:line="240" w:lineRule="auto"/>
        <w:ind w:left="567" w:hanging="283"/>
        <w:contextualSpacing w:val="0"/>
        <w:rPr>
          <w:del w:id="115" w:author="David" w:date="2024-09-17T09:28:00Z"/>
          <w:lang w:val="en-US"/>
        </w:rPr>
      </w:pPr>
      <w:del w:id="116" w:author="David" w:date="2024-09-17T09:28:00Z">
        <w:r w:rsidDel="001504A3">
          <w:delText xml:space="preserve">An associated dataset: </w:delText>
        </w:r>
        <w:r w:rsidRPr="007B2D1A" w:rsidDel="001504A3">
          <w:rPr>
            <w:i/>
            <w:iCs/>
          </w:rPr>
          <w:delText>dataset(</w:delText>
        </w:r>
        <w:r w:rsidR="00AC4D20" w:rsidDel="001504A3">
          <w:rPr>
            <w:rFonts w:cs="Arial"/>
            <w:i/>
            <w:iCs/>
          </w:rPr>
          <w:delText>dataCoverage</w:delText>
        </w:r>
        <w:r w:rsidRPr="007B2D1A" w:rsidDel="001504A3">
          <w:rPr>
            <w:i/>
            <w:iCs/>
          </w:rPr>
          <w:delText>)</w:delText>
        </w:r>
        <w:r w:rsidDel="001504A3">
          <w:delText>.</w:delText>
        </w:r>
      </w:del>
    </w:p>
    <w:p w14:paraId="57D9803B" w14:textId="03AEF50F" w:rsidR="007B2D1A" w:rsidDel="001504A3" w:rsidRDefault="00AA512C" w:rsidP="007B2D1A">
      <w:pPr>
        <w:spacing w:before="60" w:after="60" w:line="240" w:lineRule="auto"/>
        <w:rPr>
          <w:del w:id="117" w:author="David" w:date="2024-09-17T09:28:00Z"/>
          <w:rFonts w:cs="Arial"/>
        </w:rPr>
      </w:pPr>
      <w:del w:id="118" w:author="David" w:date="2024-09-17T09:28:00Z">
        <w:r w:rsidRPr="00AA512C" w:rsidDel="001504A3">
          <w:rPr>
            <w:rFonts w:cs="Arial"/>
          </w:rPr>
          <w:delText xml:space="preserve">A projection </w:delText>
        </w:r>
        <w:r w:rsidRPr="00AA512C" w:rsidDel="001504A3">
          <w:rPr>
            <w:rFonts w:cs="Arial"/>
            <w:i/>
            <w:iCs/>
          </w:rPr>
          <w:delText>pro</w:delText>
        </w:r>
        <w:r w:rsidR="00736CEC" w:rsidDel="001504A3">
          <w:rPr>
            <w:rFonts w:cs="Arial"/>
            <w:i/>
            <w:iCs/>
          </w:rPr>
          <w:delText>jection</w:delText>
        </w:r>
        <w:r w:rsidRPr="00AA512C" w:rsidDel="001504A3">
          <w:rPr>
            <w:rFonts w:cs="Arial"/>
          </w:rPr>
          <w:delText xml:space="preserve"> that can</w:delText>
        </w:r>
        <w:r w:rsidR="007B2D1A" w:rsidDel="001504A3">
          <w:rPr>
            <w:rFonts w:cs="Arial"/>
          </w:rPr>
          <w:delText>:</w:delText>
        </w:r>
      </w:del>
    </w:p>
    <w:p w14:paraId="4E193385" w14:textId="6700DA48" w:rsidR="007B2D1A" w:rsidRPr="0086129E" w:rsidDel="001504A3" w:rsidRDefault="00AA512C" w:rsidP="001D02B5">
      <w:pPr>
        <w:pStyle w:val="ListParagraph"/>
        <w:numPr>
          <w:ilvl w:val="0"/>
          <w:numId w:val="28"/>
        </w:numPr>
        <w:spacing w:before="60" w:after="60" w:line="240" w:lineRule="auto"/>
        <w:ind w:left="567" w:hanging="283"/>
        <w:contextualSpacing w:val="0"/>
        <w:rPr>
          <w:del w:id="119" w:author="David" w:date="2024-09-17T09:28:00Z"/>
          <w:lang w:val="en-US"/>
        </w:rPr>
      </w:pPr>
      <w:del w:id="120" w:author="David" w:date="2024-09-17T09:28:00Z">
        <w:r w:rsidDel="001504A3">
          <w:delText>Convert geo</w:delText>
        </w:r>
        <w:r w:rsidR="00297C05" w:rsidDel="001504A3">
          <w:delText xml:space="preserve">graphic </w:delText>
        </w:r>
        <w:r w:rsidDel="001504A3">
          <w:delText>polygon</w:delText>
        </w:r>
        <w:r w:rsidR="00FD093C" w:rsidDel="001504A3">
          <w:delText>s</w:delText>
        </w:r>
        <w:r w:rsidDel="001504A3">
          <w:delText xml:space="preserve"> </w:delText>
        </w:r>
        <w:r w:rsidRPr="00AA512C" w:rsidDel="001504A3">
          <w:rPr>
            <w:i/>
            <w:iCs/>
          </w:rPr>
          <w:delText>geo</w:delText>
        </w:r>
        <w:r w:rsidR="00736CEC" w:rsidDel="001504A3">
          <w:rPr>
            <w:i/>
            <w:iCs/>
          </w:rPr>
          <w:delText>Polygon</w:delText>
        </w:r>
        <w:r w:rsidDel="001504A3">
          <w:delText xml:space="preserve"> to device</w:delText>
        </w:r>
        <w:r w:rsidR="00297C05" w:rsidDel="001504A3">
          <w:delText xml:space="preserve"> </w:delText>
        </w:r>
        <w:r w:rsidDel="001504A3">
          <w:delText>polygon</w:delText>
        </w:r>
        <w:r w:rsidR="00FD093C" w:rsidDel="001504A3">
          <w:delText>s</w:delText>
        </w:r>
        <w:r w:rsidDel="001504A3">
          <w:delText xml:space="preserve">: </w:delText>
        </w:r>
        <w:r w:rsidRPr="00AA512C" w:rsidDel="001504A3">
          <w:rPr>
            <w:i/>
            <w:iCs/>
          </w:rPr>
          <w:delText>pro</w:delText>
        </w:r>
        <w:r w:rsidR="00736CEC" w:rsidDel="001504A3">
          <w:rPr>
            <w:i/>
            <w:iCs/>
          </w:rPr>
          <w:delText>jection</w:delText>
        </w:r>
        <w:r w:rsidRPr="00AA512C" w:rsidDel="001504A3">
          <w:rPr>
            <w:i/>
            <w:iCs/>
          </w:rPr>
          <w:delText>(geo</w:delText>
        </w:r>
        <w:r w:rsidR="00736CEC" w:rsidDel="001504A3">
          <w:rPr>
            <w:i/>
            <w:iCs/>
          </w:rPr>
          <w:delText>Polygon</w:delText>
        </w:r>
        <w:r w:rsidRPr="00AA512C" w:rsidDel="001504A3">
          <w:rPr>
            <w:i/>
            <w:iCs/>
          </w:rPr>
          <w:delText>)</w:delText>
        </w:r>
        <w:r w:rsidR="007B2D1A" w:rsidDel="001504A3">
          <w:delText>;</w:delText>
        </w:r>
      </w:del>
    </w:p>
    <w:p w14:paraId="37DA5839" w14:textId="196FB3AF" w:rsidR="007B2D1A" w:rsidRPr="0086129E" w:rsidDel="001504A3" w:rsidRDefault="00AA512C" w:rsidP="001D02B5">
      <w:pPr>
        <w:pStyle w:val="ListParagraph"/>
        <w:numPr>
          <w:ilvl w:val="0"/>
          <w:numId w:val="28"/>
        </w:numPr>
        <w:spacing w:before="60" w:after="60" w:line="240" w:lineRule="auto"/>
        <w:ind w:left="567" w:hanging="283"/>
        <w:contextualSpacing w:val="0"/>
        <w:rPr>
          <w:del w:id="121" w:author="David" w:date="2024-09-17T09:28:00Z"/>
          <w:lang w:val="en-US"/>
        </w:rPr>
      </w:pPr>
      <w:del w:id="122" w:author="David" w:date="2024-09-17T09:28:00Z">
        <w:r w:rsidRPr="00AA512C" w:rsidDel="001504A3">
          <w:delText>Convert device</w:delText>
        </w:r>
        <w:r w:rsidR="00FD093C" w:rsidDel="001504A3">
          <w:delText xml:space="preserve"> </w:delText>
        </w:r>
        <w:r w:rsidRPr="00AA512C" w:rsidDel="001504A3">
          <w:delText xml:space="preserve">polygons </w:delText>
        </w:r>
        <w:r w:rsidRPr="00AA512C" w:rsidDel="001504A3">
          <w:rPr>
            <w:i/>
            <w:iCs/>
          </w:rPr>
          <w:delText>poly</w:delText>
        </w:r>
        <w:r w:rsidR="00736CEC" w:rsidDel="001504A3">
          <w:rPr>
            <w:i/>
            <w:iCs/>
          </w:rPr>
          <w:delText>gon</w:delText>
        </w:r>
        <w:r w:rsidRPr="00AA512C" w:rsidDel="001504A3">
          <w:delText xml:space="preserve"> to geo</w:delText>
        </w:r>
        <w:r w:rsidR="00FD093C" w:rsidDel="001504A3">
          <w:delText xml:space="preserve">graphic </w:delText>
        </w:r>
        <w:r w:rsidRPr="00AA512C" w:rsidDel="001504A3">
          <w:delText xml:space="preserve">polygons: </w:delText>
        </w:r>
        <w:r w:rsidRPr="00AA512C" w:rsidDel="001504A3">
          <w:rPr>
            <w:i/>
            <w:iCs/>
          </w:rPr>
          <w:delText>~pro</w:delText>
        </w:r>
        <w:r w:rsidR="00736CEC" w:rsidDel="001504A3">
          <w:rPr>
            <w:i/>
            <w:iCs/>
          </w:rPr>
          <w:delText>jection</w:delText>
        </w:r>
        <w:r w:rsidRPr="00AA512C" w:rsidDel="001504A3">
          <w:rPr>
            <w:i/>
            <w:iCs/>
          </w:rPr>
          <w:delText>(poly</w:delText>
        </w:r>
        <w:r w:rsidR="00736CEC" w:rsidDel="001504A3">
          <w:rPr>
            <w:i/>
            <w:iCs/>
          </w:rPr>
          <w:delText>gon</w:delText>
        </w:r>
        <w:r w:rsidRPr="00AA512C" w:rsidDel="001504A3">
          <w:rPr>
            <w:i/>
            <w:iCs/>
          </w:rPr>
          <w:delText>)</w:delText>
        </w:r>
        <w:r w:rsidDel="001504A3">
          <w:delText>.</w:delText>
        </w:r>
      </w:del>
    </w:p>
    <w:p w14:paraId="58091CBD" w14:textId="3867A81C" w:rsidR="007B2D1A" w:rsidDel="001504A3" w:rsidRDefault="007B2D1A" w:rsidP="007B2D1A">
      <w:pPr>
        <w:spacing w:after="120" w:line="240" w:lineRule="auto"/>
        <w:rPr>
          <w:del w:id="123" w:author="David" w:date="2024-09-17T09:28:00Z"/>
          <w:lang w:val="en-US"/>
        </w:rPr>
      </w:pPr>
    </w:p>
    <w:p w14:paraId="2B6C4A03" w14:textId="03A4992D" w:rsidR="0077704D" w:rsidRPr="00F26069" w:rsidRDefault="0077704D" w:rsidP="0077704D">
      <w:pPr>
        <w:pStyle w:val="ListContinue2"/>
        <w:numPr>
          <w:ilvl w:val="0"/>
          <w:numId w:val="39"/>
        </w:numPr>
        <w:tabs>
          <w:tab w:val="clear" w:pos="800"/>
        </w:tabs>
        <w:spacing w:before="120" w:after="200" w:line="240" w:lineRule="auto"/>
        <w:rPr>
          <w:ins w:id="124" w:author="David" w:date="2024-09-17T09:20:00Z"/>
          <w:szCs w:val="22"/>
          <w:lang w:eastAsia="en-US"/>
          <w:rPrChange w:id="125" w:author="David" w:date="2024-09-17T09:20:00Z">
            <w:rPr>
              <w:ins w:id="126" w:author="David" w:date="2024-09-17T09:20:00Z"/>
              <w:b/>
              <w:sz w:val="22"/>
              <w:szCs w:val="22"/>
              <w:lang w:eastAsia="en-US"/>
            </w:rPr>
          </w:rPrChange>
        </w:rPr>
      </w:pPr>
      <w:bookmarkStart w:id="127" w:name="_Toc169203196"/>
      <w:ins w:id="128" w:author="David" w:date="2024-09-17T09:08:00Z">
        <w:r>
          <w:rPr>
            <w:b/>
            <w:sz w:val="22"/>
            <w:szCs w:val="22"/>
            <w:lang w:eastAsia="en-US"/>
          </w:rPr>
          <w:t>Dataset Loading Algorithm</w:t>
        </w:r>
      </w:ins>
    </w:p>
    <w:p w14:paraId="06B1A9A3" w14:textId="6D49F239" w:rsidR="008954AA" w:rsidRPr="001504A3" w:rsidRDefault="001B7444" w:rsidP="001504A3">
      <w:pPr>
        <w:pStyle w:val="ListContinue2"/>
        <w:numPr>
          <w:ilvl w:val="1"/>
          <w:numId w:val="39"/>
        </w:numPr>
        <w:tabs>
          <w:tab w:val="clear" w:pos="800"/>
        </w:tabs>
        <w:spacing w:before="120" w:after="120" w:line="240" w:lineRule="auto"/>
        <w:rPr>
          <w:ins w:id="129" w:author="David" w:date="2024-09-17T09:23:00Z"/>
          <w:szCs w:val="22"/>
          <w:lang w:eastAsia="en-US"/>
        </w:rPr>
      </w:pPr>
      <w:bookmarkStart w:id="130" w:name="_Hlk177457598"/>
      <w:ins w:id="131" w:author="David" w:date="2024-09-17T09:23:00Z">
        <w:r>
          <w:rPr>
            <w:b/>
            <w:sz w:val="22"/>
            <w:szCs w:val="22"/>
            <w:lang w:eastAsia="en-US"/>
          </w:rPr>
          <w:t>Preconditions</w:t>
        </w:r>
        <w:bookmarkEnd w:id="130"/>
      </w:ins>
    </w:p>
    <w:p w14:paraId="2616C8F4" w14:textId="77777777" w:rsidR="00D21C87" w:rsidRDefault="00D21C87" w:rsidP="00D21C87">
      <w:pPr>
        <w:spacing w:before="60" w:after="60" w:line="240" w:lineRule="auto"/>
        <w:rPr>
          <w:ins w:id="132" w:author="David" w:date="2024-09-17T09:09:00Z"/>
          <w:rFonts w:cs="Arial"/>
        </w:rPr>
      </w:pPr>
      <w:ins w:id="133" w:author="David" w:date="2024-09-17T09:09:00Z">
        <w:r w:rsidRPr="007B2D1A">
          <w:rPr>
            <w:rFonts w:cs="Arial"/>
          </w:rPr>
          <w:t xml:space="preserve">An inventory for each </w:t>
        </w:r>
        <w:r w:rsidRPr="00142BCB">
          <w:rPr>
            <w:rFonts w:cs="Arial"/>
            <w:b/>
          </w:rPr>
          <w:t>Data Coverage</w:t>
        </w:r>
        <w:r>
          <w:rPr>
            <w:rFonts w:cs="Arial"/>
          </w:rPr>
          <w:t xml:space="preserve"> </w:t>
        </w:r>
        <w:r w:rsidRPr="007B2D1A">
          <w:rPr>
            <w:rFonts w:cs="Arial"/>
          </w:rPr>
          <w:t>contains</w:t>
        </w:r>
        <w:r>
          <w:rPr>
            <w:rFonts w:cs="Arial"/>
          </w:rPr>
          <w:t>:</w:t>
        </w:r>
      </w:ins>
    </w:p>
    <w:p w14:paraId="5327F628" w14:textId="77777777" w:rsidR="00D21C87" w:rsidRPr="007B2D1A" w:rsidRDefault="00D21C87" w:rsidP="00D21C87">
      <w:pPr>
        <w:pStyle w:val="ListParagraph"/>
        <w:numPr>
          <w:ilvl w:val="0"/>
          <w:numId w:val="28"/>
        </w:numPr>
        <w:spacing w:before="60" w:after="60" w:line="240" w:lineRule="auto"/>
        <w:ind w:left="567" w:hanging="283"/>
        <w:contextualSpacing w:val="0"/>
        <w:rPr>
          <w:ins w:id="134" w:author="David" w:date="2024-09-17T09:09:00Z"/>
          <w:lang w:val="en-US"/>
        </w:rPr>
      </w:pPr>
      <w:ins w:id="135" w:author="David" w:date="2024-09-17T09:09:00Z">
        <w:r w:rsidRPr="007B2D1A">
          <w:t xml:space="preserve">A geo polygon describing the </w:t>
        </w:r>
        <w:r w:rsidRPr="00142BCB">
          <w:rPr>
            <w:b/>
          </w:rPr>
          <w:t>Data Coverage</w:t>
        </w:r>
        <w:r w:rsidRPr="007B2D1A">
          <w:t xml:space="preserve">: </w:t>
        </w:r>
        <w:r w:rsidRPr="007B2D1A">
          <w:rPr>
            <w:i/>
            <w:iCs/>
          </w:rPr>
          <w:t>polygon(</w:t>
        </w:r>
        <w:proofErr w:type="spellStart"/>
        <w:r>
          <w:rPr>
            <w:rFonts w:cs="Arial"/>
            <w:i/>
            <w:iCs/>
          </w:rPr>
          <w:t>dataCoverage</w:t>
        </w:r>
        <w:proofErr w:type="spellEnd"/>
        <w:proofErr w:type="gramStart"/>
        <w:r w:rsidRPr="007B2D1A">
          <w:rPr>
            <w:i/>
            <w:iCs/>
          </w:rPr>
          <w:t>)</w:t>
        </w:r>
        <w:r>
          <w:t>;</w:t>
        </w:r>
        <w:proofErr w:type="gramEnd"/>
      </w:ins>
    </w:p>
    <w:p w14:paraId="3F1B3B3E" w14:textId="77777777" w:rsidR="00D21C87" w:rsidRPr="007B2D1A" w:rsidRDefault="00D21C87" w:rsidP="00D21C87">
      <w:pPr>
        <w:pStyle w:val="ListParagraph"/>
        <w:numPr>
          <w:ilvl w:val="0"/>
          <w:numId w:val="28"/>
        </w:numPr>
        <w:spacing w:before="60" w:after="60" w:line="240" w:lineRule="auto"/>
        <w:ind w:left="567" w:hanging="283"/>
        <w:contextualSpacing w:val="0"/>
        <w:rPr>
          <w:ins w:id="136" w:author="David" w:date="2024-09-17T09:09:00Z"/>
          <w:lang w:val="en-US"/>
        </w:rPr>
      </w:pPr>
      <w:ins w:id="137" w:author="David" w:date="2024-09-17T09:09:00Z">
        <w:r>
          <w:t xml:space="preserve">A set of scale bands: </w:t>
        </w:r>
        <w:proofErr w:type="spellStart"/>
        <w:r w:rsidRPr="007B2D1A">
          <w:rPr>
            <w:i/>
            <w:iCs/>
          </w:rPr>
          <w:t>scaleBands</w:t>
        </w:r>
        <w:proofErr w:type="spellEnd"/>
        <w:r w:rsidRPr="007B2D1A">
          <w:rPr>
            <w:i/>
            <w:iCs/>
          </w:rPr>
          <w:t>(</w:t>
        </w:r>
        <w:proofErr w:type="spellStart"/>
        <w:r>
          <w:rPr>
            <w:rFonts w:cs="Arial"/>
            <w:i/>
            <w:iCs/>
          </w:rPr>
          <w:t>dataCoverage</w:t>
        </w:r>
        <w:proofErr w:type="spellEnd"/>
        <w:proofErr w:type="gramStart"/>
        <w:r w:rsidRPr="007B2D1A">
          <w:rPr>
            <w:i/>
            <w:iCs/>
          </w:rPr>
          <w:t>)</w:t>
        </w:r>
        <w:r>
          <w:t>;</w:t>
        </w:r>
        <w:proofErr w:type="gramEnd"/>
      </w:ins>
    </w:p>
    <w:p w14:paraId="12BC83C8" w14:textId="77777777" w:rsidR="00D21C87" w:rsidRPr="007B2D1A" w:rsidRDefault="00D21C87" w:rsidP="00D21C87">
      <w:pPr>
        <w:pStyle w:val="ListParagraph"/>
        <w:numPr>
          <w:ilvl w:val="0"/>
          <w:numId w:val="28"/>
        </w:numPr>
        <w:spacing w:after="120" w:line="240" w:lineRule="auto"/>
        <w:ind w:left="567" w:hanging="283"/>
        <w:contextualSpacing w:val="0"/>
        <w:rPr>
          <w:ins w:id="138" w:author="David" w:date="2024-09-17T09:09:00Z"/>
          <w:lang w:val="en-US"/>
        </w:rPr>
      </w:pPr>
      <w:ins w:id="139" w:author="David" w:date="2024-09-17T09:09:00Z">
        <w:r>
          <w:t xml:space="preserve">An associated dataset: </w:t>
        </w:r>
        <w:r w:rsidRPr="007B2D1A">
          <w:rPr>
            <w:i/>
            <w:iCs/>
          </w:rPr>
          <w:t>dataset(</w:t>
        </w:r>
        <w:proofErr w:type="spellStart"/>
        <w:r>
          <w:rPr>
            <w:rFonts w:cs="Arial"/>
            <w:i/>
            <w:iCs/>
          </w:rPr>
          <w:t>dataCoverage</w:t>
        </w:r>
        <w:proofErr w:type="spellEnd"/>
        <w:r w:rsidRPr="007B2D1A">
          <w:rPr>
            <w:i/>
            <w:iCs/>
          </w:rPr>
          <w:t>)</w:t>
        </w:r>
        <w:r>
          <w:t>.</w:t>
        </w:r>
      </w:ins>
    </w:p>
    <w:p w14:paraId="6518435B" w14:textId="77777777" w:rsidR="00D21C87" w:rsidRDefault="00D21C87" w:rsidP="00D21C87">
      <w:pPr>
        <w:spacing w:before="60" w:after="60" w:line="240" w:lineRule="auto"/>
        <w:rPr>
          <w:ins w:id="140" w:author="David" w:date="2024-09-17T09:09:00Z"/>
          <w:rFonts w:cs="Arial"/>
        </w:rPr>
      </w:pPr>
      <w:ins w:id="141" w:author="David" w:date="2024-09-17T09:09:00Z">
        <w:r w:rsidRPr="00AA512C">
          <w:rPr>
            <w:rFonts w:cs="Arial"/>
          </w:rPr>
          <w:t xml:space="preserve">A projection </w:t>
        </w:r>
        <w:proofErr w:type="spellStart"/>
        <w:r w:rsidRPr="00AA512C">
          <w:rPr>
            <w:rFonts w:cs="Arial"/>
            <w:i/>
            <w:iCs/>
          </w:rPr>
          <w:t>pro</w:t>
        </w:r>
        <w:r>
          <w:rPr>
            <w:rFonts w:cs="Arial"/>
            <w:i/>
            <w:iCs/>
          </w:rPr>
          <w:t>jection</w:t>
        </w:r>
        <w:proofErr w:type="spellEnd"/>
        <w:r w:rsidRPr="00AA512C">
          <w:rPr>
            <w:rFonts w:cs="Arial"/>
          </w:rPr>
          <w:t xml:space="preserve"> that can</w:t>
        </w:r>
        <w:r>
          <w:rPr>
            <w:rFonts w:cs="Arial"/>
          </w:rPr>
          <w:t>:</w:t>
        </w:r>
      </w:ins>
    </w:p>
    <w:p w14:paraId="6EDCE0A2" w14:textId="77777777" w:rsidR="00D21C87" w:rsidRPr="0086129E" w:rsidRDefault="00D21C87" w:rsidP="00D21C87">
      <w:pPr>
        <w:pStyle w:val="ListParagraph"/>
        <w:numPr>
          <w:ilvl w:val="0"/>
          <w:numId w:val="28"/>
        </w:numPr>
        <w:spacing w:before="60" w:after="60" w:line="240" w:lineRule="auto"/>
        <w:ind w:left="567" w:hanging="283"/>
        <w:contextualSpacing w:val="0"/>
        <w:rPr>
          <w:ins w:id="142" w:author="David" w:date="2024-09-17T09:09:00Z"/>
          <w:lang w:val="en-US"/>
        </w:rPr>
      </w:pPr>
      <w:ins w:id="143" w:author="David" w:date="2024-09-17T09:09:00Z">
        <w:r>
          <w:t xml:space="preserve">Convert geographic polygons </w:t>
        </w:r>
        <w:proofErr w:type="spellStart"/>
        <w:r w:rsidRPr="00AA512C">
          <w:rPr>
            <w:i/>
            <w:iCs/>
          </w:rPr>
          <w:t>geo</w:t>
        </w:r>
        <w:r>
          <w:rPr>
            <w:i/>
            <w:iCs/>
          </w:rPr>
          <w:t>Polygon</w:t>
        </w:r>
        <w:proofErr w:type="spellEnd"/>
        <w:r>
          <w:t xml:space="preserve"> to device polygons: </w:t>
        </w:r>
        <w:r w:rsidRPr="00AA512C">
          <w:rPr>
            <w:i/>
            <w:iCs/>
          </w:rPr>
          <w:t>pro</w:t>
        </w:r>
        <w:r>
          <w:rPr>
            <w:i/>
            <w:iCs/>
          </w:rPr>
          <w:t>jection</w:t>
        </w:r>
        <w:r w:rsidRPr="00AA512C">
          <w:rPr>
            <w:i/>
            <w:iCs/>
          </w:rPr>
          <w:t>(</w:t>
        </w:r>
        <w:proofErr w:type="spellStart"/>
        <w:r w:rsidRPr="00AA512C">
          <w:rPr>
            <w:i/>
            <w:iCs/>
          </w:rPr>
          <w:t>geo</w:t>
        </w:r>
        <w:r>
          <w:rPr>
            <w:i/>
            <w:iCs/>
          </w:rPr>
          <w:t>Polygon</w:t>
        </w:r>
        <w:proofErr w:type="spellEnd"/>
        <w:proofErr w:type="gramStart"/>
        <w:r w:rsidRPr="00AA512C">
          <w:rPr>
            <w:i/>
            <w:iCs/>
          </w:rPr>
          <w:t>)</w:t>
        </w:r>
        <w:r>
          <w:t>;</w:t>
        </w:r>
        <w:proofErr w:type="gramEnd"/>
      </w:ins>
    </w:p>
    <w:p w14:paraId="2AA29A3E" w14:textId="77777777" w:rsidR="00D21C87" w:rsidRPr="00FA35FA" w:rsidRDefault="00D21C87" w:rsidP="00D21C87">
      <w:pPr>
        <w:pStyle w:val="ListParagraph"/>
        <w:numPr>
          <w:ilvl w:val="0"/>
          <w:numId w:val="28"/>
        </w:numPr>
        <w:spacing w:before="60" w:after="60" w:line="240" w:lineRule="auto"/>
        <w:ind w:left="567" w:hanging="283"/>
        <w:contextualSpacing w:val="0"/>
        <w:rPr>
          <w:ins w:id="144" w:author="David" w:date="2024-09-17T09:26:00Z"/>
          <w:lang w:val="en-US"/>
          <w:rPrChange w:id="145" w:author="David" w:date="2024-09-17T09:26:00Z">
            <w:rPr>
              <w:ins w:id="146" w:author="David" w:date="2024-09-17T09:26:00Z"/>
            </w:rPr>
          </w:rPrChange>
        </w:rPr>
      </w:pPr>
      <w:ins w:id="147" w:author="David" w:date="2024-09-17T09:09:00Z">
        <w:r w:rsidRPr="00AA512C">
          <w:t>Convert device</w:t>
        </w:r>
        <w:r>
          <w:t xml:space="preserve"> </w:t>
        </w:r>
        <w:r w:rsidRPr="00AA512C">
          <w:t xml:space="preserve">polygons </w:t>
        </w:r>
        <w:r w:rsidRPr="00AA512C">
          <w:rPr>
            <w:i/>
            <w:iCs/>
          </w:rPr>
          <w:t>poly</w:t>
        </w:r>
        <w:r>
          <w:rPr>
            <w:i/>
            <w:iCs/>
          </w:rPr>
          <w:t>gon</w:t>
        </w:r>
        <w:r w:rsidRPr="00AA512C">
          <w:t xml:space="preserve"> to geo</w:t>
        </w:r>
        <w:r>
          <w:t xml:space="preserve">graphic </w:t>
        </w:r>
        <w:r w:rsidRPr="00AA512C">
          <w:t xml:space="preserve">polygons: </w:t>
        </w:r>
        <w:r w:rsidRPr="00AA512C">
          <w:rPr>
            <w:i/>
            <w:iCs/>
          </w:rPr>
          <w:t>~pro</w:t>
        </w:r>
        <w:r>
          <w:rPr>
            <w:i/>
            <w:iCs/>
          </w:rPr>
          <w:t>jection</w:t>
        </w:r>
        <w:r w:rsidRPr="00AA512C">
          <w:rPr>
            <w:i/>
            <w:iCs/>
          </w:rPr>
          <w:t>(poly</w:t>
        </w:r>
        <w:r>
          <w:rPr>
            <w:i/>
            <w:iCs/>
          </w:rPr>
          <w:t>gon</w:t>
        </w:r>
        <w:r w:rsidRPr="00AA512C">
          <w:rPr>
            <w:i/>
            <w:iCs/>
          </w:rPr>
          <w:t>)</w:t>
        </w:r>
        <w:r>
          <w:t>.</w:t>
        </w:r>
      </w:ins>
    </w:p>
    <w:p w14:paraId="3B1D13F0" w14:textId="471A1453" w:rsidR="00AA512C" w:rsidRPr="008A6F2A" w:rsidRDefault="00AA512C">
      <w:pPr>
        <w:pStyle w:val="ListContinue2"/>
        <w:numPr>
          <w:ilvl w:val="1"/>
          <w:numId w:val="39"/>
        </w:numPr>
        <w:tabs>
          <w:tab w:val="clear" w:pos="800"/>
        </w:tabs>
        <w:spacing w:before="120" w:after="200" w:line="240" w:lineRule="auto"/>
        <w:rPr>
          <w:szCs w:val="22"/>
          <w:lang w:eastAsia="en-US"/>
        </w:rPr>
        <w:pPrChange w:id="148" w:author="David" w:date="2024-09-17T09:26:00Z">
          <w:pPr>
            <w:pStyle w:val="ListContinue2"/>
            <w:numPr>
              <w:ilvl w:val="0"/>
              <w:numId w:val="39"/>
            </w:numPr>
            <w:tabs>
              <w:tab w:val="clear" w:pos="432"/>
              <w:tab w:val="clear" w:pos="800"/>
              <w:tab w:val="num" w:pos="709"/>
            </w:tabs>
            <w:spacing w:before="120" w:after="200" w:line="240" w:lineRule="auto"/>
            <w:ind w:left="709" w:hanging="709"/>
          </w:pPr>
        </w:pPrChange>
      </w:pPr>
      <w:commentRangeStart w:id="149"/>
      <w:r>
        <w:rPr>
          <w:b/>
          <w:sz w:val="22"/>
          <w:szCs w:val="22"/>
          <w:lang w:eastAsia="en-US"/>
        </w:rPr>
        <w:t xml:space="preserve">Scale </w:t>
      </w:r>
      <w:r w:rsidR="002D4E29">
        <w:rPr>
          <w:b/>
          <w:sz w:val="22"/>
          <w:szCs w:val="22"/>
          <w:lang w:eastAsia="en-US"/>
        </w:rPr>
        <w:t>B</w:t>
      </w:r>
      <w:r>
        <w:rPr>
          <w:b/>
          <w:sz w:val="22"/>
          <w:szCs w:val="22"/>
          <w:lang w:eastAsia="en-US"/>
        </w:rPr>
        <w:t>ands</w:t>
      </w:r>
      <w:bookmarkEnd w:id="127"/>
      <w:commentRangeEnd w:id="149"/>
      <w:r w:rsidR="00E04D60">
        <w:rPr>
          <w:rStyle w:val="CommentReference"/>
        </w:rPr>
        <w:commentReference w:id="149"/>
      </w:r>
    </w:p>
    <w:p w14:paraId="732FB77C" w14:textId="7E97CDF6" w:rsidR="00E45B05" w:rsidRDefault="00D3598D" w:rsidP="007B2D1A">
      <w:pPr>
        <w:spacing w:after="120" w:line="240" w:lineRule="auto"/>
        <w:rPr>
          <w:ins w:id="150" w:author="David" w:date="2024-09-17T09:40:00Z"/>
        </w:rPr>
      </w:pPr>
      <w:ins w:id="151" w:author="David" w:date="2024-09-17T09:56:00Z">
        <w:r>
          <w:t>A</w:t>
        </w:r>
      </w:ins>
      <w:ins w:id="152" w:author="David" w:date="2024-09-17T09:38:00Z">
        <w:r w:rsidR="00A46F28">
          <w:t xml:space="preserve">ttributes which </w:t>
        </w:r>
      </w:ins>
      <w:ins w:id="153" w:author="David" w:date="2024-09-17T09:39:00Z">
        <w:r w:rsidR="00A46F28">
          <w:t xml:space="preserve">represent </w:t>
        </w:r>
      </w:ins>
      <w:ins w:id="154" w:author="David" w:date="2024-09-17T09:38:00Z">
        <w:r w:rsidR="00A46F28">
          <w:t xml:space="preserve">scales </w:t>
        </w:r>
      </w:ins>
      <w:ins w:id="155" w:author="David" w:date="2024-09-17T09:39:00Z">
        <w:r w:rsidR="00A46F28">
          <w:t xml:space="preserve">store </w:t>
        </w:r>
      </w:ins>
      <w:ins w:id="156" w:author="David" w:date="2024-09-17T09:37:00Z">
        <w:r w:rsidR="003C5705">
          <w:t>the denominator</w:t>
        </w:r>
      </w:ins>
      <w:ins w:id="157" w:author="David" w:date="2024-09-17T09:40:00Z">
        <w:r w:rsidR="00537523">
          <w:t xml:space="preserve"> of the scale</w:t>
        </w:r>
      </w:ins>
      <w:ins w:id="158" w:author="David" w:date="2024-09-17T09:39:00Z">
        <w:r w:rsidR="00A46F28">
          <w:t>;</w:t>
        </w:r>
      </w:ins>
      <w:ins w:id="159" w:author="David" w:date="2024-09-17T09:37:00Z">
        <w:r w:rsidR="003C5705">
          <w:t xml:space="preserve"> </w:t>
        </w:r>
      </w:ins>
      <w:ins w:id="160" w:author="David" w:date="2024-09-17T09:38:00Z">
        <w:r w:rsidR="000B7161">
          <w:t xml:space="preserve">an attribute value of “22,000” represents a scale of “1:22,000”. </w:t>
        </w:r>
      </w:ins>
      <w:ins w:id="161" w:author="David" w:date="2024-09-17T09:39:00Z">
        <w:r w:rsidR="00E45B05">
          <w:t>Larger values represent smaller scales, while smaller values represent larger scales.</w:t>
        </w:r>
      </w:ins>
    </w:p>
    <w:p w14:paraId="77A3B3DC" w14:textId="62C45B34" w:rsidR="00080954" w:rsidRDefault="00537523" w:rsidP="00080954">
      <w:pPr>
        <w:spacing w:after="120" w:line="240" w:lineRule="auto"/>
        <w:rPr>
          <w:ins w:id="162" w:author="David" w:date="2024-09-17T09:50:00Z"/>
        </w:rPr>
      </w:pPr>
      <w:ins w:id="163" w:author="David" w:date="2024-09-17T09:40:00Z">
        <w:r>
          <w:t xml:space="preserve">A scale range is </w:t>
        </w:r>
      </w:ins>
      <w:ins w:id="164" w:author="David" w:date="2024-09-17T09:41:00Z">
        <w:r w:rsidR="004A4F28">
          <w:t xml:space="preserve">the set of scales between a </w:t>
        </w:r>
      </w:ins>
      <w:ins w:id="165" w:author="David" w:date="2024-09-17T09:56:00Z">
        <w:r w:rsidR="00A72C14">
          <w:t xml:space="preserve">minimum </w:t>
        </w:r>
      </w:ins>
      <w:ins w:id="166" w:author="David" w:date="2024-09-17T09:41:00Z">
        <w:r w:rsidR="004A4F28">
          <w:t xml:space="preserve">and </w:t>
        </w:r>
      </w:ins>
      <w:ins w:id="167" w:author="David" w:date="2024-09-17T09:56:00Z">
        <w:r w:rsidR="00A72C14">
          <w:t>maximum</w:t>
        </w:r>
      </w:ins>
      <w:ins w:id="168" w:author="David" w:date="2024-09-17T09:41:00Z">
        <w:r w:rsidR="004A4F28">
          <w:t xml:space="preserve"> scale</w:t>
        </w:r>
        <w:r w:rsidR="00D638E3">
          <w:t xml:space="preserve">. </w:t>
        </w:r>
      </w:ins>
      <w:ins w:id="169" w:author="David" w:date="2024-09-17T09:49:00Z">
        <w:r w:rsidR="0026052D">
          <w:t xml:space="preserve">The attributes </w:t>
        </w:r>
      </w:ins>
      <w:ins w:id="170" w:author="David" w:date="2024-09-17T09:56:00Z">
        <w:r w:rsidR="00A72C14" w:rsidRPr="005F1C39">
          <w:rPr>
            <w:b/>
            <w:bCs/>
          </w:rPr>
          <w:t xml:space="preserve">minimum </w:t>
        </w:r>
      </w:ins>
      <w:ins w:id="171" w:author="David" w:date="2024-09-17T09:50:00Z">
        <w:r w:rsidR="00AF0F61" w:rsidRPr="005F1C39">
          <w:rPr>
            <w:b/>
            <w:bCs/>
          </w:rPr>
          <w:t>display scale</w:t>
        </w:r>
        <w:r w:rsidR="00AF0F61">
          <w:t xml:space="preserve"> and </w:t>
        </w:r>
      </w:ins>
      <w:ins w:id="172" w:author="David" w:date="2024-09-17T09:56:00Z">
        <w:r w:rsidR="00A72C14">
          <w:rPr>
            <w:b/>
            <w:bCs/>
          </w:rPr>
          <w:t>maximum</w:t>
        </w:r>
      </w:ins>
      <w:ins w:id="173" w:author="David" w:date="2024-09-17T09:50:00Z">
        <w:r w:rsidR="00AF0F61" w:rsidRPr="005F1C39">
          <w:rPr>
            <w:b/>
            <w:bCs/>
          </w:rPr>
          <w:t xml:space="preserve"> display scale</w:t>
        </w:r>
        <w:r w:rsidR="00AF0F61">
          <w:t xml:space="preserve"> describe the scale range of </w:t>
        </w:r>
      </w:ins>
      <w:ins w:id="174" w:author="David" w:date="2024-09-17T09:57:00Z">
        <w:r w:rsidR="005112BD">
          <w:t xml:space="preserve">a </w:t>
        </w:r>
      </w:ins>
      <w:ins w:id="175" w:author="David" w:date="2024-09-17T09:50:00Z">
        <w:r w:rsidR="00AF0F61" w:rsidRPr="00AF0F61">
          <w:rPr>
            <w:b/>
            <w:bCs/>
            <w:rPrChange w:id="176" w:author="David" w:date="2024-09-17T09:50:00Z">
              <w:rPr/>
            </w:rPrChange>
          </w:rPr>
          <w:t>Data Coverage</w:t>
        </w:r>
        <w:r w:rsidR="00AF0F61">
          <w:t xml:space="preserve"> feature.</w:t>
        </w:r>
        <w:r w:rsidR="00080954" w:rsidRPr="00080954">
          <w:t xml:space="preserve"> </w:t>
        </w:r>
        <w:commentRangeStart w:id="177"/>
        <w:r w:rsidR="00080954">
          <w:t xml:space="preserve">The scale range of a dataset is </w:t>
        </w:r>
      </w:ins>
      <w:ins w:id="178" w:author="David" w:date="2024-09-17T09:57:00Z">
        <w:r w:rsidR="00D36037">
          <w:t xml:space="preserve">a </w:t>
        </w:r>
      </w:ins>
      <w:ins w:id="179" w:author="David" w:date="2024-09-17T09:50:00Z">
        <w:r w:rsidR="00080954">
          <w:t>set of ranges</w:t>
        </w:r>
      </w:ins>
      <w:ins w:id="180" w:author="David" w:date="2024-09-17T09:57:00Z">
        <w:r w:rsidR="00A05735">
          <w:t xml:space="preserve">, each range </w:t>
        </w:r>
      </w:ins>
      <w:ins w:id="181" w:author="David" w:date="2024-09-17T09:58:00Z">
        <w:r w:rsidR="00A05735">
          <w:t>taken from a</w:t>
        </w:r>
      </w:ins>
      <w:ins w:id="182" w:author="David" w:date="2024-09-17T09:57:00Z">
        <w:r w:rsidR="005112BD">
          <w:t xml:space="preserve"> </w:t>
        </w:r>
      </w:ins>
      <w:ins w:id="183" w:author="David" w:date="2024-09-17T09:51:00Z">
        <w:r w:rsidR="00A61C90">
          <w:t xml:space="preserve">component </w:t>
        </w:r>
        <w:r w:rsidR="00A61C90" w:rsidRPr="00A61C90">
          <w:rPr>
            <w:b/>
            <w:bCs/>
            <w:rPrChange w:id="184" w:author="David" w:date="2024-09-17T09:51:00Z">
              <w:rPr/>
            </w:rPrChange>
          </w:rPr>
          <w:t>Data Coverage</w:t>
        </w:r>
        <w:r w:rsidR="00A61C90">
          <w:t>.</w:t>
        </w:r>
      </w:ins>
      <w:commentRangeEnd w:id="177"/>
      <w:ins w:id="185" w:author="David" w:date="2024-09-17T10:00:00Z">
        <w:r w:rsidR="00D6492C">
          <w:rPr>
            <w:rStyle w:val="CommentReference"/>
          </w:rPr>
          <w:commentReference w:id="177"/>
        </w:r>
      </w:ins>
    </w:p>
    <w:p w14:paraId="688D1C9E" w14:textId="1B7C473E" w:rsidR="00AA512C" w:rsidRDefault="00F51820" w:rsidP="007B2D1A">
      <w:pPr>
        <w:spacing w:after="120" w:line="240" w:lineRule="auto"/>
      </w:pPr>
      <w:ins w:id="186" w:author="David" w:date="2024-09-17T09:42:00Z">
        <w:r>
          <w:t xml:space="preserve">Scale bands describe </w:t>
        </w:r>
        <w:r w:rsidR="00913FB3">
          <w:t xml:space="preserve">specific </w:t>
        </w:r>
        <w:r>
          <w:t>scale ranges</w:t>
        </w:r>
        <w:r w:rsidR="00913FB3">
          <w:t>, as</w:t>
        </w:r>
      </w:ins>
      <w:ins w:id="187" w:author="David" w:date="2024-09-17T09:43:00Z">
        <w:r w:rsidR="00913FB3">
          <w:t xml:space="preserve"> shown in </w:t>
        </w:r>
        <w:r w:rsidR="00BC0DAC" w:rsidRPr="00BC0DAC">
          <w:rPr>
            <w:highlight w:val="yellow"/>
            <w:rPrChange w:id="188" w:author="David" w:date="2024-09-17T09:43:00Z">
              <w:rPr/>
            </w:rPrChange>
          </w:rPr>
          <w:t>table XX</w:t>
        </w:r>
      </w:ins>
      <w:ins w:id="189" w:author="David" w:date="2024-09-17T09:55:00Z">
        <w:r w:rsidR="006E534A">
          <w:t xml:space="preserve">. </w:t>
        </w:r>
      </w:ins>
      <w:del w:id="190" w:author="David" w:date="2024-09-17T10:00:00Z">
        <w:r w:rsidR="00AA512C" w:rsidRPr="00AA512C" w:rsidDel="00A952EE">
          <w:delText>A</w:delText>
        </w:r>
      </w:del>
      <w:del w:id="191" w:author="David" w:date="2024-09-17T10:01:00Z">
        <w:r w:rsidR="00AA512C" w:rsidRPr="00AA512C" w:rsidDel="002413F5">
          <w:delText xml:space="preserve"> lists of scale bands will be</w:delText>
        </w:r>
      </w:del>
      <w:ins w:id="192" w:author="Grant, David M (52400) CIV USN NIWC ATLANTIC VA (USA)" w:date="2024-09-16T13:28:00Z">
        <w:del w:id="193" w:author="David" w:date="2024-09-17T10:01:00Z">
          <w:r w:rsidR="00BA12C5" w:rsidDel="002413F5">
            <w:delText>is</w:delText>
          </w:r>
        </w:del>
      </w:ins>
      <w:del w:id="194" w:author="David" w:date="2024-09-17T10:01:00Z">
        <w:r w:rsidR="00AA512C" w:rsidRPr="00AA512C" w:rsidDel="002413F5">
          <w:delText xml:space="preserve"> used for </w:delText>
        </w:r>
      </w:del>
      <w:ins w:id="195" w:author="Grant, David M (52400) CIV USN NIWC ATLANTIC VA (USA)" w:date="2024-09-16T13:28:00Z">
        <w:del w:id="196" w:author="David" w:date="2024-09-17T10:01:00Z">
          <w:r w:rsidR="00BA12C5" w:rsidDel="002413F5">
            <w:delText>by</w:delText>
          </w:r>
          <w:r w:rsidR="00BA12C5" w:rsidRPr="00AA512C" w:rsidDel="002413F5">
            <w:delText xml:space="preserve"> </w:delText>
          </w:r>
        </w:del>
      </w:ins>
      <w:del w:id="197" w:author="David" w:date="2024-09-17T10:01:00Z">
        <w:r w:rsidR="00AA512C" w:rsidRPr="00AA512C" w:rsidDel="002413F5">
          <w:delText xml:space="preserve">the algorithm. </w:delText>
        </w:r>
      </w:del>
      <w:r w:rsidR="00AA512C" w:rsidRPr="00AA512C">
        <w:t xml:space="preserve">Each scale band is defined by its minimum and </w:t>
      </w:r>
      <w:r w:rsidR="00C579E7">
        <w:t>maximum</w:t>
      </w:r>
      <w:r w:rsidR="00C579E7" w:rsidRPr="00AA512C">
        <w:t xml:space="preserve"> </w:t>
      </w:r>
      <w:r w:rsidR="00AA512C" w:rsidRPr="00AA512C">
        <w:t>scale</w:t>
      </w:r>
      <w:r w:rsidR="00AC4D20">
        <w:t xml:space="preserve"> denominators</w:t>
      </w:r>
      <w:r w:rsidR="00AA512C" w:rsidRPr="00AA512C">
        <w:t xml:space="preserve"> and </w:t>
      </w:r>
      <w:del w:id="198" w:author="David" w:date="2024-09-17T10:01:00Z">
        <w:r w:rsidR="00AA512C" w:rsidRPr="00AA512C" w:rsidDel="00D36D77">
          <w:delText>will be</w:delText>
        </w:r>
      </w:del>
      <w:ins w:id="199" w:author="David" w:date="2024-09-17T10:01:00Z">
        <w:r w:rsidR="00D36D77">
          <w:t>is</w:t>
        </w:r>
      </w:ins>
      <w:r w:rsidR="00AA512C" w:rsidRPr="00AA512C">
        <w:t xml:space="preserve"> accessed </w:t>
      </w:r>
      <w:del w:id="200" w:author="Grant, David M (52400) CIV USN NIWC ATLANTIC VA (USA)" w:date="2024-09-16T13:29:00Z">
        <w:r w:rsidR="00AA512C" w:rsidRPr="00AA512C" w:rsidDel="00BA12C5">
          <w:delText xml:space="preserve">by </w:delText>
        </w:r>
      </w:del>
      <w:ins w:id="201" w:author="Grant, David M (52400) CIV USN NIWC ATLANTIC VA (USA)" w:date="2024-09-16T13:29:00Z">
        <w:r w:rsidR="00BA12C5">
          <w:t>via</w:t>
        </w:r>
        <w:r w:rsidR="00BA12C5" w:rsidRPr="00AA512C">
          <w:t xml:space="preserve"> </w:t>
        </w:r>
      </w:ins>
      <w:r w:rsidR="00AA512C" w:rsidRPr="00AA512C">
        <w:t>an index.</w:t>
      </w:r>
      <w:del w:id="202" w:author="David" w:date="2024-09-17T10:01:00Z">
        <w:r w:rsidR="00736CEC" w:rsidDel="00D36D77">
          <w:delText xml:space="preserve"> </w:delText>
        </w:r>
        <w:r w:rsidR="00736CEC" w:rsidRPr="00736CEC" w:rsidDel="00D36D77">
          <w:delText>Note that the table below contain</w:delText>
        </w:r>
        <w:r w:rsidR="00736CEC" w:rsidDel="00D36D77">
          <w:delText>s the denominators of the scale</w:delText>
        </w:r>
      </w:del>
      <w:del w:id="203" w:author="David" w:date="2024-09-17T09:55:00Z">
        <w:r w:rsidR="00736CEC" w:rsidDel="006E534A">
          <w:delText>;</w:delText>
        </w:r>
        <w:r w:rsidR="00736CEC" w:rsidRPr="00736CEC" w:rsidDel="006E534A">
          <w:delText xml:space="preserve"> </w:delText>
        </w:r>
        <w:r w:rsidR="00736CEC" w:rsidDel="006E534A">
          <w:delText>for example</w:delText>
        </w:r>
      </w:del>
      <w:ins w:id="204" w:author="Grant, David M (52400) CIV USN NIWC ATLANTIC VA (USA)" w:date="2024-09-16T14:07:00Z">
        <w:del w:id="205" w:author="David" w:date="2024-09-17T09:55:00Z">
          <w:r w:rsidR="004432F9" w:rsidDel="006E534A">
            <w:delText>example,</w:delText>
          </w:r>
        </w:del>
      </w:ins>
      <w:del w:id="206" w:author="David" w:date="2024-09-17T09:55:00Z">
        <w:r w:rsidR="00736CEC" w:rsidRPr="00736CEC" w:rsidDel="006E534A">
          <w:delText xml:space="preserve">. 22,000 is </w:delText>
        </w:r>
        <w:r w:rsidR="003D2E7A" w:rsidDel="006E534A">
          <w:delText xml:space="preserve">the </w:delText>
        </w:r>
        <w:r w:rsidR="00736CEC" w:rsidDel="006E534A">
          <w:delText xml:space="preserve">denominator value </w:delText>
        </w:r>
        <w:r w:rsidR="00736CEC" w:rsidRPr="00736CEC" w:rsidDel="006E534A">
          <w:delText>associated with the scale 1:22,000</w:delText>
        </w:r>
      </w:del>
      <w:del w:id="207" w:author="David" w:date="2024-09-17T10:01:00Z">
        <w:r w:rsidR="00736CEC" w:rsidRPr="00736CEC" w:rsidDel="00D36D77">
          <w:delText>.</w:delText>
        </w:r>
      </w:del>
      <w:r w:rsidR="00736CEC" w:rsidRPr="00736CEC">
        <w:t xml:space="preserve"> </w:t>
      </w:r>
      <w:ins w:id="208" w:author="David" w:date="2024-09-17T10:01:00Z">
        <w:r w:rsidR="00E0237B">
          <w:t>N</w:t>
        </w:r>
      </w:ins>
      <w:ins w:id="209" w:author="David" w:date="2024-09-17T10:02:00Z">
        <w:r w:rsidR="00E0237B">
          <w:t>ote that</w:t>
        </w:r>
      </w:ins>
      <w:ins w:id="210" w:author="David" w:date="2024-09-17T10:01:00Z">
        <w:r w:rsidR="00E0237B">
          <w:t xml:space="preserve"> </w:t>
        </w:r>
      </w:ins>
      <w:del w:id="211" w:author="David" w:date="2024-09-17T10:02:00Z">
        <w:r w:rsidR="00736CEC" w:rsidRPr="00736CEC" w:rsidDel="00E0237B">
          <w:delText>W</w:delText>
        </w:r>
      </w:del>
      <w:ins w:id="212" w:author="David" w:date="2024-09-17T10:02:00Z">
        <w:r w:rsidR="00E0237B">
          <w:t>w</w:t>
        </w:r>
      </w:ins>
      <w:r w:rsidR="00736CEC" w:rsidRPr="00736CEC">
        <w:t>henever scales are compared in these algorithms the numerical comparison is based on scales</w:t>
      </w:r>
      <w:ins w:id="213" w:author="Grant, David M (52400) CIV USN NIWC ATLANTIC VA (USA)" w:date="2024-09-16T13:30:00Z">
        <w:r w:rsidR="00F8234F">
          <w:t>,</w:t>
        </w:r>
      </w:ins>
      <w:r w:rsidR="00736CEC" w:rsidRPr="00736CEC">
        <w:t xml:space="preserve"> not on scale denominators.</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AA512C" w:rsidRPr="008D0CFF" w14:paraId="4C9A4865" w14:textId="77777777" w:rsidTr="00A0444A">
        <w:trPr>
          <w:jc w:val="center"/>
        </w:trPr>
        <w:tc>
          <w:tcPr>
            <w:tcW w:w="912" w:type="dxa"/>
            <w:shd w:val="clear" w:color="auto" w:fill="D9D9D9" w:themeFill="background1" w:themeFillShade="D9"/>
          </w:tcPr>
          <w:p w14:paraId="4140388E" w14:textId="6EABF03C" w:rsidR="00AA512C" w:rsidRPr="00142BCB" w:rsidRDefault="001F5F3A" w:rsidP="005323C6">
            <w:pPr>
              <w:pStyle w:val="Tabletext9"/>
              <w:jc w:val="center"/>
              <w:rPr>
                <w:b/>
                <w:i/>
              </w:rPr>
            </w:pPr>
            <w:commentRangeStart w:id="214"/>
            <w:r w:rsidRPr="00142BCB">
              <w:rPr>
                <w:b/>
                <w:i/>
              </w:rPr>
              <w:t>index</w:t>
            </w:r>
            <w:ins w:id="215" w:author="Grant, David M (52400) CIV USN NIWC ATLANTIC VA (USA)" w:date="2024-09-16T13:31:00Z">
              <w:r w:rsidR="00F8234F">
                <w:rPr>
                  <w:b/>
                  <w:i/>
                </w:rPr>
                <w:t xml:space="preserve"> (scale band)</w:t>
              </w:r>
            </w:ins>
          </w:p>
        </w:tc>
        <w:tc>
          <w:tcPr>
            <w:tcW w:w="2320" w:type="dxa"/>
            <w:shd w:val="clear" w:color="auto" w:fill="D9D9D9" w:themeFill="background1" w:themeFillShade="D9"/>
            <w:vAlign w:val="center"/>
          </w:tcPr>
          <w:p w14:paraId="21079AA1" w14:textId="1B657106" w:rsidR="00AA512C" w:rsidRPr="00142BCB" w:rsidRDefault="00AC4D20" w:rsidP="00736CE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14DD4E86" w14:textId="15F322CC" w:rsidR="00AA512C" w:rsidRPr="00DD3EC4" w:rsidRDefault="00891F76" w:rsidP="00736CEC">
            <w:pPr>
              <w:pStyle w:val="Tabletext9"/>
              <w:jc w:val="center"/>
              <w:rPr>
                <w:bCs/>
                <w:i/>
              </w:rPr>
            </w:pPr>
            <w:proofErr w:type="spellStart"/>
            <w:r>
              <w:rPr>
                <w:b/>
                <w:i/>
              </w:rPr>
              <w:t>max</w:t>
            </w:r>
            <w:r w:rsidRPr="00142BCB">
              <w:rPr>
                <w:b/>
                <w:i/>
              </w:rPr>
              <w:t>imumScale</w:t>
            </w:r>
            <w:proofErr w:type="spellEnd"/>
            <w:del w:id="216" w:author="Grant, David M (52400) CIV USN NIWC ATLANTIC VA (USA)" w:date="2024-09-16T13:33:00Z">
              <w:r w:rsidR="008C5E48" w:rsidDel="00F8234F">
                <w:rPr>
                  <w:bCs/>
                  <w:i/>
                </w:rPr>
                <w:delText xml:space="preserve"> (maximum)</w:delText>
              </w:r>
            </w:del>
          </w:p>
        </w:tc>
        <w:tc>
          <w:tcPr>
            <w:tcW w:w="2329"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A0444A">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216D5174" w:rsidR="00AA512C" w:rsidRPr="008D0CFF" w:rsidRDefault="00AA512C" w:rsidP="00AA512C">
            <w:pPr>
              <w:pStyle w:val="Tabletext9"/>
              <w:jc w:val="center"/>
            </w:pPr>
            <w:r>
              <w:t>NULL</w:t>
            </w:r>
            <w:r w:rsidR="00736CEC">
              <w:t xml:space="preserve"> (</w:t>
            </w:r>
            <w:r w:rsidR="00736CEC">
              <w:rPr>
                <w:rFonts w:cs="Arial"/>
              </w:rPr>
              <w:t>∞</w:t>
            </w:r>
            <w:r w:rsidR="00736CEC">
              <w:t>)</w:t>
            </w:r>
          </w:p>
        </w:tc>
        <w:tc>
          <w:tcPr>
            <w:tcW w:w="3426" w:type="dxa"/>
            <w:vAlign w:val="center"/>
          </w:tcPr>
          <w:p w14:paraId="55D81A14" w14:textId="6DAEF4A8" w:rsidR="00AA512C" w:rsidRPr="008D0CFF" w:rsidRDefault="00AA512C" w:rsidP="00AA512C">
            <w:pPr>
              <w:pStyle w:val="Tabletext9"/>
              <w:jc w:val="center"/>
            </w:pPr>
            <w:r w:rsidRPr="008D0CFF">
              <w:t>10,000,000</w:t>
            </w:r>
          </w:p>
        </w:tc>
        <w:tc>
          <w:tcPr>
            <w:tcW w:w="2329" w:type="dxa"/>
          </w:tcPr>
          <w:p w14:paraId="5E6D4914" w14:textId="00A2C389" w:rsidR="00AA512C" w:rsidRPr="008D0CFF" w:rsidRDefault="00AA512C" w:rsidP="00AA512C">
            <w:pPr>
              <w:pStyle w:val="Tabletext9"/>
              <w:jc w:val="left"/>
            </w:pPr>
            <w:r w:rsidRPr="00AA512C">
              <w:t xml:space="preserve">For all </w:t>
            </w:r>
            <w:r w:rsidR="00AC4D20">
              <w:t>values larger</w:t>
            </w:r>
            <w:r w:rsidRPr="00AA512C">
              <w:t xml:space="preserve"> than 10,000,000</w:t>
            </w:r>
          </w:p>
        </w:tc>
      </w:tr>
      <w:tr w:rsidR="00AA512C" w:rsidRPr="008D0CFF" w14:paraId="76AFC5C6" w14:textId="77777777" w:rsidTr="00A0444A">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3426" w:type="dxa"/>
            <w:vAlign w:val="center"/>
          </w:tcPr>
          <w:p w14:paraId="18CF4907" w14:textId="04D9C493" w:rsidR="00AA512C" w:rsidRPr="008D0CFF" w:rsidRDefault="00C579E7" w:rsidP="00AA512C">
            <w:pPr>
              <w:pStyle w:val="Tabletext9"/>
              <w:jc w:val="center"/>
            </w:pPr>
            <w:del w:id="217" w:author="Grant, David M (52400) CIV USN NIWC ATLANTIC VA (USA)" w:date="2024-09-16T13:33:00Z">
              <w:r w:rsidDel="00F8234F">
                <w:delText xml:space="preserve">10,000,000 &lt; </w:delText>
              </w:r>
              <w:r w:rsidRPr="00C579E7" w:rsidDel="00F8234F">
                <w:rPr>
                  <w:i/>
                  <w:iCs/>
                </w:rPr>
                <w:delText>maximum</w:delText>
              </w:r>
              <w:r w:rsidDel="00F8234F">
                <w:delText xml:space="preserve"> </w:delText>
              </w:r>
              <w:r w:rsidDel="00F8234F">
                <w:rPr>
                  <w:rFonts w:cs="Arial"/>
                </w:rPr>
                <w:delText>≤</w:delText>
              </w:r>
              <w:r w:rsidDel="00F8234F">
                <w:delText xml:space="preserve"> </w:delText>
              </w:r>
            </w:del>
            <w:r w:rsidR="00AA512C" w:rsidRPr="00C579E7">
              <w:t>3</w:t>
            </w:r>
            <w:r w:rsidR="00AA512C" w:rsidRPr="008D0CFF">
              <w:t>,500,000</w:t>
            </w:r>
          </w:p>
        </w:tc>
        <w:tc>
          <w:tcPr>
            <w:tcW w:w="2329"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A0444A">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3426" w:type="dxa"/>
            <w:vAlign w:val="center"/>
          </w:tcPr>
          <w:p w14:paraId="50434287" w14:textId="5226AD1A" w:rsidR="00AA512C" w:rsidRPr="008D0CFF" w:rsidRDefault="00C579E7" w:rsidP="00AA512C">
            <w:pPr>
              <w:pStyle w:val="Tabletext9"/>
              <w:jc w:val="center"/>
            </w:pPr>
            <w:del w:id="218" w:author="Grant, David M (52400) CIV USN NIWC ATLANTIC VA (USA)" w:date="2024-09-16T13:33:00Z">
              <w:r w:rsidRPr="00C579E7" w:rsidDel="00F8234F">
                <w:delText>3</w:delText>
              </w:r>
              <w:r w:rsidRPr="008D0CFF" w:rsidDel="00F8234F">
                <w:delText>,500,000</w:delText>
              </w:r>
              <w:r w:rsidDel="00F8234F">
                <w:delText xml:space="preserve"> &lt; </w:delText>
              </w:r>
              <w:r w:rsidRPr="00C579E7" w:rsidDel="00F8234F">
                <w:rPr>
                  <w:i/>
                  <w:iCs/>
                </w:rPr>
                <w:delText>maximum</w:delText>
              </w:r>
              <w:r w:rsidDel="00F8234F">
                <w:delText xml:space="preserve"> </w:delText>
              </w:r>
              <w:r w:rsidDel="00F8234F">
                <w:rPr>
                  <w:rFonts w:cs="Arial"/>
                </w:rPr>
                <w:delText xml:space="preserve">≤ </w:delText>
              </w:r>
            </w:del>
            <w:r w:rsidR="00AA512C" w:rsidRPr="008D0CFF">
              <w:t>1,500,000</w:t>
            </w:r>
          </w:p>
        </w:tc>
        <w:tc>
          <w:tcPr>
            <w:tcW w:w="2329"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A0444A">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3426" w:type="dxa"/>
            <w:vAlign w:val="center"/>
          </w:tcPr>
          <w:p w14:paraId="4602F5C1" w14:textId="34F43C00" w:rsidR="00AA512C" w:rsidRPr="008D0CFF" w:rsidRDefault="00C579E7" w:rsidP="00AA512C">
            <w:pPr>
              <w:pStyle w:val="Tabletext9"/>
              <w:jc w:val="center"/>
            </w:pPr>
            <w:del w:id="219" w:author="Grant, David M (52400) CIV USN NIWC ATLANTIC VA (USA)" w:date="2024-09-16T13:33:00Z">
              <w:r w:rsidRPr="008D0CFF" w:rsidDel="00F8234F">
                <w:delText>1,500,000</w:delText>
              </w:r>
              <w:r w:rsidDel="00F8234F">
                <w:delText xml:space="preserve"> &lt; </w:delText>
              </w:r>
              <w:r w:rsidRPr="00C579E7" w:rsidDel="00F8234F">
                <w:rPr>
                  <w:i/>
                  <w:iCs/>
                </w:rPr>
                <w:delText>maximum</w:delText>
              </w:r>
              <w:r w:rsidDel="00F8234F">
                <w:delText xml:space="preserve"> </w:delText>
              </w:r>
              <w:r w:rsidDel="00F8234F">
                <w:rPr>
                  <w:rFonts w:cs="Arial"/>
                </w:rPr>
                <w:delText xml:space="preserve">≤ </w:delText>
              </w:r>
            </w:del>
            <w:r w:rsidR="00AA512C" w:rsidRPr="008D0CFF">
              <w:t>700,000</w:t>
            </w:r>
          </w:p>
        </w:tc>
        <w:tc>
          <w:tcPr>
            <w:tcW w:w="2329"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A0444A">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3426" w:type="dxa"/>
            <w:vAlign w:val="center"/>
          </w:tcPr>
          <w:p w14:paraId="64F5EEAB" w14:textId="476DF839" w:rsidR="00AA512C" w:rsidRPr="008D0CFF" w:rsidRDefault="00A0444A" w:rsidP="00AA512C">
            <w:pPr>
              <w:pStyle w:val="Tabletext9"/>
              <w:jc w:val="center"/>
            </w:pPr>
            <w:del w:id="220" w:author="Grant, David M (52400) CIV USN NIWC ATLANTIC VA (USA)" w:date="2024-09-16T13:33:00Z">
              <w:r w:rsidDel="00F8234F">
                <w:delText>7</w:delText>
              </w:r>
              <w:r w:rsidR="00C579E7" w:rsidRPr="008D0CFF" w:rsidDel="00F8234F">
                <w:delText>00,000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350,000</w:t>
            </w:r>
          </w:p>
        </w:tc>
        <w:tc>
          <w:tcPr>
            <w:tcW w:w="2329"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A0444A">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3426" w:type="dxa"/>
            <w:vAlign w:val="center"/>
          </w:tcPr>
          <w:p w14:paraId="08B01683" w14:textId="65BFE414" w:rsidR="00AA512C" w:rsidRPr="008D0CFF" w:rsidRDefault="00A0444A" w:rsidP="00AA512C">
            <w:pPr>
              <w:pStyle w:val="Tabletext9"/>
              <w:jc w:val="center"/>
            </w:pPr>
            <w:del w:id="221" w:author="Grant, David M (52400) CIV USN NIWC ATLANTIC VA (USA)" w:date="2024-09-16T13:33:00Z">
              <w:r w:rsidDel="00F8234F">
                <w:delText>35</w:delText>
              </w:r>
              <w:r w:rsidR="00C579E7" w:rsidRPr="008D0CFF" w:rsidDel="00F8234F">
                <w:delText>0,000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180,000</w:t>
            </w:r>
          </w:p>
        </w:tc>
        <w:tc>
          <w:tcPr>
            <w:tcW w:w="2329"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A0444A">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3426" w:type="dxa"/>
            <w:vAlign w:val="center"/>
          </w:tcPr>
          <w:p w14:paraId="7153C698" w14:textId="48285D9C" w:rsidR="00AA512C" w:rsidRPr="008D0CFF" w:rsidRDefault="008C5E48" w:rsidP="00AA512C">
            <w:pPr>
              <w:pStyle w:val="Tabletext9"/>
              <w:jc w:val="center"/>
            </w:pPr>
            <w:del w:id="222" w:author="Grant, David M (52400) CIV USN NIWC ATLANTIC VA (USA)" w:date="2024-09-16T13:34:00Z">
              <w:r w:rsidDel="00F8234F">
                <w:delText>18</w:delText>
              </w:r>
              <w:r w:rsidR="00C579E7" w:rsidRPr="008D0CFF" w:rsidDel="00F8234F">
                <w:delText>0,000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90,000</w:t>
            </w:r>
          </w:p>
        </w:tc>
        <w:tc>
          <w:tcPr>
            <w:tcW w:w="2329"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A0444A">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3426" w:type="dxa"/>
            <w:vAlign w:val="center"/>
          </w:tcPr>
          <w:p w14:paraId="52B22D3F" w14:textId="2A72BC64" w:rsidR="00AA512C" w:rsidRPr="008D0CFF" w:rsidRDefault="008C5E48" w:rsidP="00AA512C">
            <w:pPr>
              <w:pStyle w:val="Tabletext9"/>
              <w:jc w:val="center"/>
            </w:pPr>
            <w:del w:id="223" w:author="Grant, David M (52400) CIV USN NIWC ATLANTIC VA (USA)" w:date="2024-09-16T13:34:00Z">
              <w:r w:rsidDel="00F8234F">
                <w:delText>90</w:delText>
              </w:r>
              <w:r w:rsidR="00C579E7" w:rsidRPr="008D0CFF" w:rsidDel="00F8234F">
                <w:delText>,000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45,000</w:t>
            </w:r>
          </w:p>
        </w:tc>
        <w:tc>
          <w:tcPr>
            <w:tcW w:w="2329"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A0444A">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3426" w:type="dxa"/>
            <w:vAlign w:val="center"/>
          </w:tcPr>
          <w:p w14:paraId="249D8C7B" w14:textId="78F9D171" w:rsidR="00AA512C" w:rsidRPr="008D0CFF" w:rsidRDefault="008C5E48" w:rsidP="00AA512C">
            <w:pPr>
              <w:pStyle w:val="Tabletext9"/>
              <w:jc w:val="center"/>
            </w:pPr>
            <w:del w:id="224" w:author="Grant, David M (52400) CIV USN NIWC ATLANTIC VA (USA)" w:date="2024-09-16T13:34:00Z">
              <w:r w:rsidDel="00F8234F">
                <w:delText>45</w:delText>
              </w:r>
              <w:r w:rsidR="00C579E7" w:rsidRPr="008D0CFF" w:rsidDel="00F8234F">
                <w:delText>,000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22,000</w:t>
            </w:r>
          </w:p>
        </w:tc>
        <w:tc>
          <w:tcPr>
            <w:tcW w:w="2329"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A0444A">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3426" w:type="dxa"/>
            <w:vAlign w:val="center"/>
          </w:tcPr>
          <w:p w14:paraId="486BE5D6" w14:textId="4C570324" w:rsidR="00AA512C" w:rsidRPr="008D0CFF" w:rsidRDefault="008C5E48" w:rsidP="00AA512C">
            <w:pPr>
              <w:pStyle w:val="Tabletext9"/>
              <w:jc w:val="center"/>
            </w:pPr>
            <w:del w:id="225" w:author="Grant, David M (52400) CIV USN NIWC ATLANTIC VA (USA)" w:date="2024-09-16T13:34:00Z">
              <w:r w:rsidDel="00F8234F">
                <w:delText>22</w:delText>
              </w:r>
              <w:r w:rsidR="00C579E7" w:rsidRPr="008D0CFF" w:rsidDel="00F8234F">
                <w:delText>,000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12,000</w:t>
            </w:r>
          </w:p>
        </w:tc>
        <w:tc>
          <w:tcPr>
            <w:tcW w:w="2329"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A0444A">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3426" w:type="dxa"/>
            <w:vAlign w:val="center"/>
          </w:tcPr>
          <w:p w14:paraId="1A2BB6A8" w14:textId="76D847AB" w:rsidR="00AA512C" w:rsidRPr="008D0CFF" w:rsidRDefault="008C5E48" w:rsidP="00AA512C">
            <w:pPr>
              <w:pStyle w:val="Tabletext9"/>
              <w:jc w:val="center"/>
            </w:pPr>
            <w:del w:id="226" w:author="Grant, David M (52400) CIV USN NIWC ATLANTIC VA (USA)" w:date="2024-09-16T13:34:00Z">
              <w:r w:rsidDel="00F8234F">
                <w:delText>12</w:delText>
              </w:r>
              <w:r w:rsidR="00C579E7" w:rsidRPr="008D0CFF" w:rsidDel="00F8234F">
                <w:delText>,000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8,000</w:t>
            </w:r>
          </w:p>
        </w:tc>
        <w:tc>
          <w:tcPr>
            <w:tcW w:w="2329"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A0444A">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3426" w:type="dxa"/>
            <w:vAlign w:val="center"/>
          </w:tcPr>
          <w:p w14:paraId="23E244CF" w14:textId="46517DB1" w:rsidR="00AA512C" w:rsidRPr="008D0CFF" w:rsidRDefault="008C5E48" w:rsidP="00AA512C">
            <w:pPr>
              <w:pStyle w:val="Tabletext9"/>
              <w:jc w:val="center"/>
            </w:pPr>
            <w:del w:id="227" w:author="Grant, David M (52400) CIV USN NIWC ATLANTIC VA (USA)" w:date="2024-09-16T13:34:00Z">
              <w:r w:rsidDel="00F8234F">
                <w:delText>8</w:delText>
              </w:r>
              <w:r w:rsidR="00C579E7" w:rsidRPr="008D0CFF" w:rsidDel="00F8234F">
                <w:delText>,000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4,000</w:t>
            </w:r>
          </w:p>
        </w:tc>
        <w:tc>
          <w:tcPr>
            <w:tcW w:w="2329"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A0444A">
        <w:trPr>
          <w:jc w:val="center"/>
        </w:trPr>
        <w:tc>
          <w:tcPr>
            <w:tcW w:w="912" w:type="dxa"/>
          </w:tcPr>
          <w:p w14:paraId="2103A66E" w14:textId="1C93D051" w:rsidR="00AA512C" w:rsidRPr="008D0CFF" w:rsidRDefault="005323C6" w:rsidP="00AA512C">
            <w:pPr>
              <w:pStyle w:val="Tabletext9"/>
              <w:jc w:val="center"/>
            </w:pPr>
            <w:r>
              <w:lastRenderedPageBreak/>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3426" w:type="dxa"/>
            <w:vAlign w:val="center"/>
          </w:tcPr>
          <w:p w14:paraId="6F240DF8" w14:textId="18D5272C" w:rsidR="00AA512C" w:rsidRPr="008D0CFF" w:rsidRDefault="008C5E48" w:rsidP="00AA512C">
            <w:pPr>
              <w:pStyle w:val="Tabletext9"/>
              <w:jc w:val="center"/>
            </w:pPr>
            <w:del w:id="228" w:author="Grant, David M (52400) CIV USN NIWC ATLANTIC VA (USA)" w:date="2024-09-16T13:34:00Z">
              <w:r w:rsidDel="00F8234F">
                <w:delText>4</w:delText>
              </w:r>
              <w:r w:rsidR="00C579E7" w:rsidRPr="008D0CFF" w:rsidDel="00F8234F">
                <w:delText>,000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3,000</w:t>
            </w:r>
          </w:p>
        </w:tc>
        <w:tc>
          <w:tcPr>
            <w:tcW w:w="2329"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A0444A">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3426" w:type="dxa"/>
            <w:vAlign w:val="center"/>
          </w:tcPr>
          <w:p w14:paraId="4D757180" w14:textId="0742E1F2" w:rsidR="00AA512C" w:rsidRPr="008D0CFF" w:rsidRDefault="008C5E48" w:rsidP="00AA512C">
            <w:pPr>
              <w:pStyle w:val="Tabletext9"/>
              <w:jc w:val="center"/>
            </w:pPr>
            <w:del w:id="229" w:author="Grant, David M (52400) CIV USN NIWC ATLANTIC VA (USA)" w:date="2024-09-16T13:34:00Z">
              <w:r w:rsidDel="00F8234F">
                <w:delText>3</w:delText>
              </w:r>
              <w:r w:rsidR="00C579E7" w:rsidRPr="008D0CFF" w:rsidDel="00F8234F">
                <w:delText>,000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2,000</w:t>
            </w:r>
          </w:p>
        </w:tc>
        <w:tc>
          <w:tcPr>
            <w:tcW w:w="2329"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A0444A">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3426" w:type="dxa"/>
            <w:vAlign w:val="center"/>
          </w:tcPr>
          <w:p w14:paraId="3BB225CD" w14:textId="68992D27" w:rsidR="00AA512C" w:rsidRPr="008D0CFF" w:rsidRDefault="008C5E48" w:rsidP="00AA512C">
            <w:pPr>
              <w:pStyle w:val="Tabletext9"/>
              <w:keepNext/>
              <w:jc w:val="center"/>
            </w:pPr>
            <w:del w:id="230" w:author="Grant, David M (52400) CIV USN NIWC ATLANTIC VA (USA)" w:date="2024-09-16T13:34:00Z">
              <w:r w:rsidDel="00F8234F">
                <w:delText>2</w:delText>
              </w:r>
              <w:r w:rsidR="00C579E7" w:rsidRPr="008D0CFF" w:rsidDel="00F8234F">
                <w:delText>,000</w:delText>
              </w:r>
              <w:r w:rsidR="00C579E7" w:rsidDel="00F8234F">
                <w:delText xml:space="preserve"> &lt; </w:delText>
              </w:r>
              <w:r w:rsidR="00C579E7" w:rsidRPr="00C579E7" w:rsidDel="00F8234F">
                <w:rPr>
                  <w:i/>
                  <w:iCs/>
                </w:rPr>
                <w:delText>maximum</w:delText>
              </w:r>
              <w:r w:rsidR="00C579E7" w:rsidDel="00F8234F">
                <w:delText xml:space="preserve"> </w:delText>
              </w:r>
              <w:r w:rsidR="00C579E7" w:rsidDel="00F8234F">
                <w:rPr>
                  <w:rFonts w:cs="Arial"/>
                </w:rPr>
                <w:delText xml:space="preserve">≤ </w:delText>
              </w:r>
            </w:del>
            <w:r w:rsidR="00AA512C" w:rsidRPr="008D0CFF">
              <w:t>1,000</w:t>
            </w:r>
            <w:commentRangeEnd w:id="214"/>
            <w:r w:rsidR="00913FB3">
              <w:rPr>
                <w:rStyle w:val="CommentReference"/>
              </w:rPr>
              <w:commentReference w:id="214"/>
            </w:r>
          </w:p>
        </w:tc>
        <w:tc>
          <w:tcPr>
            <w:tcW w:w="2329"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061BB141"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3358BD" w:rsidRPr="00965081" w:rsidRDefault="003358BD" w:rsidP="002D0CD1">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D6A6456" w14:textId="52E2CC2F" w:rsidR="003358BD" w:rsidRPr="00965081" w:rsidRDefault="003358BD" w:rsidP="002D0CD1">
                            <w:pPr>
                              <w:spacing w:after="60" w:line="240" w:lineRule="auto"/>
                            </w:pPr>
                            <w:r w:rsidRPr="00F60BCC">
                              <w:rPr>
                                <w:b/>
                                <w:bCs/>
                              </w:rPr>
                              <w:t>Input</w:t>
                            </w:r>
                            <w:r>
                              <w:t>:</w:t>
                            </w:r>
                            <w:r w:rsidRPr="00965081">
                              <w:t xml:space="preserve"> A scale </w:t>
                            </w:r>
                          </w:p>
                          <w:p w14:paraId="3597FBA7" w14:textId="77777777" w:rsidR="003358BD" w:rsidRDefault="003358BD" w:rsidP="002D0CD1">
                            <w:pPr>
                              <w:spacing w:after="60" w:line="240" w:lineRule="auto"/>
                            </w:pPr>
                            <w:r w:rsidRPr="00F60BCC">
                              <w:rPr>
                                <w:b/>
                                <w:bCs/>
                              </w:rPr>
                              <w:t>Output</w:t>
                            </w:r>
                            <w:r w:rsidRPr="00965081">
                              <w:t xml:space="preserve"> The index of the</w:t>
                            </w:r>
                            <w:r>
                              <w:t xml:space="preserve"> scale band </w:t>
                            </w:r>
                          </w:p>
                          <w:p w14:paraId="229E094A" w14:textId="60B8DCC6" w:rsidR="003358BD" w:rsidRPr="002672EF" w:rsidRDefault="003358BD" w:rsidP="001D02B5">
                            <w:pPr>
                              <w:pStyle w:val="ListParagraph"/>
                              <w:numPr>
                                <w:ilvl w:val="0"/>
                                <w:numId w:val="30"/>
                              </w:numPr>
                              <w:spacing w:after="0" w:line="259" w:lineRule="auto"/>
                              <w:jc w:val="left"/>
                              <w:rPr>
                                <w:i/>
                                <w:iCs/>
                              </w:rPr>
                            </w:pPr>
                            <w:r w:rsidRPr="002672EF">
                              <w:rPr>
                                <w:b/>
                                <w:bCs/>
                              </w:rPr>
                              <w:t>If</w:t>
                            </w:r>
                            <w:r>
                              <w:t xml:space="preserve"> </w:t>
                            </w:r>
                            <w:r w:rsidRPr="002672EF">
                              <w:rPr>
                                <w:i/>
                                <w:iCs/>
                              </w:rPr>
                              <w:t xml:space="preserve">scale &lt; </w:t>
                            </w:r>
                            <w:proofErr w:type="spellStart"/>
                            <w:proofErr w:type="gramStart"/>
                            <w:r w:rsidR="00C579E7">
                              <w:rPr>
                                <w:i/>
                                <w:iCs/>
                              </w:rPr>
                              <w:t>maximum</w:t>
                            </w:r>
                            <w:r w:rsidR="00C579E7" w:rsidRPr="002672EF">
                              <w:rPr>
                                <w:i/>
                                <w:iCs/>
                              </w:rPr>
                              <w:t>Scale</w:t>
                            </w:r>
                            <w:proofErr w:type="spellEnd"/>
                            <w:r w:rsidRPr="002672EF">
                              <w:rPr>
                                <w:i/>
                                <w:iCs/>
                              </w:rPr>
                              <w:t>[</w:t>
                            </w:r>
                            <w:proofErr w:type="gramEnd"/>
                            <w:r w:rsidRPr="002672EF">
                              <w:rPr>
                                <w:i/>
                                <w:iCs/>
                              </w:rPr>
                              <w:t xml:space="preserve">1] </w:t>
                            </w:r>
                          </w:p>
                          <w:p w14:paraId="23D72AA2" w14:textId="77777777" w:rsidR="003358BD" w:rsidRDefault="003358BD" w:rsidP="001D02B5">
                            <w:pPr>
                              <w:pStyle w:val="ListParagraph"/>
                              <w:numPr>
                                <w:ilvl w:val="1"/>
                                <w:numId w:val="30"/>
                              </w:numPr>
                              <w:spacing w:after="0" w:line="259" w:lineRule="auto"/>
                              <w:jc w:val="left"/>
                            </w:pPr>
                            <w:r w:rsidRPr="002672EF">
                              <w:rPr>
                                <w:b/>
                                <w:bCs/>
                              </w:rPr>
                              <w:t>Return</w:t>
                            </w:r>
                            <w:r>
                              <w:t xml:space="preserve"> 1</w:t>
                            </w:r>
                          </w:p>
                          <w:p w14:paraId="108B5F06" w14:textId="586A5551" w:rsidR="003358BD" w:rsidRDefault="003358BD" w:rsidP="001D02B5">
                            <w:pPr>
                              <w:pStyle w:val="ListParagraph"/>
                              <w:numPr>
                                <w:ilvl w:val="0"/>
                                <w:numId w:val="30"/>
                              </w:numPr>
                              <w:spacing w:after="0" w:line="259" w:lineRule="auto"/>
                              <w:jc w:val="left"/>
                            </w:pPr>
                            <w:r w:rsidRPr="002D0255">
                              <w:rPr>
                                <w:b/>
                                <w:bCs/>
                              </w:rPr>
                              <w:t>For</w:t>
                            </w:r>
                            <w:r>
                              <w:t xml:space="preserve"> </w:t>
                            </w:r>
                            <w:r w:rsidRPr="002672EF">
                              <w:rPr>
                                <w:i/>
                                <w:iCs/>
                              </w:rPr>
                              <w:t>index</w:t>
                            </w:r>
                            <w:r>
                              <w:t xml:space="preserve"> = 2 to 15</w:t>
                            </w:r>
                          </w:p>
                          <w:p w14:paraId="4DC9184F" w14:textId="2EFA70A5" w:rsidR="003358BD" w:rsidRDefault="003358BD" w:rsidP="001D02B5">
                            <w:pPr>
                              <w:pStyle w:val="ListParagraph"/>
                              <w:numPr>
                                <w:ilvl w:val="1"/>
                                <w:numId w:val="30"/>
                              </w:numPr>
                              <w:spacing w:after="0" w:line="259" w:lineRule="auto"/>
                              <w:jc w:val="left"/>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maximumScale[index]</m:t>
                              </m:r>
                            </m:oMath>
                            <w:r>
                              <w:t xml:space="preserve"> </w:t>
                            </w:r>
                          </w:p>
                          <w:p w14:paraId="36B67234" w14:textId="77777777" w:rsidR="003358BD" w:rsidRDefault="003358BD" w:rsidP="001D02B5">
                            <w:pPr>
                              <w:pStyle w:val="ListParagraph"/>
                              <w:numPr>
                                <w:ilvl w:val="2"/>
                                <w:numId w:val="30"/>
                              </w:numPr>
                              <w:spacing w:after="0" w:line="259" w:lineRule="auto"/>
                              <w:jc w:val="left"/>
                            </w:pPr>
                            <w:r w:rsidRPr="00142BCB">
                              <w:rPr>
                                <w:b/>
                              </w:rPr>
                              <w:t>Return</w:t>
                            </w:r>
                            <w:r>
                              <w:t xml:space="preserve"> </w:t>
                            </w:r>
                            <w:r w:rsidRPr="002672EF">
                              <w:rPr>
                                <w:i/>
                                <w:iCs/>
                              </w:rPr>
                              <w:t>index</w:t>
                            </w:r>
                          </w:p>
                          <w:p w14:paraId="10481720" w14:textId="77777777" w:rsidR="003358BD" w:rsidRPr="00965081" w:rsidRDefault="003358BD" w:rsidP="001D02B5">
                            <w:pPr>
                              <w:pStyle w:val="ListParagraph"/>
                              <w:numPr>
                                <w:ilvl w:val="0"/>
                                <w:numId w:val="30"/>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9BB3F6" id="_x0000_t202" coordsize="21600,21600" o:spt="202" path="m,l,21600r21600,l21600,xe">
                <v:stroke joinstyle="miter"/>
                <v:path gradientshapeok="t" o:connecttype="rect"/>
              </v:shapetype>
              <v:shape id="Text Box 2" o:spid="_x0000_s1026"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">
                <v:textbox>
                  <w:txbxContent>
                    <w:p w14:paraId="3AB49950" w14:textId="77777777" w:rsidR="003358BD" w:rsidRPr="00965081" w:rsidRDefault="003358BD" w:rsidP="002D0CD1">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D6A6456" w14:textId="52E2CC2F" w:rsidR="003358BD" w:rsidRPr="00965081" w:rsidRDefault="003358BD" w:rsidP="002D0CD1">
                      <w:pPr>
                        <w:spacing w:after="60" w:line="240" w:lineRule="auto"/>
                      </w:pPr>
                      <w:r w:rsidRPr="00F60BCC">
                        <w:rPr>
                          <w:b/>
                          <w:bCs/>
                        </w:rPr>
                        <w:t>Input</w:t>
                      </w:r>
                      <w:r>
                        <w:t>:</w:t>
                      </w:r>
                      <w:r w:rsidRPr="00965081">
                        <w:t xml:space="preserve"> A scale </w:t>
                      </w:r>
                    </w:p>
                    <w:p w14:paraId="3597FBA7" w14:textId="77777777" w:rsidR="003358BD" w:rsidRDefault="003358BD" w:rsidP="002D0CD1">
                      <w:pPr>
                        <w:spacing w:after="60" w:line="240" w:lineRule="auto"/>
                      </w:pPr>
                      <w:r w:rsidRPr="00F60BCC">
                        <w:rPr>
                          <w:b/>
                          <w:bCs/>
                        </w:rPr>
                        <w:t>Output</w:t>
                      </w:r>
                      <w:r w:rsidRPr="00965081">
                        <w:t xml:space="preserve"> The index of the</w:t>
                      </w:r>
                      <w:r>
                        <w:t xml:space="preserve"> scale band </w:t>
                      </w:r>
                    </w:p>
                    <w:p w14:paraId="229E094A" w14:textId="60B8DCC6" w:rsidR="003358BD" w:rsidRPr="002672EF" w:rsidRDefault="003358BD" w:rsidP="001D02B5">
                      <w:pPr>
                        <w:pStyle w:val="ListParagraph"/>
                        <w:numPr>
                          <w:ilvl w:val="0"/>
                          <w:numId w:val="30"/>
                        </w:numPr>
                        <w:spacing w:after="0" w:line="259" w:lineRule="auto"/>
                        <w:jc w:val="left"/>
                        <w:rPr>
                          <w:i/>
                          <w:iCs/>
                        </w:rPr>
                      </w:pPr>
                      <w:r w:rsidRPr="002672EF">
                        <w:rPr>
                          <w:b/>
                          <w:bCs/>
                        </w:rPr>
                        <w:t>If</w:t>
                      </w:r>
                      <w:r>
                        <w:t xml:space="preserve"> </w:t>
                      </w:r>
                      <w:r w:rsidRPr="002672EF">
                        <w:rPr>
                          <w:i/>
                          <w:iCs/>
                        </w:rPr>
                        <w:t xml:space="preserve">scale &lt; </w:t>
                      </w:r>
                      <w:proofErr w:type="spellStart"/>
                      <w:proofErr w:type="gramStart"/>
                      <w:r w:rsidR="00C579E7">
                        <w:rPr>
                          <w:i/>
                          <w:iCs/>
                        </w:rPr>
                        <w:t>maximum</w:t>
                      </w:r>
                      <w:r w:rsidR="00C579E7" w:rsidRPr="002672EF">
                        <w:rPr>
                          <w:i/>
                          <w:iCs/>
                        </w:rPr>
                        <w:t>Scale</w:t>
                      </w:r>
                      <w:proofErr w:type="spellEnd"/>
                      <w:r w:rsidRPr="002672EF">
                        <w:rPr>
                          <w:i/>
                          <w:iCs/>
                        </w:rPr>
                        <w:t>[</w:t>
                      </w:r>
                      <w:proofErr w:type="gramEnd"/>
                      <w:r w:rsidRPr="002672EF">
                        <w:rPr>
                          <w:i/>
                          <w:iCs/>
                        </w:rPr>
                        <w:t xml:space="preserve">1] </w:t>
                      </w:r>
                    </w:p>
                    <w:p w14:paraId="23D72AA2" w14:textId="77777777" w:rsidR="003358BD" w:rsidRDefault="003358BD" w:rsidP="001D02B5">
                      <w:pPr>
                        <w:pStyle w:val="ListParagraph"/>
                        <w:numPr>
                          <w:ilvl w:val="1"/>
                          <w:numId w:val="30"/>
                        </w:numPr>
                        <w:spacing w:after="0" w:line="259" w:lineRule="auto"/>
                        <w:jc w:val="left"/>
                      </w:pPr>
                      <w:r w:rsidRPr="002672EF">
                        <w:rPr>
                          <w:b/>
                          <w:bCs/>
                        </w:rPr>
                        <w:t>Return</w:t>
                      </w:r>
                      <w:r>
                        <w:t xml:space="preserve"> 1</w:t>
                      </w:r>
                    </w:p>
                    <w:p w14:paraId="108B5F06" w14:textId="586A5551" w:rsidR="003358BD" w:rsidRDefault="003358BD" w:rsidP="001D02B5">
                      <w:pPr>
                        <w:pStyle w:val="ListParagraph"/>
                        <w:numPr>
                          <w:ilvl w:val="0"/>
                          <w:numId w:val="30"/>
                        </w:numPr>
                        <w:spacing w:after="0" w:line="259" w:lineRule="auto"/>
                        <w:jc w:val="left"/>
                      </w:pPr>
                      <w:r w:rsidRPr="002D0255">
                        <w:rPr>
                          <w:b/>
                          <w:bCs/>
                        </w:rPr>
                        <w:t>For</w:t>
                      </w:r>
                      <w:r>
                        <w:t xml:space="preserve"> </w:t>
                      </w:r>
                      <w:r w:rsidRPr="002672EF">
                        <w:rPr>
                          <w:i/>
                          <w:iCs/>
                        </w:rPr>
                        <w:t>index</w:t>
                      </w:r>
                      <w:r>
                        <w:t xml:space="preserve"> = 2 to 15</w:t>
                      </w:r>
                    </w:p>
                    <w:p w14:paraId="4DC9184F" w14:textId="2EFA70A5" w:rsidR="003358BD" w:rsidRDefault="003358BD" w:rsidP="001D02B5">
                      <w:pPr>
                        <w:pStyle w:val="ListParagraph"/>
                        <w:numPr>
                          <w:ilvl w:val="1"/>
                          <w:numId w:val="30"/>
                        </w:numPr>
                        <w:spacing w:after="0" w:line="259" w:lineRule="auto"/>
                        <w:jc w:val="left"/>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maximumScale[index]</m:t>
                        </m:r>
                      </m:oMath>
                      <w:r>
                        <w:t xml:space="preserve"> </w:t>
                      </w:r>
                    </w:p>
                    <w:p w14:paraId="36B67234" w14:textId="77777777" w:rsidR="003358BD" w:rsidRDefault="003358BD" w:rsidP="001D02B5">
                      <w:pPr>
                        <w:pStyle w:val="ListParagraph"/>
                        <w:numPr>
                          <w:ilvl w:val="2"/>
                          <w:numId w:val="30"/>
                        </w:numPr>
                        <w:spacing w:after="0" w:line="259" w:lineRule="auto"/>
                        <w:jc w:val="left"/>
                      </w:pPr>
                      <w:r w:rsidRPr="00142BCB">
                        <w:rPr>
                          <w:b/>
                        </w:rPr>
                        <w:t>Return</w:t>
                      </w:r>
                      <w:r>
                        <w:t xml:space="preserve"> </w:t>
                      </w:r>
                      <w:r w:rsidRPr="002672EF">
                        <w:rPr>
                          <w:i/>
                          <w:iCs/>
                        </w:rPr>
                        <w:t>index</w:t>
                      </w:r>
                    </w:p>
                    <w:p w14:paraId="10481720" w14:textId="77777777" w:rsidR="003358BD" w:rsidRPr="00965081" w:rsidRDefault="003358BD" w:rsidP="001D02B5">
                      <w:pPr>
                        <w:pStyle w:val="ListParagraph"/>
                        <w:numPr>
                          <w:ilvl w:val="0"/>
                          <w:numId w:val="30"/>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 xml:space="preserve">The following </w:t>
      </w:r>
      <w:commentRangeStart w:id="231"/>
      <w:r w:rsidR="00C942A1" w:rsidRPr="00C942A1">
        <w:t xml:space="preserve">algorithm </w:t>
      </w:r>
      <w:commentRangeEnd w:id="231"/>
      <w:r w:rsidR="00E04D60">
        <w:rPr>
          <w:rStyle w:val="CommentReference"/>
        </w:rPr>
        <w:commentReference w:id="231"/>
      </w:r>
      <w:r w:rsidR="00C942A1" w:rsidRPr="00C942A1">
        <w:t>associate</w:t>
      </w:r>
      <w:r w:rsidR="00C942A1">
        <w:t>s</w:t>
      </w:r>
      <w:r w:rsidR="00C942A1" w:rsidRPr="00C942A1">
        <w:t xml:space="preserve"> </w:t>
      </w:r>
      <w:del w:id="232" w:author="Grant, David M (52400) CIV USN NIWC ATLANTIC VA (USA)" w:date="2024-09-16T13:38:00Z">
        <w:r w:rsidR="00C942A1" w:rsidRPr="00C942A1" w:rsidDel="004628FB">
          <w:delText xml:space="preserve">a scale </w:delText>
        </w:r>
        <w:r w:rsidR="00AC4D20" w:rsidDel="004628FB">
          <w:delText xml:space="preserve">denominator </w:delText>
        </w:r>
        <w:r w:rsidR="00C942A1" w:rsidRPr="00C942A1" w:rsidDel="004628FB">
          <w:delText xml:space="preserve">with </w:delText>
        </w:r>
      </w:del>
      <w:r w:rsidR="00C942A1" w:rsidRPr="00C942A1">
        <w:t>a</w:t>
      </w:r>
      <w:ins w:id="233" w:author="Grant, David M (52400) CIV USN NIWC ATLANTIC VA (USA)" w:date="2024-09-16T13:38:00Z">
        <w:r w:rsidR="004628FB">
          <w:t>n index</w:t>
        </w:r>
      </w:ins>
      <w:r w:rsidR="00C942A1" w:rsidRPr="00C942A1">
        <w:t xml:space="preserve"> </w:t>
      </w:r>
      <w:ins w:id="234" w:author="Grant, David M (52400) CIV USN NIWC ATLANTIC VA (USA)" w:date="2024-09-16T13:38:00Z">
        <w:r w:rsidR="004628FB">
          <w:t>(</w:t>
        </w:r>
      </w:ins>
      <w:r w:rsidR="00C942A1" w:rsidRPr="00C942A1">
        <w:t>scale band</w:t>
      </w:r>
      <w:ins w:id="235" w:author="Grant, David M (52400) CIV USN NIWC ATLANTIC VA (USA)" w:date="2024-09-16T13:38:00Z">
        <w:r w:rsidR="004628FB">
          <w:t xml:space="preserve">) with a </w:t>
        </w:r>
      </w:ins>
      <w:ins w:id="236" w:author="Grant, David M (52400) CIV USN NIWC ATLANTIC VA (USA)" w:date="2024-09-16T14:07:00Z">
        <w:r w:rsidR="002F0617">
          <w:t xml:space="preserve">(display) </w:t>
        </w:r>
      </w:ins>
      <w:ins w:id="237" w:author="Grant, David M (52400) CIV USN NIWC ATLANTIC VA (USA)" w:date="2024-09-16T13:38:00Z">
        <w:r w:rsidR="004628FB">
          <w:t>scale</w:t>
        </w:r>
      </w:ins>
      <w:r w:rsidR="00C942A1" w:rsidRPr="00C942A1">
        <w:t>:</w:t>
      </w:r>
    </w:p>
    <w:p w14:paraId="3B269460" w14:textId="7F2BE5F4" w:rsidR="002D0CD1" w:rsidRDefault="002D0CD1" w:rsidP="002D0CD1">
      <w:pPr>
        <w:spacing w:after="0" w:line="240" w:lineRule="auto"/>
      </w:pPr>
    </w:p>
    <w:p w14:paraId="4BC5F754" w14:textId="79D924D3" w:rsidR="002D0CD1" w:rsidDel="00AB12E0" w:rsidRDefault="002D0CD1" w:rsidP="007B2D1A">
      <w:pPr>
        <w:spacing w:after="120" w:line="240" w:lineRule="auto"/>
        <w:rPr>
          <w:del w:id="238" w:author="Grant, David M (52400) CIV USN NIWC ATLANTIC VA (USA)" w:date="2024-09-16T14:15:00Z"/>
        </w:rPr>
      </w:pPr>
      <w:r w:rsidRPr="009932F8">
        <w:rPr>
          <w:noProof/>
          <w:sz w:val="24"/>
          <w:szCs w:val="24"/>
          <w:lang w:val="fr-FR" w:eastAsia="fr-FR"/>
        </w:rPr>
        <mc:AlternateContent>
          <mc:Choice Requires="wps">
            <w:drawing>
              <wp:anchor distT="45720" distB="45720" distL="114300" distR="114300" simplePos="0" relativeHeight="251663360" behindDoc="0" locked="0" layoutInCell="1" allowOverlap="1" wp14:anchorId="1FB67D15" wp14:editId="4EDFD82C">
                <wp:simplePos x="0" y="0"/>
                <wp:positionH relativeFrom="margin">
                  <wp:posOffset>-1270</wp:posOffset>
                </wp:positionH>
                <wp:positionV relativeFrom="paragraph">
                  <wp:posOffset>249606</wp:posOffset>
                </wp:positionV>
                <wp:extent cx="5759450" cy="2409190"/>
                <wp:effectExtent l="0" t="0" r="12700" b="1016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1417D45E" w14:textId="67CD056C" w:rsidR="003358BD" w:rsidRDefault="003358BD" w:rsidP="00953C01">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13AD111" w14:textId="76CAF03C" w:rsidR="003358BD" w:rsidRDefault="003358BD" w:rsidP="00953C01">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01D62679" w14:textId="63919909" w:rsidR="003358BD" w:rsidRDefault="003358BD"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072F0B98" w:rsidR="003358BD" w:rsidRDefault="003358BD" w:rsidP="001D02B5">
                            <w:pPr>
                              <w:pStyle w:val="ListParagraph"/>
                              <w:numPr>
                                <w:ilvl w:val="0"/>
                                <w:numId w:val="31"/>
                              </w:numPr>
                              <w:spacing w:after="60" w:line="240" w:lineRule="auto"/>
                              <w:ind w:left="714" w:hanging="357"/>
                              <w:contextualSpacing w:val="0"/>
                              <w:jc w:val="left"/>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w:t>
                            </w:r>
                            <w:proofErr w:type="gramStart"/>
                            <w:r>
                              <w:t>1:</w:t>
                            </w:r>
                            <w:r>
                              <w:rPr>
                                <w:rFonts w:cs="Arial"/>
                              </w:rPr>
                              <w:t>∞</w:t>
                            </w:r>
                            <w:proofErr w:type="gramEnd"/>
                            <w:r>
                              <w:t xml:space="preserve"> -&gt; 0)</w:t>
                            </w:r>
                            <w:r>
                              <w:br/>
                            </w:r>
                            <w:proofErr w:type="spellStart"/>
                            <w:r w:rsidR="00C579E7">
                              <w:rPr>
                                <w:i/>
                                <w:iCs/>
                              </w:rPr>
                              <w:t>maximum</w:t>
                            </w:r>
                            <w:r w:rsidR="00C579E7" w:rsidRPr="000705CE">
                              <w:rPr>
                                <w:i/>
                                <w:iCs/>
                              </w:rPr>
                              <w:t>D</w:t>
                            </w:r>
                            <w:r w:rsidR="00C579E7">
                              <w:rPr>
                                <w:i/>
                                <w:iCs/>
                              </w:rPr>
                              <w:t>isplay</w:t>
                            </w:r>
                            <w:r w:rsidR="00C579E7" w:rsidRPr="000705CE">
                              <w:rPr>
                                <w:i/>
                                <w:iCs/>
                              </w:rPr>
                              <w:t>S</w:t>
                            </w:r>
                            <w:r w:rsidR="00C579E7">
                              <w:rPr>
                                <w:i/>
                                <w:iCs/>
                              </w:rPr>
                              <w:t>cale</w:t>
                            </w:r>
                            <w:proofErr w:type="spellEnd"/>
                            <w:r w:rsidR="00C579E7">
                              <w:t xml:space="preserve"> </w:t>
                            </w:r>
                            <w:r>
                              <w:t xml:space="preserve">– The </w:t>
                            </w:r>
                            <w:r w:rsidR="00C579E7">
                              <w:t xml:space="preserve">maximum </w:t>
                            </w:r>
                            <w:r>
                              <w:t>display scale of the coverage</w:t>
                            </w:r>
                          </w:p>
                          <w:p w14:paraId="333458B8" w14:textId="77777777" w:rsidR="003358BD" w:rsidRDefault="003358BD" w:rsidP="001D02B5">
                            <w:pPr>
                              <w:pStyle w:val="ListParagraph"/>
                              <w:numPr>
                                <w:ilvl w:val="0"/>
                                <w:numId w:val="31"/>
                              </w:numPr>
                              <w:spacing w:after="60" w:line="240" w:lineRule="auto"/>
                              <w:ind w:left="714" w:hanging="357"/>
                              <w:contextualSpacing w:val="0"/>
                              <w:jc w:val="left"/>
                            </w:pPr>
                            <w:r>
                              <w:t xml:space="preserve">Create an empty set </w:t>
                            </w:r>
                            <w:r w:rsidRPr="00726CDC">
                              <w:rPr>
                                <w:i/>
                                <w:iCs/>
                              </w:rPr>
                              <w:t>S</w:t>
                            </w:r>
                          </w:p>
                          <w:p w14:paraId="7A3C6C79" w14:textId="32DC7C3E" w:rsidR="003358BD" w:rsidRDefault="003358BD" w:rsidP="001D02B5">
                            <w:pPr>
                              <w:pStyle w:val="ListParagraph"/>
                              <w:numPr>
                                <w:ilvl w:val="0"/>
                                <w:numId w:val="31"/>
                              </w:numPr>
                              <w:spacing w:after="0" w:line="259" w:lineRule="auto"/>
                              <w:jc w:val="left"/>
                            </w:pPr>
                            <w:r w:rsidRPr="00215D9E">
                              <w:rPr>
                                <w:b/>
                                <w:bCs/>
                              </w:rPr>
                              <w:t>If</w:t>
                            </w:r>
                            <w:r>
                              <w:t xml:space="preserve"> </w:t>
                            </w:r>
                            <m:oMath>
                              <m:r>
                                <w:rPr>
                                  <w:rFonts w:ascii="Cambria Math" w:hAnsi="Cambria Math"/>
                                </w:rPr>
                                <m:t>minimumDisplayScale &lt; maximumScale[1]</m:t>
                              </m:r>
                            </m:oMath>
                          </w:p>
                          <w:p w14:paraId="7B1A51CB" w14:textId="77777777" w:rsidR="003358BD" w:rsidRDefault="003358BD" w:rsidP="001D02B5">
                            <w:pPr>
                              <w:pStyle w:val="ListParagraph"/>
                              <w:numPr>
                                <w:ilvl w:val="1"/>
                                <w:numId w:val="31"/>
                              </w:numPr>
                              <w:spacing w:after="0" w:line="259" w:lineRule="auto"/>
                              <w:jc w:val="left"/>
                            </w:pPr>
                            <m:oMath>
                              <m:r>
                                <w:rPr>
                                  <w:rFonts w:ascii="Cambria Math" w:hAnsi="Cambria Math"/>
                                </w:rPr>
                                <m:t>S = S ∪1</m:t>
                              </m:r>
                            </m:oMath>
                          </w:p>
                          <w:p w14:paraId="3BC0D20E" w14:textId="58349340" w:rsidR="003358BD" w:rsidRDefault="003358BD" w:rsidP="001D02B5">
                            <w:pPr>
                              <w:pStyle w:val="ListParagraph"/>
                              <w:numPr>
                                <w:ilvl w:val="0"/>
                                <w:numId w:val="31"/>
                              </w:numPr>
                              <w:spacing w:after="0" w:line="259" w:lineRule="auto"/>
                              <w:jc w:val="left"/>
                            </w:pPr>
                            <w:r w:rsidRPr="00215D9E">
                              <w:rPr>
                                <w:b/>
                                <w:bCs/>
                              </w:rPr>
                              <w:t>For</w:t>
                            </w:r>
                            <w:r>
                              <w:t xml:space="preserve"> index = 2 to 15</w:t>
                            </w:r>
                          </w:p>
                          <w:p w14:paraId="6F473FEB" w14:textId="636DF95A" w:rsidR="003358BD" w:rsidRDefault="003358BD" w:rsidP="001D02B5">
                            <w:pPr>
                              <w:pStyle w:val="ListParagraph"/>
                              <w:numPr>
                                <w:ilvl w:val="1"/>
                                <w:numId w:val="31"/>
                              </w:numPr>
                              <w:spacing w:after="0" w:line="259" w:lineRule="auto"/>
                              <w:jc w:val="left"/>
                            </w:pPr>
                            <w:r>
                              <w:t xml:space="preserve">If </w:t>
                            </w:r>
                            <m:oMath>
                              <m:r>
                                <w:rPr>
                                  <w:rFonts w:ascii="Cambria Math" w:hAnsi="Cambria Math"/>
                                </w:rPr>
                                <m:t>max(minimumDisplayScale, minimumScale[index]) &lt; max(maximumDisplayScale,maximumScale[index])</m:t>
                              </m:r>
                            </m:oMath>
                          </w:p>
                          <w:p w14:paraId="1B6C1C99" w14:textId="77777777" w:rsidR="003358BD" w:rsidRDefault="003358BD" w:rsidP="001D02B5">
                            <w:pPr>
                              <w:pStyle w:val="ListParagraph"/>
                              <w:numPr>
                                <w:ilvl w:val="2"/>
                                <w:numId w:val="31"/>
                              </w:numPr>
                              <w:spacing w:after="0" w:line="259" w:lineRule="auto"/>
                              <w:jc w:val="left"/>
                            </w:pPr>
                            <m:oMath>
                              <m:r>
                                <w:rPr>
                                  <w:rFonts w:ascii="Cambria Math" w:hAnsi="Cambria Math"/>
                                </w:rPr>
                                <m:t>S = S ∪index</m:t>
                              </m:r>
                            </m:oMath>
                          </w:p>
                          <w:p w14:paraId="1D91E7BC" w14:textId="77777777" w:rsidR="003358BD" w:rsidRDefault="003358BD" w:rsidP="001D02B5">
                            <w:pPr>
                              <w:pStyle w:val="ListParagraph"/>
                              <w:numPr>
                                <w:ilvl w:val="0"/>
                                <w:numId w:val="31"/>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27" type="#_x0000_t202" style="position:absolute;left:0;text-align:left;margin-left:-.1pt;margin-top:19.65pt;width:453.5pt;height:189.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">
                <v:textbox>
                  <w:txbxContent>
                    <w:p w14:paraId="1417D45E" w14:textId="67CD056C" w:rsidR="003358BD" w:rsidRDefault="003358BD" w:rsidP="00953C01">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13AD111" w14:textId="76CAF03C" w:rsidR="003358BD" w:rsidRDefault="003358BD" w:rsidP="00953C01">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01D62679" w14:textId="63919909" w:rsidR="003358BD" w:rsidRDefault="003358BD"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072F0B98" w:rsidR="003358BD" w:rsidRDefault="003358BD" w:rsidP="001D02B5">
                      <w:pPr>
                        <w:pStyle w:val="ListParagraph"/>
                        <w:numPr>
                          <w:ilvl w:val="0"/>
                          <w:numId w:val="31"/>
                        </w:numPr>
                        <w:spacing w:after="60" w:line="240" w:lineRule="auto"/>
                        <w:ind w:left="714" w:hanging="357"/>
                        <w:contextualSpacing w:val="0"/>
                        <w:jc w:val="left"/>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w:t>
                      </w:r>
                      <w:proofErr w:type="gramStart"/>
                      <w:r>
                        <w:t>1:</w:t>
                      </w:r>
                      <w:r>
                        <w:rPr>
                          <w:rFonts w:cs="Arial"/>
                        </w:rPr>
                        <w:t>∞</w:t>
                      </w:r>
                      <w:proofErr w:type="gramEnd"/>
                      <w:r>
                        <w:t xml:space="preserve"> -&gt; 0)</w:t>
                      </w:r>
                      <w:r>
                        <w:br/>
                      </w:r>
                      <w:proofErr w:type="spellStart"/>
                      <w:r w:rsidR="00C579E7">
                        <w:rPr>
                          <w:i/>
                          <w:iCs/>
                        </w:rPr>
                        <w:t>maximum</w:t>
                      </w:r>
                      <w:r w:rsidR="00C579E7" w:rsidRPr="000705CE">
                        <w:rPr>
                          <w:i/>
                          <w:iCs/>
                        </w:rPr>
                        <w:t>D</w:t>
                      </w:r>
                      <w:r w:rsidR="00C579E7">
                        <w:rPr>
                          <w:i/>
                          <w:iCs/>
                        </w:rPr>
                        <w:t>isplay</w:t>
                      </w:r>
                      <w:r w:rsidR="00C579E7" w:rsidRPr="000705CE">
                        <w:rPr>
                          <w:i/>
                          <w:iCs/>
                        </w:rPr>
                        <w:t>S</w:t>
                      </w:r>
                      <w:r w:rsidR="00C579E7">
                        <w:rPr>
                          <w:i/>
                          <w:iCs/>
                        </w:rPr>
                        <w:t>cale</w:t>
                      </w:r>
                      <w:proofErr w:type="spellEnd"/>
                      <w:r w:rsidR="00C579E7">
                        <w:t xml:space="preserve"> </w:t>
                      </w:r>
                      <w:r>
                        <w:t xml:space="preserve">– The </w:t>
                      </w:r>
                      <w:r w:rsidR="00C579E7">
                        <w:t xml:space="preserve">maximum </w:t>
                      </w:r>
                      <w:r>
                        <w:t>display scale of the coverage</w:t>
                      </w:r>
                    </w:p>
                    <w:p w14:paraId="333458B8" w14:textId="77777777" w:rsidR="003358BD" w:rsidRDefault="003358BD" w:rsidP="001D02B5">
                      <w:pPr>
                        <w:pStyle w:val="ListParagraph"/>
                        <w:numPr>
                          <w:ilvl w:val="0"/>
                          <w:numId w:val="31"/>
                        </w:numPr>
                        <w:spacing w:after="60" w:line="240" w:lineRule="auto"/>
                        <w:ind w:left="714" w:hanging="357"/>
                        <w:contextualSpacing w:val="0"/>
                        <w:jc w:val="left"/>
                      </w:pPr>
                      <w:r>
                        <w:t xml:space="preserve">Create an empty set </w:t>
                      </w:r>
                      <w:r w:rsidRPr="00726CDC">
                        <w:rPr>
                          <w:i/>
                          <w:iCs/>
                        </w:rPr>
                        <w:t>S</w:t>
                      </w:r>
                    </w:p>
                    <w:p w14:paraId="7A3C6C79" w14:textId="32DC7C3E" w:rsidR="003358BD" w:rsidRDefault="003358BD" w:rsidP="001D02B5">
                      <w:pPr>
                        <w:pStyle w:val="ListParagraph"/>
                        <w:numPr>
                          <w:ilvl w:val="0"/>
                          <w:numId w:val="31"/>
                        </w:numPr>
                        <w:spacing w:after="0" w:line="259" w:lineRule="auto"/>
                        <w:jc w:val="left"/>
                      </w:pPr>
                      <w:r w:rsidRPr="00215D9E">
                        <w:rPr>
                          <w:b/>
                          <w:bCs/>
                        </w:rPr>
                        <w:t>If</w:t>
                      </w:r>
                      <w:r>
                        <w:t xml:space="preserve"> </w:t>
                      </w:r>
                      <m:oMath>
                        <m:r>
                          <w:rPr>
                            <w:rFonts w:ascii="Cambria Math" w:hAnsi="Cambria Math"/>
                          </w:rPr>
                          <m:t>minimumDisplayScale &lt; maximumScale[1]</m:t>
                        </m:r>
                      </m:oMath>
                    </w:p>
                    <w:p w14:paraId="7B1A51CB" w14:textId="77777777" w:rsidR="003358BD" w:rsidRDefault="003358BD" w:rsidP="001D02B5">
                      <w:pPr>
                        <w:pStyle w:val="ListParagraph"/>
                        <w:numPr>
                          <w:ilvl w:val="1"/>
                          <w:numId w:val="31"/>
                        </w:numPr>
                        <w:spacing w:after="0" w:line="259" w:lineRule="auto"/>
                        <w:jc w:val="left"/>
                      </w:pPr>
                      <m:oMath>
                        <m:r>
                          <w:rPr>
                            <w:rFonts w:ascii="Cambria Math" w:hAnsi="Cambria Math"/>
                          </w:rPr>
                          <m:t>S = S ∪1</m:t>
                        </m:r>
                      </m:oMath>
                    </w:p>
                    <w:p w14:paraId="3BC0D20E" w14:textId="58349340" w:rsidR="003358BD" w:rsidRDefault="003358BD" w:rsidP="001D02B5">
                      <w:pPr>
                        <w:pStyle w:val="ListParagraph"/>
                        <w:numPr>
                          <w:ilvl w:val="0"/>
                          <w:numId w:val="31"/>
                        </w:numPr>
                        <w:spacing w:after="0" w:line="259" w:lineRule="auto"/>
                        <w:jc w:val="left"/>
                      </w:pPr>
                      <w:r w:rsidRPr="00215D9E">
                        <w:rPr>
                          <w:b/>
                          <w:bCs/>
                        </w:rPr>
                        <w:t>For</w:t>
                      </w:r>
                      <w:r>
                        <w:t xml:space="preserve"> index = 2 to 15</w:t>
                      </w:r>
                    </w:p>
                    <w:p w14:paraId="6F473FEB" w14:textId="636DF95A" w:rsidR="003358BD" w:rsidRDefault="003358BD" w:rsidP="001D02B5">
                      <w:pPr>
                        <w:pStyle w:val="ListParagraph"/>
                        <w:numPr>
                          <w:ilvl w:val="1"/>
                          <w:numId w:val="31"/>
                        </w:numPr>
                        <w:spacing w:after="0" w:line="259" w:lineRule="auto"/>
                        <w:jc w:val="left"/>
                      </w:pPr>
                      <w:r>
                        <w:t xml:space="preserve">If </w:t>
                      </w:r>
                      <m:oMath>
                        <m:r>
                          <w:rPr>
                            <w:rFonts w:ascii="Cambria Math" w:hAnsi="Cambria Math"/>
                          </w:rPr>
                          <m:t>max(minimumDisplayScale, minimumScale[index]) &lt; max(maximumDisplayScale,maximumScale[index])</m:t>
                        </m:r>
                      </m:oMath>
                    </w:p>
                    <w:p w14:paraId="1B6C1C99" w14:textId="77777777" w:rsidR="003358BD" w:rsidRDefault="003358BD" w:rsidP="001D02B5">
                      <w:pPr>
                        <w:pStyle w:val="ListParagraph"/>
                        <w:numPr>
                          <w:ilvl w:val="2"/>
                          <w:numId w:val="31"/>
                        </w:numPr>
                        <w:spacing w:after="0" w:line="259" w:lineRule="auto"/>
                        <w:jc w:val="left"/>
                      </w:pPr>
                      <m:oMath>
                        <m:r>
                          <w:rPr>
                            <w:rFonts w:ascii="Cambria Math" w:hAnsi="Cambria Math"/>
                          </w:rPr>
                          <m:t>S = S ∪index</m:t>
                        </m:r>
                      </m:oMath>
                    </w:p>
                    <w:p w14:paraId="1D91E7BC" w14:textId="77777777" w:rsidR="003358BD" w:rsidRDefault="003358BD" w:rsidP="001D02B5">
                      <w:pPr>
                        <w:pStyle w:val="ListParagraph"/>
                        <w:numPr>
                          <w:ilvl w:val="0"/>
                          <w:numId w:val="31"/>
                        </w:numPr>
                        <w:spacing w:after="0" w:line="259" w:lineRule="auto"/>
                        <w:jc w:val="left"/>
                      </w:pPr>
                      <w:r w:rsidRPr="00215D9E">
                        <w:rPr>
                          <w:b/>
                          <w:bCs/>
                        </w:rPr>
                        <w:t>Return</w:t>
                      </w:r>
                      <w:r>
                        <w:t xml:space="preserve"> S</w:t>
                      </w:r>
                    </w:p>
                  </w:txbxContent>
                </v:textbox>
                <w10:wrap type="topAndBottom" anchorx="margin"/>
              </v:shape>
            </w:pict>
          </mc:Fallback>
        </mc:AlternateContent>
      </w:r>
      <w:ins w:id="239" w:author="Grant, David M (52400) CIV USN NIWC ATLANTIC VA (USA)" w:date="2024-09-16T13:39:00Z">
        <w:r w:rsidR="004628FB">
          <w:t xml:space="preserve">The following </w:t>
        </w:r>
        <w:commentRangeStart w:id="240"/>
        <w:r w:rsidR="004628FB">
          <w:t xml:space="preserve">algorithm </w:t>
        </w:r>
      </w:ins>
      <w:commentRangeEnd w:id="240"/>
      <w:ins w:id="241" w:author="Grant, David M (52400) CIV USN NIWC ATLANTIC VA (USA)" w:date="2024-09-16T14:33:00Z">
        <w:r w:rsidR="00F83082">
          <w:rPr>
            <w:rStyle w:val="CommentReference"/>
          </w:rPr>
          <w:commentReference w:id="240"/>
        </w:r>
      </w:ins>
      <w:ins w:id="242" w:author="Grant, David M (52400) CIV USN NIWC ATLANTIC VA (USA)" w:date="2024-09-16T13:39:00Z">
        <w:r w:rsidR="004628FB">
          <w:t xml:space="preserve">associates a </w:t>
        </w:r>
      </w:ins>
      <w:del w:id="243" w:author="Grant, David M (52400) CIV USN NIWC ATLANTIC VA (USA)" w:date="2024-09-16T13:39:00Z">
        <w:r w:rsidRPr="00BD50F8" w:rsidDel="004628FB">
          <w:delText xml:space="preserve">The </w:delText>
        </w:r>
      </w:del>
      <w:r w:rsidRPr="00BD50F8">
        <w:t xml:space="preserve">set of scale bands </w:t>
      </w:r>
      <w:ins w:id="244" w:author="Grant, David M (52400) CIV USN NIWC ATLANTIC VA (USA)" w:date="2024-09-16T13:39:00Z">
        <w:r w:rsidR="004628FB">
          <w:t>with</w:t>
        </w:r>
      </w:ins>
      <w:del w:id="245" w:author="Grant, David M (52400) CIV USN NIWC ATLANTIC VA (USA)" w:date="2024-09-16T13:39:00Z">
        <w:r w:rsidRPr="00BD50F8" w:rsidDel="004628FB">
          <w:delText>for</w:delText>
        </w:r>
      </w:del>
      <w:r w:rsidRPr="00BD50F8">
        <w:t xml:space="preserve"> </w:t>
      </w:r>
      <w:r w:rsidR="00774080">
        <w:t>a</w:t>
      </w:r>
      <w:r w:rsidRPr="00BD50F8">
        <w:t xml:space="preserve"> </w:t>
      </w:r>
      <w:r w:rsidR="001F5F3A">
        <w:rPr>
          <w:b/>
        </w:rPr>
        <w:t>D</w:t>
      </w:r>
      <w:r w:rsidRPr="00142BCB">
        <w:rPr>
          <w:b/>
        </w:rPr>
        <w:t>ata</w:t>
      </w:r>
      <w:r w:rsidR="001F5F3A">
        <w:rPr>
          <w:b/>
        </w:rPr>
        <w:t xml:space="preserve"> </w:t>
      </w:r>
      <w:r w:rsidR="00D950D3" w:rsidRPr="00142BCB">
        <w:rPr>
          <w:b/>
        </w:rPr>
        <w:t>C</w:t>
      </w:r>
      <w:r w:rsidRPr="00142BCB">
        <w:rPr>
          <w:b/>
        </w:rPr>
        <w:t>overage</w:t>
      </w:r>
      <w:r w:rsidRPr="00BD50F8">
        <w:t xml:space="preserve"> </w:t>
      </w:r>
      <w:ins w:id="246" w:author="Grant, David M (52400) CIV USN NIWC ATLANTIC VA (USA)" w:date="2024-09-16T13:40:00Z">
        <w:r w:rsidR="004628FB">
          <w:t>feature</w:t>
        </w:r>
      </w:ins>
      <w:del w:id="247" w:author="Grant, David M (52400) CIV USN NIWC ATLANTIC VA (USA)" w:date="2024-09-16T13:40:00Z">
        <w:r w:rsidRPr="00BD50F8" w:rsidDel="004628FB">
          <w:delText xml:space="preserve">with its </w:delText>
        </w:r>
        <w:r w:rsidRPr="00BD50F8" w:rsidDel="004628FB">
          <w:rPr>
            <w:i/>
          </w:rPr>
          <w:delText>min</w:delText>
        </w:r>
        <w:r w:rsidR="00774080" w:rsidDel="004628FB">
          <w:rPr>
            <w:i/>
          </w:rPr>
          <w:delText>imumDisplay</w:delText>
        </w:r>
        <w:r w:rsidRPr="00BD50F8" w:rsidDel="004628FB">
          <w:rPr>
            <w:i/>
          </w:rPr>
          <w:delText>Scale</w:delText>
        </w:r>
        <w:r w:rsidRPr="00BD50F8" w:rsidDel="004628FB">
          <w:delText xml:space="preserve"> and </w:delText>
        </w:r>
        <w:r w:rsidR="00C579E7" w:rsidDel="004628FB">
          <w:rPr>
            <w:i/>
          </w:rPr>
          <w:delText>maximumDisplay</w:delText>
        </w:r>
        <w:r w:rsidR="00C579E7" w:rsidRPr="00BD50F8" w:rsidDel="004628FB">
          <w:rPr>
            <w:i/>
          </w:rPr>
          <w:delText>Scale</w:delText>
        </w:r>
        <w:r w:rsidR="00C579E7" w:rsidRPr="00BD50F8" w:rsidDel="004628FB">
          <w:delText xml:space="preserve"> </w:delText>
        </w:r>
        <w:r w:rsidR="001F5F3A" w:rsidDel="004628FB">
          <w:delText>is</w:delText>
        </w:r>
        <w:r w:rsidRPr="00BD50F8" w:rsidDel="004628FB">
          <w:delText xml:space="preserve"> defined as</w:delText>
        </w:r>
      </w:del>
      <w:r w:rsidRPr="00BD50F8">
        <w:t>:</w:t>
      </w:r>
    </w:p>
    <w:p w14:paraId="60795734" w14:textId="77777777" w:rsidR="002D0CD1" w:rsidRDefault="002D0CD1" w:rsidP="007B2D1A">
      <w:pPr>
        <w:spacing w:after="120" w:line="240" w:lineRule="auto"/>
        <w:rPr>
          <w:ins w:id="248" w:author="Grant, David M (52400) CIV USN NIWC ATLANTIC VA (USA)" w:date="2024-09-16T14:16:00Z"/>
          <w:iCs/>
        </w:rPr>
      </w:pPr>
    </w:p>
    <w:p w14:paraId="26AC26B0" w14:textId="77777777" w:rsidR="00AB12E0" w:rsidRPr="002D0CD1" w:rsidRDefault="00AB12E0" w:rsidP="007B2D1A">
      <w:pPr>
        <w:spacing w:after="120" w:line="240" w:lineRule="auto"/>
        <w:rPr>
          <w:iCs/>
        </w:rPr>
      </w:pPr>
    </w:p>
    <w:p w14:paraId="4A06C8DE" w14:textId="59AB189A" w:rsidR="00712598" w:rsidRPr="008A6F2A" w:rsidRDefault="00712598">
      <w:pPr>
        <w:pStyle w:val="ListContinue2"/>
        <w:numPr>
          <w:ilvl w:val="1"/>
          <w:numId w:val="39"/>
        </w:numPr>
        <w:tabs>
          <w:tab w:val="clear" w:pos="800"/>
        </w:tabs>
        <w:spacing w:before="120" w:after="200" w:line="240" w:lineRule="auto"/>
        <w:rPr>
          <w:szCs w:val="22"/>
          <w:lang w:eastAsia="en-US"/>
        </w:rPr>
        <w:pPrChange w:id="249" w:author="David" w:date="2024-09-17T10:03:00Z">
          <w:pPr>
            <w:pStyle w:val="ListContinue2"/>
            <w:numPr>
              <w:ilvl w:val="0"/>
              <w:numId w:val="39"/>
            </w:numPr>
            <w:tabs>
              <w:tab w:val="clear" w:pos="432"/>
              <w:tab w:val="clear" w:pos="800"/>
              <w:tab w:val="num" w:pos="709"/>
            </w:tabs>
            <w:spacing w:before="120" w:after="200" w:line="240" w:lineRule="auto"/>
            <w:ind w:left="709" w:hanging="709"/>
          </w:pPr>
        </w:pPrChange>
      </w:pPr>
      <w:bookmarkStart w:id="250" w:name="_Toc169203197"/>
      <w:r>
        <w:rPr>
          <w:b/>
          <w:sz w:val="22"/>
          <w:szCs w:val="22"/>
          <w:lang w:eastAsia="en-US"/>
        </w:rPr>
        <w:t xml:space="preserve">Dataset </w:t>
      </w:r>
      <w:del w:id="251" w:author="Grant, David M (52400) CIV USN NIWC ATLANTIC VA (USA)" w:date="2024-09-16T16:01:00Z">
        <w:r w:rsidR="00953C01" w:rsidDel="00654130">
          <w:rPr>
            <w:b/>
            <w:sz w:val="22"/>
            <w:szCs w:val="22"/>
            <w:lang w:eastAsia="en-US"/>
          </w:rPr>
          <w:delText xml:space="preserve">Coverage </w:delText>
        </w:r>
      </w:del>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bookmarkEnd w:id="250"/>
    </w:p>
    <w:p w14:paraId="601056FE" w14:textId="593D1425" w:rsidR="00712598" w:rsidRDefault="00712598" w:rsidP="007B2D1A">
      <w:pPr>
        <w:spacing w:after="120" w:line="240" w:lineRule="auto"/>
      </w:pPr>
      <w:r w:rsidRPr="00712598">
        <w:t xml:space="preserve">The </w:t>
      </w:r>
      <w:del w:id="252" w:author="Grant, David M (52400) CIV USN NIWC ATLANTIC VA (USA)" w:date="2024-09-16T13:40:00Z">
        <w:r w:rsidRPr="00712598" w:rsidDel="00422413">
          <w:delText xml:space="preserve">next </w:delText>
        </w:r>
      </w:del>
      <w:ins w:id="253" w:author="Grant, David M (52400) CIV USN NIWC ATLANTIC VA (USA)" w:date="2024-09-16T13:40:00Z">
        <w:r w:rsidR="00422413">
          <w:t>following</w:t>
        </w:r>
        <w:r w:rsidR="00422413" w:rsidRPr="00712598">
          <w:t xml:space="preserve"> </w:t>
        </w:r>
      </w:ins>
      <w:r w:rsidRPr="00712598">
        <w:t xml:space="preserve">algorithm </w:t>
      </w:r>
      <w:del w:id="254" w:author="Grant, David M (52400) CIV USN NIWC ATLANTIC VA (USA)" w:date="2024-09-16T13:41:00Z">
        <w:r w:rsidRPr="00712598" w:rsidDel="00422413">
          <w:delText>shows the selection process of the</w:delText>
        </w:r>
      </w:del>
      <w:ins w:id="255" w:author="Grant, David M (52400) CIV USN NIWC ATLANTIC VA (USA)" w:date="2024-09-16T13:41:00Z">
        <w:r w:rsidR="00422413">
          <w:t>selects</w:t>
        </w:r>
      </w:ins>
      <w:r w:rsidRPr="00712598">
        <w:t xml:space="preserve"> </w:t>
      </w:r>
      <w:r w:rsidR="00456269" w:rsidRPr="00142BCB">
        <w:rPr>
          <w:b/>
        </w:rPr>
        <w:t>Data Coverage</w:t>
      </w:r>
      <w:r w:rsidR="00B82060">
        <w:t xml:space="preserve"> feature</w:t>
      </w:r>
      <w:ins w:id="256" w:author="Grant, David M (52400) CIV USN NIWC ATLANTIC VA (USA)" w:date="2024-09-16T14:18:00Z">
        <w:r w:rsidR="00F96DB6">
          <w:t xml:space="preserve">s. </w:t>
        </w:r>
      </w:ins>
      <w:ins w:id="257" w:author="Grant, David M (52400) CIV USN NIWC ATLANTIC VA (USA)" w:date="2024-09-16T16:01:00Z">
        <w:r w:rsidR="00654130">
          <w:t>The outp</w:t>
        </w:r>
      </w:ins>
      <w:ins w:id="258" w:author="Grant, David M (52400) CIV USN NIWC ATLANTIC VA (USA)" w:date="2024-09-16T16:02:00Z">
        <w:r w:rsidR="00654130">
          <w:t>ut should be used to</w:t>
        </w:r>
      </w:ins>
      <w:ins w:id="259" w:author="Grant, David M (52400) CIV USN NIWC ATLANTIC VA (USA)" w:date="2024-09-16T14:19:00Z">
        <w:r w:rsidR="00F96DB6">
          <w:t xml:space="preserve"> </w:t>
        </w:r>
      </w:ins>
      <w:ins w:id="260" w:author="Grant, David M (52400) CIV USN NIWC ATLANTIC VA (USA)" w:date="2024-09-16T14:21:00Z">
        <w:r w:rsidR="00F96DB6">
          <w:t xml:space="preserve">load </w:t>
        </w:r>
      </w:ins>
      <w:ins w:id="261" w:author="Grant, David M (52400) CIV USN NIWC ATLANTIC VA (USA)" w:date="2024-09-16T14:20:00Z">
        <w:r w:rsidR="00F96DB6">
          <w:t xml:space="preserve">each </w:t>
        </w:r>
      </w:ins>
      <w:ins w:id="262" w:author="Grant, David M (52400) CIV USN NIWC ATLANTIC VA (USA)" w:date="2024-09-16T14:18:00Z">
        <w:r w:rsidR="00F96DB6">
          <w:t xml:space="preserve">dataset </w:t>
        </w:r>
      </w:ins>
      <w:ins w:id="263" w:author="Grant, David M (52400) CIV USN NIWC ATLANTIC VA (USA)" w:date="2024-09-16T14:21:00Z">
        <w:r w:rsidR="00F96DB6">
          <w:t xml:space="preserve">which is </w:t>
        </w:r>
      </w:ins>
      <w:ins w:id="264" w:author="Grant, David M (52400) CIV USN NIWC ATLANTIC VA (USA)" w:date="2024-09-16T14:18:00Z">
        <w:r w:rsidR="00F96DB6">
          <w:t xml:space="preserve">associated with </w:t>
        </w:r>
      </w:ins>
      <w:ins w:id="265" w:author="Grant, David M (52400) CIV USN NIWC ATLANTIC VA (USA)" w:date="2024-09-16T14:20:00Z">
        <w:r w:rsidR="00F96DB6">
          <w:t>any</w:t>
        </w:r>
      </w:ins>
      <w:ins w:id="266" w:author="Grant, David M (52400) CIV USN NIWC ATLANTIC VA (USA)" w:date="2024-09-16T14:18:00Z">
        <w:r w:rsidR="00F96DB6">
          <w:t xml:space="preserve"> </w:t>
        </w:r>
      </w:ins>
      <w:ins w:id="267" w:author="Grant, David M (52400) CIV USN NIWC ATLANTIC VA (USA)" w:date="2024-09-16T14:21:00Z">
        <w:r w:rsidR="00F96DB6">
          <w:t xml:space="preserve">of the </w:t>
        </w:r>
      </w:ins>
      <w:ins w:id="268" w:author="Grant, David M (52400) CIV USN NIWC ATLANTIC VA (USA)" w:date="2024-09-16T14:18:00Z">
        <w:r w:rsidR="00F96DB6">
          <w:t>selected feature</w:t>
        </w:r>
      </w:ins>
      <w:ins w:id="269" w:author="Grant, David M (52400) CIV USN NIWC ATLANTIC VA (USA)" w:date="2024-09-16T14:21:00Z">
        <w:r w:rsidR="00F96DB6">
          <w:t>s</w:t>
        </w:r>
      </w:ins>
      <w:ins w:id="270" w:author="Grant, David M (52400) CIV USN NIWC ATLANTIC VA (USA)" w:date="2024-09-16T14:24:00Z">
        <w:r w:rsidR="0060428D">
          <w:t xml:space="preserve"> (</w:t>
        </w:r>
        <w:r w:rsidR="0060428D" w:rsidRPr="00C942A1">
          <w:rPr>
            <w:i/>
            <w:iCs/>
          </w:rPr>
          <w:t>S</w:t>
        </w:r>
        <w:r w:rsidR="0060428D">
          <w:rPr>
            <w:i/>
            <w:iCs/>
          </w:rPr>
          <w:t>)</w:t>
        </w:r>
      </w:ins>
      <w:ins w:id="271" w:author="Grant, David M (52400) CIV USN NIWC ATLANTIC VA (USA)" w:date="2024-09-16T14:20:00Z">
        <w:r w:rsidR="00F96DB6">
          <w:t>.</w:t>
        </w:r>
      </w:ins>
      <w:del w:id="272" w:author="Grant, David M (52400) CIV USN NIWC ATLANTIC VA (USA)" w:date="2024-09-16T14:18:00Z">
        <w:r w:rsidR="00B82060" w:rsidDel="00F96DB6">
          <w:delText>s</w:delText>
        </w:r>
      </w:del>
      <w:del w:id="273" w:author="Grant, David M (52400) CIV USN NIWC ATLANTIC VA (USA)" w:date="2024-09-16T14:17:00Z">
        <w:r w:rsidRPr="00712598" w:rsidDel="00F96DB6">
          <w:delText>.</w:delText>
        </w:r>
      </w:del>
      <w:del w:id="274" w:author="Grant, David M (52400) CIV USN NIWC ATLANTIC VA (USA)" w:date="2024-09-16T13:42:00Z">
        <w:r w:rsidRPr="00712598" w:rsidDel="00422413">
          <w:delText xml:space="preserve"> </w:delText>
        </w:r>
      </w:del>
    </w:p>
    <w:p w14:paraId="2B8E688E" w14:textId="6D041090" w:rsidR="00712598" w:rsidDel="00AB12E0" w:rsidRDefault="00712598" w:rsidP="007B2D1A">
      <w:pPr>
        <w:spacing w:after="120" w:line="240" w:lineRule="auto"/>
        <w:rPr>
          <w:del w:id="275" w:author="Grant, David M (52400) CIV USN NIWC ATLANTIC VA (USA)" w:date="2024-09-16T14:16:00Z"/>
        </w:rPr>
      </w:pPr>
      <w:del w:id="276" w:author="Grant, David M (52400) CIV USN NIWC ATLANTIC VA (USA)" w:date="2024-09-16T13:42:00Z">
        <w:r w:rsidRPr="00712598" w:rsidDel="00422413">
          <w:delText>The idea is to</w:delText>
        </w:r>
      </w:del>
      <w:ins w:id="277" w:author="Grant, David M (52400) CIV USN NIWC ATLANTIC VA (USA)" w:date="2024-09-16T14:22:00Z">
        <w:r w:rsidR="00F96DB6">
          <w:t>The algorithm</w:t>
        </w:r>
      </w:ins>
      <w:r w:rsidRPr="00712598">
        <w:t xml:space="preserve"> </w:t>
      </w:r>
      <w:del w:id="278" w:author="Grant, David M (52400) CIV USN NIWC ATLANTIC VA (USA)" w:date="2024-09-16T14:09:00Z">
        <w:r w:rsidRPr="00712598" w:rsidDel="002F0617">
          <w:delText xml:space="preserve">find </w:delText>
        </w:r>
      </w:del>
      <w:ins w:id="279" w:author="Grant, David M (52400) CIV USN NIWC ATLANTIC VA (USA)" w:date="2024-09-16T14:09:00Z">
        <w:r w:rsidR="002F0617">
          <w:t>evaluates</w:t>
        </w:r>
        <w:r w:rsidR="002F0617" w:rsidRPr="00712598">
          <w:t xml:space="preserve"> </w:t>
        </w:r>
      </w:ins>
      <w:del w:id="280" w:author="Grant, David M (52400) CIV USN NIWC ATLANTIC VA (USA)" w:date="2024-09-16T14:10:00Z">
        <w:r w:rsidRPr="00712598" w:rsidDel="002F0617">
          <w:delText xml:space="preserve">all </w:delText>
        </w:r>
      </w:del>
      <w:ins w:id="281" w:author="Grant, David M (52400) CIV USN NIWC ATLANTIC VA (USA)" w:date="2024-09-16T14:10:00Z">
        <w:r w:rsidR="002F0617">
          <w:t>an inventory of</w:t>
        </w:r>
        <w:r w:rsidR="002F0617" w:rsidRPr="00712598">
          <w:t xml:space="preserve"> </w:t>
        </w:r>
      </w:ins>
      <w:r w:rsidR="00456269" w:rsidRPr="00142BCB">
        <w:rPr>
          <w:b/>
        </w:rPr>
        <w:t>Data Coverage</w:t>
      </w:r>
      <w:r w:rsidR="00B82060">
        <w:t xml:space="preserve"> features</w:t>
      </w:r>
      <w:r w:rsidR="00456269" w:rsidRPr="00712598">
        <w:t xml:space="preserve"> </w:t>
      </w:r>
      <w:del w:id="282" w:author="Grant, David M (52400) CIV USN NIWC ATLANTIC VA (USA)" w:date="2024-09-16T14:10:00Z">
        <w:r w:rsidRPr="00712598" w:rsidDel="002F0617">
          <w:delText xml:space="preserve">for </w:delText>
        </w:r>
      </w:del>
      <w:del w:id="283" w:author="Grant, David M (52400) CIV USN NIWC ATLANTIC VA (USA)" w:date="2024-09-16T13:52:00Z">
        <w:r w:rsidRPr="00712598" w:rsidDel="00A03973">
          <w:delText>the scale band that contains the</w:delText>
        </w:r>
      </w:del>
      <w:del w:id="284" w:author="Grant, David M (52400) CIV USN NIWC ATLANTIC VA (USA)" w:date="2024-09-16T14:11:00Z">
        <w:r w:rsidRPr="00712598" w:rsidDel="002F0617">
          <w:delText xml:space="preserve"> scale </w:delText>
        </w:r>
      </w:del>
      <w:del w:id="285" w:author="Grant, David M (52400) CIV USN NIWC ATLANTIC VA (USA)" w:date="2024-09-16T13:52:00Z">
        <w:r w:rsidRPr="00712598" w:rsidDel="00A03973">
          <w:delText xml:space="preserve">parameter </w:delText>
        </w:r>
      </w:del>
      <w:r w:rsidRPr="00712598">
        <w:t>and select</w:t>
      </w:r>
      <w:ins w:id="286" w:author="Grant, David M (52400) CIV USN NIWC ATLANTIC VA (USA)" w:date="2024-09-16T13:43:00Z">
        <w:r w:rsidR="00422413">
          <w:t>s</w:t>
        </w:r>
      </w:ins>
      <w:r w:rsidRPr="00712598">
        <w:t xml:space="preserve"> those which overlap </w:t>
      </w:r>
      <w:ins w:id="287" w:author="Grant, David M (52400) CIV USN NIWC ATLANTIC VA (USA)" w:date="2024-09-16T14:22:00Z">
        <w:r w:rsidR="00F96DB6">
          <w:t xml:space="preserve">both </w:t>
        </w:r>
      </w:ins>
      <w:r w:rsidRPr="00712598">
        <w:t>the viewport</w:t>
      </w:r>
      <w:ins w:id="288" w:author="Grant, David M (52400) CIV USN NIWC ATLANTIC VA (USA)" w:date="2024-09-16T14:11:00Z">
        <w:r w:rsidR="002F0617">
          <w:t xml:space="preserve"> and the ind</w:t>
        </w:r>
      </w:ins>
      <w:ins w:id="289" w:author="Grant, David M (52400) CIV USN NIWC ATLANTIC VA (USA)" w:date="2024-09-16T14:12:00Z">
        <w:r w:rsidR="002F0617">
          <w:t>icated</w:t>
        </w:r>
      </w:ins>
      <w:ins w:id="290" w:author="Grant, David M (52400) CIV USN NIWC ATLANTIC VA (USA)" w:date="2024-09-16T14:11:00Z">
        <w:r w:rsidR="002F0617">
          <w:t xml:space="preserve"> scale</w:t>
        </w:r>
      </w:ins>
      <w:r w:rsidRPr="00712598">
        <w:t xml:space="preserve">. </w:t>
      </w:r>
      <w:ins w:id="291" w:author="Grant, David M (52400) CIV USN NIWC ATLANTIC VA (USA)" w:date="2024-09-16T14:12:00Z">
        <w:r w:rsidR="00AB12E0">
          <w:t xml:space="preserve">If selected, </w:t>
        </w:r>
      </w:ins>
      <w:del w:id="292" w:author="Grant, David M (52400) CIV USN NIWC ATLANTIC VA (USA)" w:date="2024-09-16T14:12:00Z">
        <w:r w:rsidRPr="00712598" w:rsidDel="00AB12E0">
          <w:delText>T</w:delText>
        </w:r>
      </w:del>
      <w:ins w:id="293" w:author="Grant, David M (52400) CIV USN NIWC ATLANTIC VA (USA)" w:date="2024-09-16T14:12:00Z">
        <w:r w:rsidR="00AB12E0">
          <w:t>t</w:t>
        </w:r>
      </w:ins>
      <w:r w:rsidRPr="00712598">
        <w:t xml:space="preserve">he </w:t>
      </w:r>
      <w:ins w:id="294" w:author="Grant, David M (52400) CIV USN NIWC ATLANTIC VA (USA)" w:date="2024-09-16T13:56:00Z">
        <w:r w:rsidR="00A03973">
          <w:t>coverage</w:t>
        </w:r>
      </w:ins>
      <w:ins w:id="295" w:author="Grant, David M (52400) CIV USN NIWC ATLANTIC VA (USA)" w:date="2024-09-16T13:53:00Z">
        <w:r w:rsidR="00A03973">
          <w:t xml:space="preserve"> footprint is s</w:t>
        </w:r>
      </w:ins>
      <w:ins w:id="296" w:author="Grant, David M (52400) CIV USN NIWC ATLANTIC VA (USA)" w:date="2024-09-16T13:54:00Z">
        <w:r w:rsidR="00A03973">
          <w:t xml:space="preserve">ubtracted from the </w:t>
        </w:r>
      </w:ins>
      <w:r w:rsidRPr="00712598">
        <w:t>viewport</w:t>
      </w:r>
      <w:del w:id="297" w:author="Grant, David M (52400) CIV USN NIWC ATLANTIC VA (USA)" w:date="2024-09-16T13:54:00Z">
        <w:r w:rsidRPr="00712598" w:rsidDel="00A03973">
          <w:delText xml:space="preserve"> </w:delText>
        </w:r>
        <w:r w:rsidR="00CC2AA2" w:rsidDel="00A03973">
          <w:delText>should</w:delText>
        </w:r>
        <w:r w:rsidRPr="00712598" w:rsidDel="00A03973">
          <w:delText xml:space="preserve"> then </w:delText>
        </w:r>
        <w:r w:rsidR="00CC2AA2" w:rsidDel="00A03973">
          <w:delText xml:space="preserve">be </w:delText>
        </w:r>
        <w:r w:rsidRPr="00712598" w:rsidDel="00A03973">
          <w:delText xml:space="preserve">modified in a way that it only defines the part that is </w:delText>
        </w:r>
        <w:r w:rsidR="00CC2AA2" w:rsidDel="00A03973">
          <w:delText>yet to be</w:delText>
        </w:r>
        <w:r w:rsidRPr="00712598" w:rsidDel="00A03973">
          <w:delText xml:space="preserve"> covered</w:delText>
        </w:r>
      </w:del>
      <w:r w:rsidRPr="00712598">
        <w:t>.</w:t>
      </w:r>
      <w:ins w:id="298" w:author="Grant, David M (52400) CIV USN NIWC ATLANTIC VA (USA)" w:date="2024-09-16T14:12:00Z">
        <w:r w:rsidR="00AB12E0">
          <w:t xml:space="preserve"> This p</w:t>
        </w:r>
      </w:ins>
      <w:ins w:id="299" w:author="Grant, David M (52400) CIV USN NIWC ATLANTIC VA (USA)" w:date="2024-09-16T14:13:00Z">
        <w:r w:rsidR="00AB12E0">
          <w:t xml:space="preserve">rocess is repeated until the viewport is empty or the </w:t>
        </w:r>
      </w:ins>
      <w:ins w:id="300" w:author="Grant, David M (52400) CIV USN NIWC ATLANTIC VA (USA)" w:date="2024-09-16T14:14:00Z">
        <w:r w:rsidR="00AB12E0">
          <w:t>entire inventory has been evaluated</w:t>
        </w:r>
      </w:ins>
      <w:ins w:id="301" w:author="Grant, David M (52400) CIV USN NIWC ATLANTIC VA (USA)" w:date="2024-09-16T14:13:00Z">
        <w:r w:rsidR="00AB12E0">
          <w:t>.</w:t>
        </w:r>
      </w:ins>
    </w:p>
    <w:p w14:paraId="652C32D2" w14:textId="0F3C0E75" w:rsidR="00C942A1" w:rsidRDefault="00712598" w:rsidP="007B2D1A">
      <w:pPr>
        <w:spacing w:after="120" w:line="240" w:lineRule="auto"/>
      </w:pPr>
      <w:del w:id="302" w:author="Grant, David M (52400) CIV USN NIWC ATLANTIC VA (USA)" w:date="2024-09-16T13:54:00Z">
        <w:r w:rsidRPr="00712598" w:rsidDel="00A03973">
          <w:delText>I</w:delText>
        </w:r>
        <w:r w:rsidDel="00A03973">
          <w:delText>f</w:delText>
        </w:r>
        <w:r w:rsidRPr="00712598" w:rsidDel="00A03973">
          <w:delText xml:space="preserve"> this part </w:delText>
        </w:r>
      </w:del>
      <w:del w:id="303" w:author="Grant, David M (52400) CIV USN NIWC ATLANTIC VA (USA)" w:date="2024-09-16T14:14:00Z">
        <w:r w:rsidDel="00AB12E0">
          <w:delText xml:space="preserve">is </w:delText>
        </w:r>
        <w:r w:rsidRPr="00712598" w:rsidDel="00AB12E0">
          <w:delText xml:space="preserve">not empty the algorithm </w:delText>
        </w:r>
      </w:del>
      <w:del w:id="304" w:author="Grant, David M (52400) CIV USN NIWC ATLANTIC VA (USA)" w:date="2024-09-16T13:54:00Z">
        <w:r w:rsidRPr="00712598" w:rsidDel="00A03973">
          <w:delText xml:space="preserve">will </w:delText>
        </w:r>
      </w:del>
      <w:del w:id="305" w:author="Grant, David M (52400) CIV USN NIWC ATLANTIC VA (USA)" w:date="2024-09-16T14:14:00Z">
        <w:r w:rsidRPr="00712598" w:rsidDel="00AB12E0">
          <w:delText xml:space="preserve">proceed with the next smaller scale band until the </w:delText>
        </w:r>
      </w:del>
      <w:del w:id="306" w:author="Grant, David M (52400) CIV USN NIWC ATLANTIC VA (USA)" w:date="2024-09-16T13:54:00Z">
        <w:r w:rsidRPr="00712598" w:rsidDel="00A03973">
          <w:delText xml:space="preserve">remaining </w:delText>
        </w:r>
      </w:del>
      <w:del w:id="307" w:author="Grant, David M (52400) CIV USN NIWC ATLANTIC VA (USA)" w:date="2024-09-16T14:14:00Z">
        <w:r w:rsidRPr="00712598" w:rsidDel="00AB12E0">
          <w:delText xml:space="preserve">viewport is empty or there </w:delText>
        </w:r>
        <w:r w:rsidR="00953C01" w:rsidDel="00AB12E0">
          <w:delText xml:space="preserve">is </w:delText>
        </w:r>
        <w:r w:rsidRPr="00712598" w:rsidDel="00AB12E0">
          <w:delText xml:space="preserve">no </w:delText>
        </w:r>
        <w:r w:rsidR="00490A41" w:rsidRPr="00712598" w:rsidDel="00AB12E0">
          <w:delText>smaller</w:delText>
        </w:r>
        <w:r w:rsidR="00CC2AA2" w:rsidDel="00AB12E0">
          <w:delText xml:space="preserve"> </w:delText>
        </w:r>
        <w:r w:rsidRPr="00712598" w:rsidDel="00AB12E0">
          <w:delText>scale band to investigate.</w:delText>
        </w:r>
      </w:del>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57BB8388" w:rsidR="00712598" w:rsidRDefault="00712598" w:rsidP="00712598">
            <w:pPr>
              <w:spacing w:before="60" w:after="120" w:line="240" w:lineRule="auto"/>
            </w:pPr>
            <w:r w:rsidRPr="00C942A1">
              <w:rPr>
                <w:b/>
                <w:bCs/>
              </w:rPr>
              <w:t>Algorithm</w:t>
            </w:r>
            <w:r w:rsidRPr="00C942A1">
              <w:t xml:space="preserve"> </w:t>
            </w:r>
            <w:commentRangeStart w:id="308"/>
            <w:r w:rsidRPr="00712598">
              <w:rPr>
                <w:i/>
                <w:iCs/>
              </w:rPr>
              <w:t>SelectData</w:t>
            </w:r>
            <w:r w:rsidR="00953C01">
              <w:rPr>
                <w:i/>
                <w:iCs/>
              </w:rPr>
              <w:t>C</w:t>
            </w:r>
            <w:r w:rsidR="006F0A1F">
              <w:rPr>
                <w:i/>
                <w:iCs/>
              </w:rPr>
              <w:t>o</w:t>
            </w:r>
            <w:r w:rsidR="00953C01">
              <w:rPr>
                <w:i/>
                <w:iCs/>
              </w:rPr>
              <w:t>verages</w:t>
            </w:r>
            <w:commentRangeEnd w:id="308"/>
            <w:r w:rsidR="00E04D60">
              <w:rPr>
                <w:rStyle w:val="CommentReference"/>
              </w:rPr>
              <w:commentReference w:id="308"/>
            </w:r>
            <w:r>
              <w:t>(</w:t>
            </w:r>
            <w:r w:rsidR="00B075FC">
              <w:rPr>
                <w:i/>
                <w:iCs/>
              </w:rPr>
              <w:t>inventory</w:t>
            </w:r>
            <w:r w:rsidRPr="00712598">
              <w:rPr>
                <w:i/>
                <w:iCs/>
              </w:rPr>
              <w:t>, scale, viewport, pro</w:t>
            </w:r>
            <w:r w:rsidR="00B075FC">
              <w:rPr>
                <w:i/>
                <w:iCs/>
              </w:rPr>
              <w:t>jection</w:t>
            </w:r>
            <w:r>
              <w:t>)</w:t>
            </w:r>
          </w:p>
          <w:p w14:paraId="4E66F508" w14:textId="0CB2FFC8" w:rsidR="00712598" w:rsidRDefault="00712598" w:rsidP="00712598">
            <w:pPr>
              <w:spacing w:before="60" w:after="60" w:line="240" w:lineRule="auto"/>
              <w:ind w:left="597" w:hanging="597"/>
            </w:pPr>
            <w:r w:rsidRPr="00C942A1">
              <w:rPr>
                <w:b/>
                <w:bCs/>
              </w:rPr>
              <w:t>Input</w:t>
            </w:r>
            <w:r>
              <w:t>: A</w:t>
            </w:r>
            <w:ins w:id="309" w:author="Grant, David M (52400) CIV USN NIWC ATLANTIC VA (USA)" w:date="2024-09-16T15:14:00Z">
              <w:r w:rsidR="00956063">
                <w:t>n</w:t>
              </w:r>
            </w:ins>
            <w:r>
              <w:t xml:space="preserve"> inventory</w:t>
            </w:r>
            <w:r w:rsidR="00CC2AA2">
              <w:t xml:space="preserve"> of </w:t>
            </w:r>
            <w:r w:rsidR="00456269" w:rsidRPr="00142BCB">
              <w:rPr>
                <w:b/>
              </w:rPr>
              <w:t>D</w:t>
            </w:r>
            <w:r w:rsidR="00CC2AA2" w:rsidRPr="00456269">
              <w:rPr>
                <w:b/>
              </w:rPr>
              <w:t xml:space="preserve">ata </w:t>
            </w:r>
            <w:r w:rsidR="00456269" w:rsidRPr="00142BCB">
              <w:rPr>
                <w:b/>
              </w:rPr>
              <w:t>C</w:t>
            </w:r>
            <w:r w:rsidR="00CC2AA2" w:rsidRPr="00456269">
              <w:rPr>
                <w:b/>
              </w:rPr>
              <w:t>overage</w:t>
            </w:r>
            <w:r w:rsidR="00B82060">
              <w:t xml:space="preserve"> features</w:t>
            </w:r>
            <w:r>
              <w:t xml:space="preserve"> </w:t>
            </w:r>
            <w:r w:rsidR="00CC2AA2">
              <w:rPr>
                <w:i/>
                <w:iCs/>
              </w:rPr>
              <w:t>inventory</w:t>
            </w:r>
          </w:p>
          <w:p w14:paraId="5ED32233" w14:textId="15EF360C"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w:t>
            </w:r>
            <w:r w:rsidR="00456269" w:rsidRPr="00142BCB">
              <w:rPr>
                <w:b/>
              </w:rPr>
              <w:t>Data Coverage</w:t>
            </w:r>
            <w:r w:rsidR="00B82060">
              <w:t xml:space="preserve"> features</w:t>
            </w:r>
            <w:r w:rsidR="00456269">
              <w:t xml:space="preserve"> </w:t>
            </w:r>
            <w:r>
              <w:t>will be selected (usually the display scale)</w:t>
            </w:r>
          </w:p>
          <w:p w14:paraId="630A865D" w14:textId="5B4B3FCF" w:rsidR="00712598" w:rsidRDefault="00712598" w:rsidP="00712598">
            <w:pPr>
              <w:spacing w:before="60" w:after="60" w:line="240" w:lineRule="auto"/>
              <w:ind w:left="595"/>
            </w:pPr>
            <w:bookmarkStart w:id="310" w:name="_Hlk177394136"/>
            <w:r>
              <w:t xml:space="preserve">A device-polygon </w:t>
            </w:r>
            <w:r w:rsidRPr="00712598">
              <w:rPr>
                <w:i/>
                <w:iCs/>
              </w:rPr>
              <w:t>viewport</w:t>
            </w:r>
            <w:r>
              <w:t xml:space="preserve"> describing the device area that should be covered with data</w:t>
            </w:r>
          </w:p>
          <w:bookmarkEnd w:id="310"/>
          <w:p w14:paraId="70DBC5B5" w14:textId="150A525F" w:rsidR="00712598" w:rsidRDefault="00712598" w:rsidP="00712598">
            <w:pPr>
              <w:spacing w:before="60" w:after="120" w:line="240" w:lineRule="auto"/>
              <w:ind w:left="595"/>
            </w:pPr>
            <w:r>
              <w:t xml:space="preserve">A projection </w:t>
            </w:r>
            <w:proofErr w:type="spellStart"/>
            <w:r w:rsidRPr="00712598">
              <w:rPr>
                <w:i/>
                <w:iCs/>
              </w:rPr>
              <w:t>pro</w:t>
            </w:r>
            <w:r w:rsidR="00300216">
              <w:rPr>
                <w:i/>
                <w:iCs/>
              </w:rPr>
              <w:t>jection</w:t>
            </w:r>
            <w:proofErr w:type="spellEnd"/>
          </w:p>
          <w:p w14:paraId="64D3E6C0" w14:textId="32AA1B8C" w:rsidR="00712598" w:rsidRDefault="00712598" w:rsidP="00712598">
            <w:pPr>
              <w:spacing w:before="60" w:after="60" w:line="240" w:lineRule="auto"/>
              <w:rPr>
                <w:i/>
                <w:iCs/>
              </w:rPr>
            </w:pPr>
            <w:r w:rsidRPr="00C942A1">
              <w:rPr>
                <w:b/>
                <w:bCs/>
              </w:rPr>
              <w:t>Output</w:t>
            </w:r>
            <w:r>
              <w:t xml:space="preserve">: A set of </w:t>
            </w:r>
            <w:r w:rsidR="00456269" w:rsidRPr="00142BCB">
              <w:rPr>
                <w:b/>
              </w:rPr>
              <w:t>D</w:t>
            </w:r>
            <w:r w:rsidR="002F6D11" w:rsidRPr="00142BCB">
              <w:rPr>
                <w:b/>
              </w:rPr>
              <w:t xml:space="preserve">ata </w:t>
            </w:r>
            <w:r w:rsidR="00456269" w:rsidRPr="00142BCB">
              <w:rPr>
                <w:b/>
              </w:rPr>
              <w:t>C</w:t>
            </w:r>
            <w:r w:rsidR="002F6D11" w:rsidRPr="00142BCB">
              <w:rPr>
                <w:b/>
              </w:rPr>
              <w:t>overage</w:t>
            </w:r>
            <w:r w:rsidR="00B82060">
              <w:t xml:space="preserve"> features</w:t>
            </w:r>
            <w:r w:rsidR="002F6D11">
              <w:t xml:space="preserve"> </w:t>
            </w:r>
            <w:r w:rsidRPr="00C942A1">
              <w:rPr>
                <w:i/>
                <w:iCs/>
              </w:rPr>
              <w:t>S</w:t>
            </w:r>
          </w:p>
          <w:p w14:paraId="304846FE" w14:textId="4EA2B63E" w:rsidR="00712598" w:rsidRPr="00712598" w:rsidRDefault="00712598" w:rsidP="001D02B5">
            <w:pPr>
              <w:pStyle w:val="ListParagraph"/>
              <w:numPr>
                <w:ilvl w:val="0"/>
                <w:numId w:val="29"/>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7BDB590E" w:rsidR="00712598" w:rsidRPr="00712598" w:rsidRDefault="002A00F4" w:rsidP="001D02B5">
            <w:pPr>
              <w:pStyle w:val="ListParagraph"/>
              <w:numPr>
                <w:ilvl w:val="0"/>
                <w:numId w:val="29"/>
              </w:numPr>
              <w:spacing w:before="60" w:after="60" w:line="240" w:lineRule="auto"/>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w:t>
            </w:r>
            <w:r w:rsidR="00712598">
              <w:t xml:space="preserve">= </w:t>
            </w:r>
            <w:r w:rsidR="00712598">
              <w:rPr>
                <w:rFonts w:ascii="Cambria Math" w:hAnsi="Cambria Math" w:cs="Cambria Math"/>
              </w:rPr>
              <w:t>𝐺𝑒𝑡𝑆𝑐𝑎𝑙𝑒𝐵𝑎𝑛𝑑</w:t>
            </w:r>
            <w:r w:rsidR="00712598">
              <w:t>(</w:t>
            </w:r>
            <w:r w:rsidR="00712598">
              <w:rPr>
                <w:rFonts w:ascii="Cambria Math" w:hAnsi="Cambria Math" w:cs="Cambria Math"/>
              </w:rPr>
              <w:t>𝑠𝑐𝑎𝑙𝑒</w:t>
            </w:r>
            <w:r w:rsidR="00712598">
              <w:t>)</w:t>
            </w:r>
          </w:p>
          <w:p w14:paraId="5FD83FAF" w14:textId="0FB22BCC" w:rsidR="00712598" w:rsidRPr="00712598" w:rsidRDefault="00712598" w:rsidP="001D02B5">
            <w:pPr>
              <w:pStyle w:val="ListParagraph"/>
              <w:numPr>
                <w:ilvl w:val="0"/>
                <w:numId w:val="29"/>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681CBFD0" w:rsidR="00712598" w:rsidRPr="00712598" w:rsidRDefault="00712598" w:rsidP="001D02B5">
            <w:pPr>
              <w:pStyle w:val="ListParagraph"/>
              <w:numPr>
                <w:ilvl w:val="1"/>
                <w:numId w:val="29"/>
              </w:numPr>
              <w:spacing w:before="60" w:after="60" w:line="240" w:lineRule="auto"/>
              <w:ind w:left="1164" w:hanging="283"/>
              <w:rPr>
                <w:lang w:val="en-US"/>
              </w:rPr>
            </w:pPr>
            <w:r w:rsidRPr="00712598">
              <w:rPr>
                <w:b/>
                <w:bCs/>
              </w:rPr>
              <w:t>For</w:t>
            </w:r>
            <w:r>
              <w:t xml:space="preserve"> all </w:t>
            </w:r>
            <w:proofErr w:type="spellStart"/>
            <w:r w:rsidR="002F6D11">
              <w:rPr>
                <w:i/>
                <w:iCs/>
              </w:rPr>
              <w:t>dataCoverage</w:t>
            </w:r>
            <w:proofErr w:type="spellEnd"/>
            <w:r w:rsidR="002F6D11">
              <w:t xml:space="preserve"> </w:t>
            </w:r>
            <w:r>
              <w:t xml:space="preserve">in </w:t>
            </w:r>
            <w:r w:rsidR="002F6D11">
              <w:rPr>
                <w:i/>
                <w:iCs/>
              </w:rPr>
              <w:t>inventory</w:t>
            </w:r>
          </w:p>
          <w:p w14:paraId="332FE72B" w14:textId="32762F99" w:rsidR="00712598" w:rsidRPr="00712598" w:rsidRDefault="00712598" w:rsidP="001D02B5">
            <w:pPr>
              <w:pStyle w:val="ListParagraph"/>
              <w:numPr>
                <w:ilvl w:val="2"/>
                <w:numId w:val="29"/>
              </w:numPr>
              <w:spacing w:before="60" w:after="60" w:line="240" w:lineRule="auto"/>
              <w:ind w:left="1731" w:hanging="283"/>
              <w:rPr>
                <w:lang w:val="en-US"/>
              </w:rPr>
            </w:pPr>
            <w:r w:rsidRPr="00712598">
              <w:rPr>
                <w:b/>
                <w:bCs/>
              </w:rPr>
              <w:lastRenderedPageBreak/>
              <w:t>If</w:t>
            </w:r>
            <w:r>
              <w:t xml:space="preserve"> </w:t>
            </w:r>
            <w:proofErr w:type="spellStart"/>
            <w:r w:rsidR="002A00F4">
              <w:rPr>
                <w:rFonts w:ascii="Cambria Math" w:hAnsi="Cambria Math" w:cs="Cambria Math"/>
                <w:i/>
              </w:rPr>
              <w:t>ScaleBand</w:t>
            </w:r>
            <w:proofErr w:type="spellEnd"/>
            <w:r w:rsidR="002A00F4">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00300216" w:rsidRPr="00300216">
              <w:rPr>
                <w:rFonts w:ascii="Cambria Math" w:hAnsi="Cambria Math" w:cs="Cambria Math"/>
                <w:i/>
              </w:rPr>
              <w:t>dataCoverage</w:t>
            </w:r>
            <w:proofErr w:type="spellEnd"/>
            <w:r>
              <w:t xml:space="preserve">) </w:t>
            </w:r>
            <w:r w:rsidR="00300216">
              <w:rPr>
                <w:rFonts w:ascii="Cambria Math" w:hAnsi="Cambria Math" w:cs="Cambria Math"/>
              </w:rPr>
              <w:t>AND</w:t>
            </w:r>
            <w:r w:rsidR="00300216">
              <w:t xml:space="preserve"> </w:t>
            </w:r>
            <w:r>
              <w:t>(</w:t>
            </w:r>
            <w:r w:rsidRPr="00300216">
              <w:rPr>
                <w:rFonts w:ascii="Cambria Math" w:hAnsi="Cambria Math" w:cs="Cambria Math"/>
                <w:i/>
              </w:rPr>
              <w:t>𝑝𝑟𝑜</w:t>
            </w:r>
            <w:proofErr w:type="spellStart"/>
            <w:r w:rsidR="00300216" w:rsidRPr="00300216">
              <w:rPr>
                <w:rFonts w:ascii="Cambria Math" w:hAnsi="Cambria Math" w:cs="Cambria Math"/>
                <w:i/>
              </w:rPr>
              <w:t>jection</w:t>
            </w:r>
            <w:proofErr w:type="spellEnd"/>
            <w:r>
              <w:t>(</w:t>
            </w:r>
            <w:r w:rsidRPr="00300216">
              <w:rPr>
                <w:rFonts w:ascii="Cambria Math" w:hAnsi="Cambria Math" w:cs="Cambria Math"/>
                <w:i/>
              </w:rPr>
              <w:t>𝑝𝑜𝑙𝑦</w:t>
            </w:r>
            <w:proofErr w:type="spellStart"/>
            <w:r w:rsidR="00BF4AB9" w:rsidRPr="00300216">
              <w:rPr>
                <w:rFonts w:ascii="Cambria Math" w:hAnsi="Cambria Math" w:cs="Cambria Math"/>
                <w:i/>
                <w:iCs/>
              </w:rPr>
              <w:t>gon</w:t>
            </w:r>
            <w:proofErr w:type="spellEnd"/>
            <w:r>
              <w:t>(</w:t>
            </w:r>
            <w:proofErr w:type="spellStart"/>
            <w:r w:rsidR="00BF4AB9" w:rsidRPr="006A7DDE">
              <w:rPr>
                <w:rFonts w:ascii="Cambria Math" w:hAnsi="Cambria Math" w:cs="Cambria Math"/>
                <w:i/>
                <w:iCs/>
              </w:rPr>
              <w:t>dataCoverage</w:t>
            </w:r>
            <w:proofErr w:type="spellEnd"/>
            <w:r>
              <w:t xml:space="preserve">)) ∩ </w:t>
            </w:r>
            <w:r>
              <w:rPr>
                <w:rFonts w:ascii="Cambria Math" w:hAnsi="Cambria Math" w:cs="Cambria Math"/>
              </w:rPr>
              <w:t>𝑣𝑖𝑒𝑤𝑝𝑜𝑟𝑡</w:t>
            </w:r>
            <w:r>
              <w:t>) ≠ Ø</w:t>
            </w:r>
          </w:p>
          <w:p w14:paraId="450A1228" w14:textId="7B0CD612" w:rsidR="00712598" w:rsidRPr="00712598" w:rsidRDefault="00712598" w:rsidP="001D02B5">
            <w:pPr>
              <w:pStyle w:val="ListParagraph"/>
              <w:numPr>
                <w:ilvl w:val="3"/>
                <w:numId w:val="29"/>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00BF4AB9" w:rsidRPr="006A7DDE">
              <w:rPr>
                <w:rFonts w:ascii="Cambria Math" w:hAnsi="Cambria Math" w:cs="Cambria Math"/>
                <w:i/>
                <w:iCs/>
              </w:rPr>
              <w:t>dataCoverage</w:t>
            </w:r>
            <w:proofErr w:type="spellEnd"/>
          </w:p>
          <w:p w14:paraId="547A8670" w14:textId="1FCBB3F4" w:rsidR="00712598" w:rsidRPr="00712598" w:rsidRDefault="00712598" w:rsidP="001D02B5">
            <w:pPr>
              <w:pStyle w:val="ListParagraph"/>
              <w:numPr>
                <w:ilvl w:val="3"/>
                <w:numId w:val="29"/>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00300216" w:rsidRPr="00300216">
              <w:rPr>
                <w:rFonts w:ascii="Cambria Math" w:hAnsi="Cambria Math" w:cs="Cambria Math"/>
                <w:i/>
              </w:rPr>
              <w:t>jection</w:t>
            </w:r>
            <w:proofErr w:type="spellEnd"/>
            <w:r>
              <w:t>(</w:t>
            </w:r>
            <w:r w:rsidR="00BF4AB9">
              <w:rPr>
                <w:rFonts w:ascii="Cambria Math" w:hAnsi="Cambria Math" w:cs="Cambria Math"/>
              </w:rPr>
              <w:t>𝑝𝑜𝑙</w:t>
            </w:r>
            <w:proofErr w:type="spellStart"/>
            <w:r w:rsidR="00BF4AB9" w:rsidRPr="00BF4AB9">
              <w:rPr>
                <w:rFonts w:ascii="Cambria Math" w:hAnsi="Cambria Math" w:cs="Cambria Math"/>
                <w:i/>
                <w:iCs/>
              </w:rPr>
              <w:t>ygon</w:t>
            </w:r>
            <w:proofErr w:type="spellEnd"/>
            <w:r>
              <w:t>(</w:t>
            </w:r>
            <w:proofErr w:type="spellStart"/>
            <w:r w:rsidR="00BF4AB9" w:rsidRPr="006A7DDE">
              <w:rPr>
                <w:rFonts w:ascii="Cambria Math" w:hAnsi="Cambria Math" w:cs="Cambria Math"/>
                <w:i/>
                <w:iCs/>
              </w:rPr>
              <w:t>dataCoverage</w:t>
            </w:r>
            <w:proofErr w:type="spellEnd"/>
            <w:r>
              <w:t>))</w:t>
            </w:r>
          </w:p>
          <w:p w14:paraId="3668D3C0" w14:textId="32E6526B" w:rsidR="00712598" w:rsidRPr="00712598" w:rsidRDefault="002A00F4" w:rsidP="001D02B5">
            <w:pPr>
              <w:pStyle w:val="ListParagraph"/>
              <w:numPr>
                <w:ilvl w:val="1"/>
                <w:numId w:val="29"/>
              </w:numPr>
              <w:spacing w:before="60" w:after="60" w:line="240" w:lineRule="auto"/>
              <w:ind w:left="1164" w:hanging="283"/>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rsidR="00712598">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rsidR="00712598">
              <w:t xml:space="preserve"> – 1</w:t>
            </w:r>
          </w:p>
          <w:p w14:paraId="603F5CE9" w14:textId="69D83EB9" w:rsidR="00712598" w:rsidRPr="00712598" w:rsidRDefault="00712598" w:rsidP="001D02B5">
            <w:pPr>
              <w:pStyle w:val="ListParagraph"/>
              <w:numPr>
                <w:ilvl w:val="1"/>
                <w:numId w:val="29"/>
              </w:numPr>
              <w:spacing w:before="60" w:after="60" w:line="240" w:lineRule="auto"/>
              <w:ind w:left="1164" w:hanging="283"/>
              <w:rPr>
                <w:lang w:val="en-US"/>
              </w:rPr>
            </w:pPr>
            <w:r w:rsidRPr="00712598">
              <w:rPr>
                <w:b/>
                <w:bCs/>
              </w:rPr>
              <w:t>If</w:t>
            </w:r>
            <w:r>
              <w:t xml:space="preserve"> </w:t>
            </w:r>
            <w:proofErr w:type="spellStart"/>
            <w:r w:rsidR="002A00F4">
              <w:rPr>
                <w:rFonts w:ascii="Cambria Math" w:hAnsi="Cambria Math" w:cs="Cambria Math"/>
                <w:i/>
              </w:rPr>
              <w:t>ScaleBand</w:t>
            </w:r>
            <w:proofErr w:type="spellEnd"/>
            <w:r w:rsidR="002A00F4">
              <w:t xml:space="preserve"> </w:t>
            </w:r>
            <w:r>
              <w:t>= 0</w:t>
            </w:r>
          </w:p>
          <w:p w14:paraId="09DAE839" w14:textId="2C766FB8" w:rsidR="00712598" w:rsidRPr="00712598" w:rsidRDefault="00712598" w:rsidP="001D02B5">
            <w:pPr>
              <w:pStyle w:val="ListParagraph"/>
              <w:numPr>
                <w:ilvl w:val="2"/>
                <w:numId w:val="29"/>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1D02B5">
            <w:pPr>
              <w:pStyle w:val="ListParagraph"/>
              <w:numPr>
                <w:ilvl w:val="0"/>
                <w:numId w:val="29"/>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27EB3213" w:rsidR="00F33B8C" w:rsidRDefault="00F33B8C" w:rsidP="00B82060">
            <w:pPr>
              <w:spacing w:before="60" w:after="60" w:line="240" w:lineRule="auto"/>
              <w:jc w:val="left"/>
              <w:rPr>
                <w:lang w:val="en-US"/>
              </w:rPr>
            </w:pPr>
            <w:r>
              <w:t xml:space="preserve">Create an empty set of inventory </w:t>
            </w:r>
            <w:r w:rsidR="00456269" w:rsidRPr="00142BCB">
              <w:rPr>
                <w:b/>
              </w:rPr>
              <w:t>D</w:t>
            </w:r>
            <w:r w:rsidR="002A00F4" w:rsidRPr="00142BCB">
              <w:rPr>
                <w:b/>
              </w:rPr>
              <w:t xml:space="preserve">ata </w:t>
            </w:r>
            <w:r w:rsidR="00456269" w:rsidRPr="00142BCB">
              <w:rPr>
                <w:b/>
              </w:rPr>
              <w:t>C</w:t>
            </w:r>
            <w:r w:rsidR="002A00F4" w:rsidRPr="00142BCB">
              <w:rPr>
                <w:b/>
              </w:rPr>
              <w:t>overage</w:t>
            </w:r>
            <w:r w:rsidR="00B82060">
              <w:t xml:space="preserve"> features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2F49359F"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w:t>
            </w:r>
            <w:ins w:id="311" w:author="Grant, David M (52400) CIV USN NIWC ATLANTIC VA (USA)" w:date="2024-09-16T13:55:00Z">
              <w:r w:rsidR="00A03973">
                <w:t>s</w:t>
              </w:r>
            </w:ins>
            <w:r>
              <w:t xml:space="preserve"> and assign it to the variable </w:t>
            </w:r>
            <w:proofErr w:type="spellStart"/>
            <w:r w:rsidRPr="002D4E29">
              <w:rPr>
                <w:i/>
                <w:iCs/>
              </w:rPr>
              <w:t>S</w:t>
            </w:r>
            <w:r w:rsidR="002A00F4">
              <w:rPr>
                <w:i/>
                <w:iCs/>
              </w:rPr>
              <w:t>cale</w:t>
            </w:r>
            <w:r w:rsidRPr="002D4E29">
              <w:rPr>
                <w:i/>
                <w:iCs/>
              </w:rPr>
              <w:t>B</w:t>
            </w:r>
            <w:r w:rsidR="002A00F4">
              <w:rPr>
                <w:i/>
                <w:iCs/>
              </w:rPr>
              <w:t>and</w:t>
            </w:r>
            <w:proofErr w:type="spellEnd"/>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2D16FBD1" w:rsidR="00F33B8C" w:rsidRDefault="00F33B8C" w:rsidP="00F33B8C">
            <w:pPr>
              <w:spacing w:before="60" w:after="60" w:line="240" w:lineRule="auto"/>
              <w:jc w:val="left"/>
              <w:rPr>
                <w:lang w:val="en-US"/>
              </w:rPr>
            </w:pPr>
            <w:del w:id="312" w:author="Grant, David M (52400) CIV USN NIWC ATLANTIC VA (USA)" w:date="2024-09-16T13:55:00Z">
              <w:r w:rsidDel="00A03973">
                <w:delText>As long as</w:delText>
              </w:r>
            </w:del>
            <w:ins w:id="313" w:author="Grant, David M (52400) CIV USN NIWC ATLANTIC VA (USA)" w:date="2024-09-16T13:55:00Z">
              <w:r w:rsidR="00A03973">
                <w:t>While</w:t>
              </w:r>
            </w:ins>
            <w:r>
              <w:t xml:space="preserve">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04ECC7D7" w:rsidR="00F33B8C" w:rsidRDefault="00F33B8C" w:rsidP="00B82060">
            <w:pPr>
              <w:spacing w:before="60" w:after="60" w:line="240" w:lineRule="auto"/>
              <w:jc w:val="left"/>
              <w:rPr>
                <w:lang w:val="en-US"/>
              </w:rPr>
            </w:pPr>
            <w:r>
              <w:t xml:space="preserve">Loop over all </w:t>
            </w:r>
            <w:r w:rsidR="00456269" w:rsidRPr="00142BCB">
              <w:rPr>
                <w:b/>
              </w:rPr>
              <w:t>D</w:t>
            </w:r>
            <w:r w:rsidR="002A00F4" w:rsidRPr="00142BCB">
              <w:rPr>
                <w:b/>
              </w:rPr>
              <w:t xml:space="preserve">ata </w:t>
            </w:r>
            <w:r w:rsidR="00456269" w:rsidRPr="00142BCB">
              <w:rPr>
                <w:b/>
              </w:rPr>
              <w:t>C</w:t>
            </w:r>
            <w:r w:rsidR="002A00F4" w:rsidRPr="00142BCB">
              <w:rPr>
                <w:b/>
              </w:rPr>
              <w:t>overage</w:t>
            </w:r>
            <w:r w:rsidR="00B82060">
              <w:t xml:space="preserve"> features</w:t>
            </w:r>
            <w:r w:rsidR="002A00F4">
              <w:t xml:space="preserve"> </w:t>
            </w:r>
            <w:r>
              <w:t>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t>3.</w:t>
            </w:r>
            <w:proofErr w:type="gramStart"/>
            <w:r>
              <w:rPr>
                <w:b/>
                <w:bCs/>
                <w:lang w:val="en-US"/>
              </w:rPr>
              <w:t>a.i</w:t>
            </w:r>
            <w:proofErr w:type="gramEnd"/>
          </w:p>
        </w:tc>
        <w:tc>
          <w:tcPr>
            <w:tcW w:w="8232" w:type="dxa"/>
          </w:tcPr>
          <w:p w14:paraId="65580C19" w14:textId="4BCABC8F" w:rsidR="00F33B8C" w:rsidRDefault="00F33B8C" w:rsidP="00B33C28">
            <w:pPr>
              <w:spacing w:before="60" w:after="60" w:line="240" w:lineRule="auto"/>
              <w:jc w:val="left"/>
              <w:rPr>
                <w:lang w:val="en-US"/>
              </w:rPr>
            </w:pPr>
            <w:r>
              <w:t xml:space="preserve">If </w:t>
            </w:r>
            <w:proofErr w:type="spellStart"/>
            <w:r w:rsidRPr="002D4E29">
              <w:rPr>
                <w:i/>
                <w:iCs/>
              </w:rPr>
              <w:t>S</w:t>
            </w:r>
            <w:r w:rsidR="002A00F4">
              <w:rPr>
                <w:i/>
                <w:iCs/>
              </w:rPr>
              <w:t>cale</w:t>
            </w:r>
            <w:r w:rsidRPr="002D4E29">
              <w:rPr>
                <w:i/>
                <w:iCs/>
              </w:rPr>
              <w:t>B</w:t>
            </w:r>
            <w:r w:rsidR="002A00F4">
              <w:rPr>
                <w:i/>
                <w:iCs/>
              </w:rPr>
              <w:t>and</w:t>
            </w:r>
            <w:proofErr w:type="spellEnd"/>
            <w:r>
              <w:t xml:space="preserve"> is an element of the scale bands of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rsidRPr="00142BCB">
              <w:rPr>
                <w:b/>
              </w:rPr>
              <w:t>and</w:t>
            </w:r>
            <w:r>
              <w:t xml:space="preserve"> the projected coverage polygon of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t xml:space="preserve">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3BB092BD" w:rsidR="00F33B8C" w:rsidRDefault="002D4E29" w:rsidP="00B33C28">
            <w:pPr>
              <w:spacing w:before="60" w:after="60" w:line="240" w:lineRule="auto"/>
              <w:jc w:val="left"/>
              <w:rPr>
                <w:lang w:val="en-US"/>
              </w:rPr>
            </w:pPr>
            <w:r>
              <w:t xml:space="preserve">Add the </w:t>
            </w:r>
            <w:r w:rsidR="00B33C28" w:rsidRPr="00142BCB">
              <w:rPr>
                <w:b/>
              </w:rPr>
              <w:t>D</w:t>
            </w:r>
            <w:r w:rsidR="002A00F4" w:rsidRPr="00142BCB">
              <w:rPr>
                <w:b/>
              </w:rPr>
              <w:t xml:space="preserve">ata </w:t>
            </w:r>
            <w:r w:rsidR="00B33C28" w:rsidRPr="00142BCB">
              <w:rPr>
                <w:b/>
              </w:rPr>
              <w:t>C</w:t>
            </w:r>
            <w:r w:rsidR="002A00F4" w:rsidRPr="00142BCB">
              <w:rPr>
                <w:b/>
              </w:rPr>
              <w:t>overage</w:t>
            </w:r>
            <w:r w:rsidR="002A00F4">
              <w:t xml:space="preserve"> </w:t>
            </w:r>
            <w:r>
              <w:t xml:space="preserve">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7FFA3FDD" w:rsidR="00F33B8C" w:rsidRDefault="002D4E29" w:rsidP="00B33C28">
            <w:pPr>
              <w:spacing w:before="60" w:after="60" w:line="240" w:lineRule="auto"/>
              <w:jc w:val="left"/>
              <w:rPr>
                <w:lang w:val="en-US"/>
              </w:rPr>
            </w:pPr>
            <w:r>
              <w:t xml:space="preserve">Remove the </w:t>
            </w:r>
            <w:r w:rsidR="00B33C28" w:rsidRPr="00142BCB">
              <w:rPr>
                <w:b/>
              </w:rPr>
              <w:t>D</w:t>
            </w:r>
            <w:r w:rsidR="002A00F4" w:rsidRPr="00142BCB">
              <w:rPr>
                <w:b/>
              </w:rPr>
              <w:t xml:space="preserve">ata </w:t>
            </w:r>
            <w:r w:rsidR="00B33C28" w:rsidRPr="00142BCB">
              <w:rPr>
                <w:b/>
              </w:rPr>
              <w:t>Coverage</w:t>
            </w:r>
            <w:r w:rsidR="00B33C28">
              <w:t xml:space="preserve"> </w:t>
            </w:r>
            <w:r>
              <w:t xml:space="preserve">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046FB232" w:rsidR="00F33B8C" w:rsidRDefault="002D4E29" w:rsidP="00F33B8C">
            <w:pPr>
              <w:spacing w:before="60" w:after="60" w:line="240" w:lineRule="auto"/>
              <w:jc w:val="left"/>
              <w:rPr>
                <w:lang w:val="en-US"/>
              </w:rPr>
            </w:pPr>
            <w:r>
              <w:t xml:space="preserve">Decrement </w:t>
            </w:r>
            <w:proofErr w:type="spellStart"/>
            <w:r w:rsidRPr="002D4E29">
              <w:rPr>
                <w:i/>
                <w:iCs/>
              </w:rPr>
              <w:t>S</w:t>
            </w:r>
            <w:r w:rsidR="00790B2E">
              <w:rPr>
                <w:i/>
                <w:iCs/>
              </w:rPr>
              <w:t>cale</w:t>
            </w:r>
            <w:r w:rsidRPr="002D4E29">
              <w:rPr>
                <w:i/>
                <w:iCs/>
              </w:rPr>
              <w:t>B</w:t>
            </w:r>
            <w:r w:rsidR="00790B2E">
              <w:rPr>
                <w:i/>
                <w:iCs/>
              </w:rPr>
              <w:t>and</w:t>
            </w:r>
            <w:proofErr w:type="spellEnd"/>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3E70EE02" w:rsidR="00F33B8C" w:rsidRDefault="002D4E29" w:rsidP="00B33C28">
            <w:pPr>
              <w:spacing w:before="60" w:after="60" w:line="240" w:lineRule="auto"/>
              <w:jc w:val="left"/>
              <w:rPr>
                <w:lang w:val="en-US"/>
              </w:rPr>
            </w:pPr>
            <w:r>
              <w:t xml:space="preserve">If </w:t>
            </w:r>
            <w:proofErr w:type="spellStart"/>
            <w:r w:rsidRPr="002D4E29">
              <w:rPr>
                <w:i/>
                <w:iCs/>
              </w:rPr>
              <w:t>S</w:t>
            </w:r>
            <w:r w:rsidR="00790B2E">
              <w:rPr>
                <w:i/>
                <w:iCs/>
              </w:rPr>
              <w:t>cale</w:t>
            </w:r>
            <w:r w:rsidRPr="002D4E29">
              <w:rPr>
                <w:i/>
                <w:iCs/>
              </w:rPr>
              <w:t>B</w:t>
            </w:r>
            <w:r w:rsidR="00790B2E">
              <w:rPr>
                <w:i/>
                <w:iCs/>
              </w:rPr>
              <w:t>and</w:t>
            </w:r>
            <w:proofErr w:type="spellEnd"/>
            <w:r>
              <w:t xml:space="preserve"> equals to zero (</w:t>
            </w:r>
            <w:r w:rsidR="00B33C28">
              <w:t xml:space="preserve">no </w:t>
            </w:r>
            <w:r>
              <w:t>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Del="00001050" w:rsidRDefault="00F33B8C" w:rsidP="002A5302">
      <w:pPr>
        <w:spacing w:after="120" w:line="240" w:lineRule="auto"/>
        <w:rPr>
          <w:del w:id="314" w:author="David" w:date="2024-09-17T10:04:00Z"/>
          <w:lang w:val="en-US"/>
        </w:rPr>
      </w:pPr>
    </w:p>
    <w:p w14:paraId="25C6646C" w14:textId="72F5C610" w:rsidR="00790B2E" w:rsidDel="00F96DB6" w:rsidRDefault="00790B2E" w:rsidP="002A5302">
      <w:pPr>
        <w:spacing w:after="120" w:line="240" w:lineRule="auto"/>
        <w:rPr>
          <w:del w:id="315" w:author="Grant, David M (52400) CIV USN NIWC ATLANTIC VA (USA)" w:date="2024-09-16T14:18:00Z"/>
          <w:lang w:val="en-US"/>
        </w:rPr>
      </w:pPr>
      <w:del w:id="316" w:author="Grant, David M (52400) CIV USN NIWC ATLANTIC VA (USA)" w:date="2024-09-16T14:18:00Z">
        <w:r w:rsidDel="00F96DB6">
          <w:rPr>
            <w:lang w:val="en-US"/>
          </w:rPr>
          <w:delText xml:space="preserve">Note that the algorithm above selects </w:delText>
        </w:r>
        <w:r w:rsidR="00B33C28" w:rsidRPr="00142BCB" w:rsidDel="00F96DB6">
          <w:rPr>
            <w:b/>
            <w:lang w:val="en-US"/>
          </w:rPr>
          <w:delText>D</w:delText>
        </w:r>
        <w:r w:rsidRPr="00142BCB" w:rsidDel="00F96DB6">
          <w:rPr>
            <w:b/>
            <w:lang w:val="en-US"/>
          </w:rPr>
          <w:delText xml:space="preserve">ata </w:delText>
        </w:r>
        <w:r w:rsidR="00B33C28" w:rsidRPr="00142BCB" w:rsidDel="00F96DB6">
          <w:rPr>
            <w:b/>
            <w:lang w:val="en-US"/>
          </w:rPr>
          <w:delText>C</w:delText>
        </w:r>
        <w:r w:rsidRPr="00142BCB" w:rsidDel="00F96DB6">
          <w:rPr>
            <w:b/>
            <w:lang w:val="en-US"/>
          </w:rPr>
          <w:delText>overage</w:delText>
        </w:r>
        <w:r w:rsidR="00B82060" w:rsidDel="00F96DB6">
          <w:rPr>
            <w:lang w:val="en-US"/>
          </w:rPr>
          <w:delText xml:space="preserve"> features</w:delText>
        </w:r>
        <w:r w:rsidDel="00F96DB6">
          <w:rPr>
            <w:lang w:val="en-US"/>
          </w:rPr>
          <w:delText xml:space="preserve">. The system will then load the associated datasets. In the case where multiple selected </w:delText>
        </w:r>
        <w:r w:rsidR="00B33C28" w:rsidRPr="00142BCB" w:rsidDel="00F96DB6">
          <w:rPr>
            <w:b/>
            <w:lang w:val="en-US"/>
          </w:rPr>
          <w:delText>D</w:delText>
        </w:r>
        <w:r w:rsidRPr="00142BCB" w:rsidDel="00F96DB6">
          <w:rPr>
            <w:b/>
            <w:lang w:val="en-US"/>
          </w:rPr>
          <w:delText xml:space="preserve">ata </w:delText>
        </w:r>
        <w:r w:rsidR="00B33C28" w:rsidRPr="00142BCB" w:rsidDel="00F96DB6">
          <w:rPr>
            <w:b/>
            <w:lang w:val="en-US"/>
          </w:rPr>
          <w:delText>C</w:delText>
        </w:r>
        <w:r w:rsidRPr="00142BCB" w:rsidDel="00F96DB6">
          <w:rPr>
            <w:b/>
            <w:lang w:val="en-US"/>
          </w:rPr>
          <w:delText>overage</w:delText>
        </w:r>
        <w:r w:rsidR="00B82060" w:rsidDel="00F96DB6">
          <w:rPr>
            <w:lang w:val="en-US"/>
          </w:rPr>
          <w:delText xml:space="preserve"> features</w:delText>
        </w:r>
        <w:r w:rsidDel="00F96DB6">
          <w:rPr>
            <w:lang w:val="en-US"/>
          </w:rPr>
          <w:delText xml:space="preserve"> are associated with the same dataset, this dataset will be loaded only once.</w:delText>
        </w:r>
      </w:del>
    </w:p>
    <w:p w14:paraId="2C85D844" w14:textId="77777777" w:rsidR="00790B2E" w:rsidRDefault="00790B2E" w:rsidP="002A5302">
      <w:pPr>
        <w:spacing w:after="120" w:line="240" w:lineRule="auto"/>
        <w:rPr>
          <w:lang w:val="en-US"/>
        </w:rPr>
      </w:pPr>
    </w:p>
    <w:p w14:paraId="2CF5E526" w14:textId="6DAD758E" w:rsidR="002A5302" w:rsidRPr="00D74595" w:rsidRDefault="002A5302" w:rsidP="001D02B5">
      <w:pPr>
        <w:pStyle w:val="ListContinue2"/>
        <w:numPr>
          <w:ilvl w:val="0"/>
          <w:numId w:val="40"/>
        </w:numPr>
        <w:tabs>
          <w:tab w:val="clear" w:pos="800"/>
        </w:tabs>
        <w:spacing w:before="120" w:after="200" w:line="240" w:lineRule="auto"/>
        <w:rPr>
          <w:szCs w:val="22"/>
          <w:lang w:eastAsia="en-US"/>
        </w:rPr>
      </w:pPr>
      <w:bookmarkStart w:id="317" w:name="_Toc169203198"/>
      <w:r>
        <w:rPr>
          <w:b/>
          <w:sz w:val="22"/>
          <w:szCs w:val="22"/>
          <w:lang w:eastAsia="en-US"/>
        </w:rPr>
        <w:t>Data Display Algorithm</w:t>
      </w:r>
      <w:bookmarkEnd w:id="317"/>
      <w:ins w:id="318" w:author="David" w:date="2024-09-17T10:07:00Z">
        <w:r w:rsidR="00A67277">
          <w:rPr>
            <w:b/>
            <w:sz w:val="22"/>
            <w:szCs w:val="22"/>
            <w:lang w:eastAsia="en-US"/>
          </w:rPr>
          <w:t>s</w:t>
        </w:r>
      </w:ins>
    </w:p>
    <w:p w14:paraId="19FE7A3D" w14:textId="548FDF0A" w:rsidR="0088377A" w:rsidRPr="00602D3E" w:rsidRDefault="00A67277" w:rsidP="001D02B5">
      <w:pPr>
        <w:pStyle w:val="ListContinue2"/>
        <w:numPr>
          <w:ilvl w:val="1"/>
          <w:numId w:val="40"/>
        </w:numPr>
        <w:tabs>
          <w:tab w:val="clear" w:pos="800"/>
        </w:tabs>
        <w:spacing w:before="120" w:after="120" w:line="240" w:lineRule="auto"/>
        <w:rPr>
          <w:szCs w:val="22"/>
          <w:lang w:eastAsia="en-US"/>
        </w:rPr>
      </w:pPr>
      <w:bookmarkStart w:id="319" w:name="_Ref177460116"/>
      <w:bookmarkStart w:id="320" w:name="_Toc162435509"/>
      <w:bookmarkStart w:id="321" w:name="_Toc169203203"/>
      <w:ins w:id="322" w:author="David" w:date="2024-09-17T10:07:00Z">
        <w:r>
          <w:rPr>
            <w:b/>
            <w:sz w:val="22"/>
            <w:szCs w:val="22"/>
            <w:lang w:eastAsia="en-US"/>
          </w:rPr>
          <w:t>Basic</w:t>
        </w:r>
      </w:ins>
      <w:ins w:id="323" w:author="David" w:date="2024-09-17T10:06:00Z">
        <w:r w:rsidR="00421B7B">
          <w:rPr>
            <w:b/>
            <w:sz w:val="22"/>
            <w:szCs w:val="22"/>
            <w:lang w:eastAsia="en-US"/>
          </w:rPr>
          <w:t xml:space="preserve"> </w:t>
        </w:r>
      </w:ins>
      <w:r w:rsidR="0088377A">
        <w:rPr>
          <w:b/>
          <w:sz w:val="22"/>
          <w:szCs w:val="22"/>
          <w:lang w:eastAsia="en-US"/>
        </w:rPr>
        <w:t xml:space="preserve">Data </w:t>
      </w:r>
      <w:del w:id="324" w:author="David" w:date="2024-09-17T10:06:00Z">
        <w:r w:rsidR="0088377A" w:rsidDel="0050683A">
          <w:rPr>
            <w:b/>
            <w:sz w:val="22"/>
            <w:szCs w:val="22"/>
            <w:lang w:eastAsia="en-US"/>
          </w:rPr>
          <w:delText xml:space="preserve">display </w:delText>
        </w:r>
      </w:del>
      <w:ins w:id="325" w:author="David" w:date="2024-09-17T10:06:00Z">
        <w:r w:rsidR="0050683A">
          <w:rPr>
            <w:b/>
            <w:sz w:val="22"/>
            <w:szCs w:val="22"/>
            <w:lang w:eastAsia="en-US"/>
          </w:rPr>
          <w:t xml:space="preserve">Display </w:t>
        </w:r>
      </w:ins>
      <w:del w:id="326" w:author="David" w:date="2024-09-17T10:06:00Z">
        <w:r w:rsidR="0088377A" w:rsidDel="0050683A">
          <w:rPr>
            <w:b/>
            <w:sz w:val="22"/>
            <w:szCs w:val="22"/>
            <w:lang w:eastAsia="en-US"/>
          </w:rPr>
          <w:delText>algorithm</w:delText>
        </w:r>
      </w:del>
      <w:ins w:id="327" w:author="David" w:date="2024-09-17T10:06:00Z">
        <w:r w:rsidR="0050683A">
          <w:rPr>
            <w:b/>
            <w:sz w:val="22"/>
            <w:szCs w:val="22"/>
            <w:lang w:eastAsia="en-US"/>
          </w:rPr>
          <w:t>Algorithm</w:t>
        </w:r>
      </w:ins>
      <w:bookmarkEnd w:id="319"/>
      <w:del w:id="328" w:author="David" w:date="2024-09-17T10:06:00Z">
        <w:r w:rsidR="0088377A" w:rsidDel="0050683A">
          <w:rPr>
            <w:b/>
            <w:sz w:val="22"/>
            <w:szCs w:val="22"/>
            <w:lang w:eastAsia="en-US"/>
          </w:rPr>
          <w:delText xml:space="preserve"> based on drawing index</w:delText>
        </w:r>
      </w:del>
      <w:bookmarkEnd w:id="320"/>
      <w:bookmarkEnd w:id="321"/>
    </w:p>
    <w:p w14:paraId="52A4249D" w14:textId="77777777" w:rsidR="0088377A" w:rsidRPr="00295FE5" w:rsidRDefault="0088377A" w:rsidP="001D02B5">
      <w:pPr>
        <w:pStyle w:val="ListContinue2"/>
        <w:numPr>
          <w:ilvl w:val="2"/>
          <w:numId w:val="40"/>
        </w:numPr>
        <w:tabs>
          <w:tab w:val="clear" w:pos="432"/>
        </w:tabs>
        <w:spacing w:before="120" w:after="120" w:line="240" w:lineRule="auto"/>
        <w:rPr>
          <w:lang w:eastAsia="en-US"/>
        </w:rPr>
      </w:pPr>
      <w:bookmarkStart w:id="329" w:name="_Toc162435510"/>
      <w:bookmarkStart w:id="330" w:name="_Toc169203204"/>
      <w:bookmarkStart w:id="331" w:name="_Hlk161395359"/>
      <w:r w:rsidRPr="00FD48AC">
        <w:rPr>
          <w:b/>
          <w:lang w:eastAsia="en-US"/>
        </w:rPr>
        <w:t>General</w:t>
      </w:r>
      <w:bookmarkEnd w:id="329"/>
      <w:bookmarkEnd w:id="330"/>
    </w:p>
    <w:bookmarkEnd w:id="331"/>
    <w:p w14:paraId="16A6CA84" w14:textId="39B2EC9F" w:rsidR="001D7FBE" w:rsidRDefault="001D7FBE" w:rsidP="0088377A">
      <w:pPr>
        <w:spacing w:after="120" w:line="240" w:lineRule="auto"/>
        <w:rPr>
          <w:lang w:val="en-US"/>
        </w:rPr>
      </w:pPr>
      <w:r>
        <w:rPr>
          <w:lang w:val="en-US"/>
        </w:rPr>
        <w:t>After the data-coverages are selected and the associated datasets are loaded the chart display will be generated by:</w:t>
      </w:r>
    </w:p>
    <w:p w14:paraId="17B3EB98" w14:textId="5C3CCFC3" w:rsidR="001D7FBE" w:rsidRDefault="001D7FBE" w:rsidP="001D02B5">
      <w:pPr>
        <w:pStyle w:val="ListParagraph"/>
        <w:numPr>
          <w:ilvl w:val="0"/>
          <w:numId w:val="43"/>
        </w:numPr>
        <w:spacing w:after="120" w:line="240" w:lineRule="auto"/>
        <w:ind w:left="284" w:hanging="284"/>
        <w:contextualSpacing w:val="0"/>
        <w:rPr>
          <w:lang w:val="en-US"/>
        </w:rPr>
      </w:pPr>
      <w:r w:rsidRPr="00411691">
        <w:rPr>
          <w:lang w:val="en-US"/>
        </w:rPr>
        <w:t xml:space="preserve">Create a set of drawing instructions for each dataset. This step is called portrayal and defined by the rules in the </w:t>
      </w:r>
      <w:r w:rsidR="0088377A">
        <w:rPr>
          <w:lang w:val="en-US"/>
        </w:rPr>
        <w:t>P</w:t>
      </w:r>
      <w:r w:rsidRPr="00411691">
        <w:rPr>
          <w:lang w:val="en-US"/>
        </w:rPr>
        <w:t xml:space="preserve">ortrayal </w:t>
      </w:r>
      <w:r w:rsidR="0088377A">
        <w:rPr>
          <w:lang w:val="en-US"/>
        </w:rPr>
        <w:t>C</w:t>
      </w:r>
      <w:r w:rsidRPr="00411691">
        <w:rPr>
          <w:lang w:val="en-US"/>
        </w:rPr>
        <w:t>atalogue.</w:t>
      </w:r>
    </w:p>
    <w:p w14:paraId="6C61DE30" w14:textId="77777777" w:rsidR="001D7FBE" w:rsidRDefault="001D7FBE" w:rsidP="001D02B5">
      <w:pPr>
        <w:pStyle w:val="ListParagraph"/>
        <w:numPr>
          <w:ilvl w:val="0"/>
          <w:numId w:val="43"/>
        </w:numPr>
        <w:spacing w:after="120" w:line="240" w:lineRule="auto"/>
        <w:ind w:left="284" w:hanging="284"/>
        <w:contextualSpacing w:val="0"/>
        <w:rPr>
          <w:lang w:val="en-US"/>
        </w:rPr>
      </w:pPr>
      <w:r>
        <w:rPr>
          <w:lang w:val="en-US"/>
        </w:rPr>
        <w:t>Render the drawing instructions as described below.</w:t>
      </w:r>
    </w:p>
    <w:p w14:paraId="0195CB95" w14:textId="77777777" w:rsidR="001D7FBE" w:rsidRPr="0090412A" w:rsidRDefault="001D7FBE" w:rsidP="0090412A">
      <w:pPr>
        <w:spacing w:after="60" w:line="240" w:lineRule="auto"/>
        <w:rPr>
          <w:u w:val="single"/>
          <w:lang w:val="en-US"/>
        </w:rPr>
      </w:pPr>
      <w:r w:rsidRPr="0090412A">
        <w:rPr>
          <w:u w:val="single"/>
          <w:lang w:val="en-US"/>
        </w:rPr>
        <w:t>Notes:</w:t>
      </w:r>
    </w:p>
    <w:p w14:paraId="6AAFB538" w14:textId="779C10CD" w:rsidR="001D7FBE" w:rsidRDefault="001D7FBE" w:rsidP="001D02B5">
      <w:pPr>
        <w:pStyle w:val="ListParagraph"/>
        <w:numPr>
          <w:ilvl w:val="0"/>
          <w:numId w:val="35"/>
        </w:numPr>
        <w:spacing w:after="60" w:line="240" w:lineRule="auto"/>
        <w:ind w:left="284" w:hanging="284"/>
        <w:contextualSpacing w:val="0"/>
        <w:rPr>
          <w:lang w:val="en-US"/>
        </w:rPr>
      </w:pPr>
      <w:r>
        <w:rPr>
          <w:lang w:val="en-US"/>
        </w:rPr>
        <w:t xml:space="preserve">Datasets </w:t>
      </w:r>
      <w:del w:id="332" w:author="Grant, David M (52400) CIV USN NIWC ATLANTIC VA (USA)" w:date="2024-09-16T14:35:00Z">
        <w:r w:rsidDel="00F83082">
          <w:rPr>
            <w:lang w:val="en-US"/>
          </w:rPr>
          <w:delText>can only</w:delText>
        </w:r>
      </w:del>
      <w:ins w:id="333" w:author="Grant, David M (52400) CIV USN NIWC ATLANTIC VA (USA)" w:date="2024-09-16T14:35:00Z">
        <w:r w:rsidR="00F83082">
          <w:rPr>
            <w:lang w:val="en-US"/>
          </w:rPr>
          <w:t>must</w:t>
        </w:r>
      </w:ins>
      <w:r>
        <w:rPr>
          <w:lang w:val="en-US"/>
        </w:rPr>
        <w:t xml:space="preserve"> be portrayed entirely, there </w:t>
      </w:r>
      <w:del w:id="334" w:author="Grant, David M (52400) CIV USN NIWC ATLANTIC VA (USA)" w:date="2024-09-16T15:02:00Z">
        <w:r w:rsidDel="006A2076">
          <w:rPr>
            <w:lang w:val="en-US"/>
          </w:rPr>
          <w:delText xml:space="preserve">is </w:delText>
        </w:r>
      </w:del>
      <w:ins w:id="335" w:author="Grant, David M (52400) CIV USN NIWC ATLANTIC VA (USA)" w:date="2024-09-16T15:02:00Z">
        <w:r w:rsidR="002C3BC9">
          <w:rPr>
            <w:lang w:val="en-US"/>
          </w:rPr>
          <w:t>must</w:t>
        </w:r>
        <w:r w:rsidR="006A2076">
          <w:rPr>
            <w:lang w:val="en-US"/>
          </w:rPr>
          <w:t xml:space="preserve"> be </w:t>
        </w:r>
      </w:ins>
      <w:r>
        <w:rPr>
          <w:lang w:val="en-US"/>
        </w:rPr>
        <w:t xml:space="preserve">no mechanism to only portray </w:t>
      </w:r>
      <w:del w:id="336" w:author="Grant, David M (52400) CIV USN NIWC ATLANTIC VA (USA)" w:date="2024-09-16T15:02:00Z">
        <w:r w:rsidDel="006A2076">
          <w:rPr>
            <w:lang w:val="en-US"/>
          </w:rPr>
          <w:delText xml:space="preserve">single </w:delText>
        </w:r>
      </w:del>
      <w:ins w:id="337" w:author="Grant, David M (52400) CIV USN NIWC ATLANTIC VA (USA)" w:date="2024-09-16T15:02:00Z">
        <w:r w:rsidR="006A2076">
          <w:rPr>
            <w:lang w:val="en-US"/>
          </w:rPr>
          <w:t xml:space="preserve">selected </w:t>
        </w:r>
      </w:ins>
      <w:r>
        <w:rPr>
          <w:lang w:val="en-US"/>
        </w:rPr>
        <w:t>data</w:t>
      </w:r>
      <w:r w:rsidR="0090412A">
        <w:rPr>
          <w:lang w:val="en-US"/>
        </w:rPr>
        <w:t xml:space="preserve"> </w:t>
      </w:r>
      <w:r>
        <w:rPr>
          <w:lang w:val="en-US"/>
        </w:rPr>
        <w:t>coverages</w:t>
      </w:r>
      <w:r w:rsidR="0090412A">
        <w:rPr>
          <w:lang w:val="en-US"/>
        </w:rPr>
        <w:t>.</w:t>
      </w:r>
    </w:p>
    <w:p w14:paraId="71C817FC" w14:textId="6C4AE0AC" w:rsidR="001D7FBE" w:rsidRDefault="001D7FBE" w:rsidP="001D02B5">
      <w:pPr>
        <w:pStyle w:val="ListParagraph"/>
        <w:numPr>
          <w:ilvl w:val="0"/>
          <w:numId w:val="35"/>
        </w:numPr>
        <w:spacing w:after="120" w:line="240" w:lineRule="auto"/>
        <w:ind w:left="284" w:hanging="284"/>
        <w:contextualSpacing w:val="0"/>
        <w:rPr>
          <w:lang w:val="en-US"/>
        </w:rPr>
      </w:pPr>
      <w:commentRangeStart w:id="338"/>
      <w:r>
        <w:rPr>
          <w:lang w:val="en-US"/>
        </w:rPr>
        <w:t>The algorithm assumes that the rendering is made by using a kind of the ‘</w:t>
      </w:r>
      <w:proofErr w:type="gramStart"/>
      <w:r>
        <w:rPr>
          <w:lang w:val="en-US"/>
        </w:rPr>
        <w:t>Painters</w:t>
      </w:r>
      <w:proofErr w:type="gramEnd"/>
      <w:r>
        <w:rPr>
          <w:lang w:val="en-US"/>
        </w:rPr>
        <w:t xml:space="preserve"> algorithm’. This means an opaque fill will completely obscure what has been rendered at this position before. This does not mean that any implementation must follow this approach</w:t>
      </w:r>
      <w:r w:rsidR="0090412A">
        <w:rPr>
          <w:lang w:val="en-US"/>
        </w:rPr>
        <w:t>;</w:t>
      </w:r>
      <w:r>
        <w:rPr>
          <w:lang w:val="en-US"/>
        </w:rPr>
        <w:t xml:space="preserve"> other techniques like Z-Buffer technique may be used. The algorithm will not give implementation details, any implementor has the freedom to reach the desired result in the most effective way.</w:t>
      </w:r>
      <w:commentRangeEnd w:id="338"/>
      <w:r w:rsidR="00DB73C2">
        <w:rPr>
          <w:rStyle w:val="CommentReference"/>
        </w:rPr>
        <w:commentReference w:id="338"/>
      </w:r>
    </w:p>
    <w:p w14:paraId="7EAC5923" w14:textId="3C2BFB73" w:rsidR="0090412A" w:rsidRPr="00295FE5" w:rsidRDefault="0090412A" w:rsidP="001D02B5">
      <w:pPr>
        <w:pStyle w:val="ListContinue2"/>
        <w:numPr>
          <w:ilvl w:val="2"/>
          <w:numId w:val="40"/>
        </w:numPr>
        <w:tabs>
          <w:tab w:val="clear" w:pos="432"/>
        </w:tabs>
        <w:spacing w:before="120" w:after="120" w:line="240" w:lineRule="auto"/>
        <w:rPr>
          <w:lang w:eastAsia="en-US"/>
        </w:rPr>
      </w:pPr>
      <w:bookmarkStart w:id="339" w:name="_Toc162435511"/>
      <w:bookmarkStart w:id="340" w:name="_Toc169203205"/>
      <w:r w:rsidRPr="00FD48AC">
        <w:rPr>
          <w:b/>
          <w:lang w:val="en-US" w:eastAsia="en-US"/>
        </w:rPr>
        <w:t>The Rendering Algorithm</w:t>
      </w:r>
      <w:bookmarkEnd w:id="339"/>
      <w:bookmarkEnd w:id="340"/>
    </w:p>
    <w:p w14:paraId="6B38126D" w14:textId="77777777" w:rsidR="00B61EC8" w:rsidRDefault="001D7FBE" w:rsidP="00536136">
      <w:pPr>
        <w:spacing w:after="120" w:line="240" w:lineRule="auto"/>
        <w:rPr>
          <w:ins w:id="341" w:author="Grant, David M (52400) CIV USN NIWC ATLANTIC VA (USA)" w:date="2024-09-16T16:58:00Z"/>
          <w:lang w:val="en-US"/>
        </w:rPr>
      </w:pPr>
      <w:r>
        <w:rPr>
          <w:lang w:val="en-US"/>
        </w:rPr>
        <w:t xml:space="preserve">The first step is to group the datasets into subsets which we will denote ‘Layers’. The criteria for the separation will be the </w:t>
      </w:r>
      <w:del w:id="342" w:author="Grant, David M (52400) CIV USN NIWC ATLANTIC VA (USA)" w:date="2024-09-16T15:06:00Z">
        <w:r w:rsidR="0090412A" w:rsidDel="002C3BC9">
          <w:rPr>
            <w:lang w:val="en-US"/>
          </w:rPr>
          <w:delText xml:space="preserve">value </w:delText>
        </w:r>
      </w:del>
      <w:del w:id="343" w:author="Grant, David M (52400) CIV USN NIWC ATLANTIC VA (USA)" w:date="2024-09-16T15:05:00Z">
        <w:r w:rsidR="0090412A" w:rsidDel="002C3BC9">
          <w:rPr>
            <w:lang w:val="en-US"/>
          </w:rPr>
          <w:delText xml:space="preserve">for </w:delText>
        </w:r>
      </w:del>
      <w:del w:id="344" w:author="Grant, David M (52400) CIV USN NIWC ATLANTIC VA (USA)" w:date="2024-09-16T15:06:00Z">
        <w:r w:rsidR="0090412A" w:rsidDel="002C3BC9">
          <w:rPr>
            <w:lang w:val="en-US"/>
          </w:rPr>
          <w:delText xml:space="preserve">the </w:delText>
        </w:r>
      </w:del>
      <w:del w:id="345" w:author="Grant, David M (52400) CIV USN NIWC ATLANTIC VA (USA)" w:date="2024-09-16T15:05:00Z">
        <w:r w:rsidR="0090412A" w:rsidDel="002C3BC9">
          <w:rPr>
            <w:lang w:val="en-US"/>
          </w:rPr>
          <w:delText xml:space="preserve">attributes </w:delText>
        </w:r>
      </w:del>
      <w:r w:rsidR="0090412A">
        <w:rPr>
          <w:b/>
          <w:bCs/>
          <w:lang w:val="en-US"/>
        </w:rPr>
        <w:t>drawing index</w:t>
      </w:r>
      <w:r w:rsidR="0090412A">
        <w:rPr>
          <w:lang w:val="en-US"/>
        </w:rPr>
        <w:t xml:space="preserve"> and </w:t>
      </w:r>
      <w:r w:rsidR="0090412A" w:rsidRPr="0088377A">
        <w:rPr>
          <w:b/>
          <w:bCs/>
          <w:lang w:val="en-US"/>
        </w:rPr>
        <w:t>minimum display scale</w:t>
      </w:r>
      <w:r w:rsidR="0090412A">
        <w:rPr>
          <w:lang w:val="en-US"/>
        </w:rPr>
        <w:t xml:space="preserve"> </w:t>
      </w:r>
      <w:ins w:id="346" w:author="Grant, David M (52400) CIV USN NIWC ATLANTIC VA (USA)" w:date="2024-09-16T15:07:00Z">
        <w:r w:rsidR="002C3BC9">
          <w:rPr>
            <w:lang w:val="en-US"/>
          </w:rPr>
          <w:t xml:space="preserve">of the dataset </w:t>
        </w:r>
      </w:ins>
      <w:ins w:id="347" w:author="Grant, David M (52400) CIV USN NIWC ATLANTIC VA (USA)" w:date="2024-09-16T15:05:00Z">
        <w:r w:rsidR="002C3BC9">
          <w:rPr>
            <w:lang w:val="en-US"/>
          </w:rPr>
          <w:t>(</w:t>
        </w:r>
      </w:ins>
      <w:ins w:id="348" w:author="Grant, David M (52400) CIV USN NIWC ATLANTIC VA (USA)" w:date="2024-09-16T15:07:00Z">
        <w:r w:rsidR="00E440E2">
          <w:rPr>
            <w:lang w:val="en-US"/>
          </w:rPr>
          <w:t xml:space="preserve">as </w:t>
        </w:r>
      </w:ins>
      <w:ins w:id="349" w:author="Grant, David M (52400) CIV USN NIWC ATLANTIC VA (USA)" w:date="2024-09-16T15:06:00Z">
        <w:r w:rsidR="002C3BC9">
          <w:rPr>
            <w:lang w:val="en-US"/>
          </w:rPr>
          <w:t xml:space="preserve">derived from </w:t>
        </w:r>
      </w:ins>
      <w:del w:id="350" w:author="Grant, David M (52400) CIV USN NIWC ATLANTIC VA (USA)" w:date="2024-09-16T15:06:00Z">
        <w:r w:rsidR="0090412A" w:rsidDel="002C3BC9">
          <w:rPr>
            <w:lang w:val="en-US"/>
          </w:rPr>
          <w:delText xml:space="preserve">for </w:delText>
        </w:r>
      </w:del>
      <w:r w:rsidR="0090412A">
        <w:rPr>
          <w:lang w:val="en-US"/>
        </w:rPr>
        <w:t xml:space="preserve">the </w:t>
      </w:r>
      <w:r w:rsidR="0090412A">
        <w:rPr>
          <w:b/>
          <w:bCs/>
          <w:lang w:val="en-US"/>
        </w:rPr>
        <w:t>Data Coverage</w:t>
      </w:r>
      <w:r w:rsidR="0090412A">
        <w:rPr>
          <w:lang w:val="en-US"/>
        </w:rPr>
        <w:t xml:space="preserve"> feature(s)</w:t>
      </w:r>
      <w:del w:id="351" w:author="Grant, David M (52400) CIV USN NIWC ATLANTIC VA (USA)" w:date="2024-09-16T15:07:00Z">
        <w:r w:rsidR="0090412A" w:rsidDel="00E440E2">
          <w:rPr>
            <w:lang w:val="en-US"/>
          </w:rPr>
          <w:delText xml:space="preserve"> </w:delText>
        </w:r>
      </w:del>
      <w:del w:id="352" w:author="Grant, David M (52400) CIV USN NIWC ATLANTIC VA (USA)" w:date="2024-09-16T15:06:00Z">
        <w:r w:rsidR="0090412A" w:rsidDel="002C3BC9">
          <w:rPr>
            <w:lang w:val="en-US"/>
          </w:rPr>
          <w:delText>for</w:delText>
        </w:r>
      </w:del>
      <w:del w:id="353" w:author="Grant, David M (52400) CIV USN NIWC ATLANTIC VA (USA)" w:date="2024-09-16T15:07:00Z">
        <w:r w:rsidR="0090412A" w:rsidDel="00E440E2">
          <w:rPr>
            <w:lang w:val="en-US"/>
          </w:rPr>
          <w:delText xml:space="preserve"> the dataset</w:delText>
        </w:r>
      </w:del>
      <w:ins w:id="354" w:author="Grant, David M (52400) CIV USN NIWC ATLANTIC VA (USA)" w:date="2024-09-16T15:06:00Z">
        <w:r w:rsidR="002C3BC9">
          <w:rPr>
            <w:lang w:val="en-US"/>
          </w:rPr>
          <w:t>)</w:t>
        </w:r>
      </w:ins>
      <w:r>
        <w:rPr>
          <w:lang w:val="en-US"/>
        </w:rPr>
        <w:t xml:space="preserve">. </w:t>
      </w:r>
      <w:commentRangeStart w:id="355"/>
      <w:r w:rsidRPr="00356211">
        <w:rPr>
          <w:lang w:val="en-US"/>
        </w:rPr>
        <w:t xml:space="preserve">Note that all </w:t>
      </w:r>
      <w:del w:id="356" w:author="Grant, David M (52400) CIV USN NIWC ATLANTIC VA (USA)" w:date="2024-09-16T15:08:00Z">
        <w:r w:rsidRPr="00356211" w:rsidDel="00E440E2">
          <w:rPr>
            <w:b/>
            <w:bCs/>
            <w:lang w:val="en-US"/>
            <w:rPrChange w:id="357" w:author="Grant, David M (52400) CIV USN NIWC ATLANTIC VA (USA)" w:date="2024-09-16T15:19:00Z">
              <w:rPr>
                <w:lang w:val="en-US"/>
              </w:rPr>
            </w:rPrChange>
          </w:rPr>
          <w:delText>d</w:delText>
        </w:r>
      </w:del>
      <w:ins w:id="358" w:author="Grant, David M (52400) CIV USN NIWC ATLANTIC VA (USA)" w:date="2024-09-16T15:08:00Z">
        <w:r w:rsidR="00E440E2" w:rsidRPr="00356211">
          <w:rPr>
            <w:b/>
            <w:bCs/>
            <w:lang w:val="en-US"/>
            <w:rPrChange w:id="359" w:author="Grant, David M (52400) CIV USN NIWC ATLANTIC VA (USA)" w:date="2024-09-16T15:19:00Z">
              <w:rPr>
                <w:lang w:val="en-US"/>
              </w:rPr>
            </w:rPrChange>
          </w:rPr>
          <w:t>D</w:t>
        </w:r>
      </w:ins>
      <w:r w:rsidRPr="00356211">
        <w:rPr>
          <w:b/>
          <w:bCs/>
          <w:lang w:val="en-US"/>
          <w:rPrChange w:id="360" w:author="Grant, David M (52400) CIV USN NIWC ATLANTIC VA (USA)" w:date="2024-09-16T15:19:00Z">
            <w:rPr>
              <w:lang w:val="en-US"/>
            </w:rPr>
          </w:rPrChange>
        </w:rPr>
        <w:t>ata</w:t>
      </w:r>
      <w:r w:rsidR="0090412A" w:rsidRPr="00356211">
        <w:rPr>
          <w:b/>
          <w:bCs/>
          <w:lang w:val="en-US"/>
          <w:rPrChange w:id="361" w:author="Grant, David M (52400) CIV USN NIWC ATLANTIC VA (USA)" w:date="2024-09-16T15:19:00Z">
            <w:rPr>
              <w:lang w:val="en-US"/>
            </w:rPr>
          </w:rPrChange>
        </w:rPr>
        <w:t xml:space="preserve"> </w:t>
      </w:r>
      <w:del w:id="362" w:author="Grant, David M (52400) CIV USN NIWC ATLANTIC VA (USA)" w:date="2024-09-16T15:08:00Z">
        <w:r w:rsidRPr="00356211" w:rsidDel="00E440E2">
          <w:rPr>
            <w:b/>
            <w:bCs/>
            <w:lang w:val="en-US"/>
            <w:rPrChange w:id="363" w:author="Grant, David M (52400) CIV USN NIWC ATLANTIC VA (USA)" w:date="2024-09-16T15:19:00Z">
              <w:rPr>
                <w:lang w:val="en-US"/>
              </w:rPr>
            </w:rPrChange>
          </w:rPr>
          <w:delText xml:space="preserve">coverages </w:delText>
        </w:r>
      </w:del>
      <w:ins w:id="364" w:author="Grant, David M (52400) CIV USN NIWC ATLANTIC VA (USA)" w:date="2024-09-16T15:08:00Z">
        <w:r w:rsidR="00E440E2" w:rsidRPr="00356211">
          <w:rPr>
            <w:b/>
            <w:bCs/>
            <w:lang w:val="en-US"/>
            <w:rPrChange w:id="365" w:author="Grant, David M (52400) CIV USN NIWC ATLANTIC VA (USA)" w:date="2024-09-16T15:19:00Z">
              <w:rPr>
                <w:lang w:val="en-US"/>
              </w:rPr>
            </w:rPrChange>
          </w:rPr>
          <w:t>Coverage</w:t>
        </w:r>
        <w:r w:rsidR="00E440E2" w:rsidRPr="00356211">
          <w:rPr>
            <w:lang w:val="en-US"/>
          </w:rPr>
          <w:t xml:space="preserve"> features </w:t>
        </w:r>
      </w:ins>
      <w:r w:rsidRPr="00356211">
        <w:rPr>
          <w:lang w:val="en-US"/>
        </w:rPr>
        <w:t xml:space="preserve">within a dataset </w:t>
      </w:r>
      <w:r w:rsidR="0090412A" w:rsidRPr="00356211">
        <w:rPr>
          <w:lang w:val="en-US"/>
        </w:rPr>
        <w:t>must</w:t>
      </w:r>
      <w:r w:rsidRPr="00356211">
        <w:rPr>
          <w:lang w:val="en-US"/>
        </w:rPr>
        <w:t xml:space="preserve"> </w:t>
      </w:r>
      <w:del w:id="366" w:author="Grant, David M (52400) CIV USN NIWC ATLANTIC VA (USA)" w:date="2024-09-16T15:08:00Z">
        <w:r w:rsidR="0090412A" w:rsidRPr="00356211" w:rsidDel="00E440E2">
          <w:rPr>
            <w:lang w:val="en-US"/>
          </w:rPr>
          <w:delText>have</w:delText>
        </w:r>
        <w:r w:rsidRPr="00356211" w:rsidDel="00E440E2">
          <w:rPr>
            <w:lang w:val="en-US"/>
          </w:rPr>
          <w:delText xml:space="preserve"> the same</w:delText>
        </w:r>
      </w:del>
      <w:ins w:id="367" w:author="Grant, David M (52400) CIV USN NIWC ATLANTIC VA (USA)" w:date="2024-09-16T15:08:00Z">
        <w:r w:rsidR="00E440E2" w:rsidRPr="00356211">
          <w:rPr>
            <w:lang w:val="en-US"/>
          </w:rPr>
          <w:t>share common</w:t>
        </w:r>
      </w:ins>
      <w:r w:rsidRPr="00356211">
        <w:rPr>
          <w:lang w:val="en-US"/>
        </w:rPr>
        <w:t xml:space="preserve"> </w:t>
      </w:r>
      <w:r w:rsidR="0090412A" w:rsidRPr="00356211">
        <w:rPr>
          <w:lang w:val="en-US"/>
        </w:rPr>
        <w:lastRenderedPageBreak/>
        <w:t xml:space="preserve">values for </w:t>
      </w:r>
      <w:r w:rsidR="0090412A" w:rsidRPr="00356211">
        <w:rPr>
          <w:b/>
          <w:bCs/>
          <w:lang w:val="en-US"/>
        </w:rPr>
        <w:t>minimum display scale</w:t>
      </w:r>
      <w:r w:rsidRPr="00356211">
        <w:rPr>
          <w:lang w:val="en-US"/>
        </w:rPr>
        <w:t xml:space="preserve"> and </w:t>
      </w:r>
      <w:r w:rsidRPr="00356211">
        <w:rPr>
          <w:b/>
          <w:bCs/>
          <w:lang w:val="en-US"/>
        </w:rPr>
        <w:t>drawing index</w:t>
      </w:r>
      <w:ins w:id="368" w:author="Grant, David M (52400) CIV USN NIWC ATLANTIC VA (USA)" w:date="2024-09-16T15:09:00Z">
        <w:r w:rsidR="00E440E2" w:rsidRPr="00356211">
          <w:rPr>
            <w:lang w:val="en-US"/>
          </w:rPr>
          <w:t>;</w:t>
        </w:r>
      </w:ins>
      <w:del w:id="369" w:author="Grant, David M (52400) CIV USN NIWC ATLANTIC VA (USA)" w:date="2024-09-16T15:09:00Z">
        <w:r w:rsidRPr="00356211" w:rsidDel="00E440E2">
          <w:rPr>
            <w:lang w:val="en-US"/>
          </w:rPr>
          <w:delText>,</w:delText>
        </w:r>
      </w:del>
      <w:r w:rsidRPr="00356211">
        <w:rPr>
          <w:lang w:val="en-US"/>
        </w:rPr>
        <w:t xml:space="preserve"> </w:t>
      </w:r>
      <w:del w:id="370" w:author="Grant, David M (52400) CIV USN NIWC ATLANTIC VA (USA)" w:date="2024-09-16T15:09:00Z">
        <w:r w:rsidRPr="00697128" w:rsidDel="00E440E2">
          <w:rPr>
            <w:lang w:val="en-US"/>
          </w:rPr>
          <w:delText xml:space="preserve">and </w:delText>
        </w:r>
      </w:del>
      <w:r w:rsidRPr="00697128">
        <w:rPr>
          <w:lang w:val="en-US"/>
        </w:rPr>
        <w:t>data</w:t>
      </w:r>
      <w:del w:id="371" w:author="Grant, David M (52400) CIV USN NIWC ATLANTIC VA (USA)" w:date="2024-09-16T15:09:00Z">
        <w:r w:rsidR="0090412A" w:rsidRPr="00697128" w:rsidDel="00E440E2">
          <w:rPr>
            <w:lang w:val="en-US"/>
          </w:rPr>
          <w:delText xml:space="preserve"> </w:delText>
        </w:r>
      </w:del>
      <w:r w:rsidRPr="00697128">
        <w:rPr>
          <w:lang w:val="en-US"/>
        </w:rPr>
        <w:t xml:space="preserve">sets with the same </w:t>
      </w:r>
      <w:r w:rsidRPr="00697128">
        <w:rPr>
          <w:b/>
          <w:bCs/>
          <w:lang w:val="en-US"/>
          <w:rPrChange w:id="372" w:author="Grant, David M (52400) CIV USN NIWC ATLANTIC VA (USA)" w:date="2024-09-16T16:03:00Z">
            <w:rPr>
              <w:lang w:val="en-US"/>
            </w:rPr>
          </w:rPrChange>
        </w:rPr>
        <w:t>minimum display scale</w:t>
      </w:r>
      <w:r w:rsidRPr="00697128">
        <w:rPr>
          <w:lang w:val="en-US"/>
        </w:rPr>
        <w:t xml:space="preserve"> or the same </w:t>
      </w:r>
      <w:r w:rsidRPr="00697128">
        <w:rPr>
          <w:b/>
          <w:bCs/>
          <w:lang w:val="en-US"/>
          <w:rPrChange w:id="373" w:author="Grant, David M (52400) CIV USN NIWC ATLANTIC VA (USA)" w:date="2024-09-16T16:03:00Z">
            <w:rPr>
              <w:lang w:val="en-US"/>
            </w:rPr>
          </w:rPrChange>
        </w:rPr>
        <w:t>drawing index</w:t>
      </w:r>
      <w:r w:rsidRPr="00697128">
        <w:rPr>
          <w:lang w:val="en-US"/>
        </w:rPr>
        <w:t xml:space="preserve"> are </w:t>
      </w:r>
      <w:r w:rsidRPr="00697128">
        <w:rPr>
          <w:highlight w:val="yellow"/>
          <w:lang w:val="en-US"/>
          <w:rPrChange w:id="374" w:author="Grant, David M (52400) CIV USN NIWC ATLANTIC VA (USA)" w:date="2024-09-16T16:03:00Z">
            <w:rPr>
              <w:lang w:val="en-US"/>
            </w:rPr>
          </w:rPrChange>
        </w:rPr>
        <w:t xml:space="preserve">not </w:t>
      </w:r>
      <w:del w:id="375" w:author="Grant, David M (52400) CIV USN NIWC ATLANTIC VA (USA)" w:date="2024-09-16T15:19:00Z">
        <w:r w:rsidRPr="00697128" w:rsidDel="00356211">
          <w:rPr>
            <w:highlight w:val="yellow"/>
            <w:lang w:val="en-US"/>
            <w:rPrChange w:id="376" w:author="Grant, David M (52400) CIV USN NIWC ATLANTIC VA (USA)" w:date="2024-09-16T16:03:00Z">
              <w:rPr>
                <w:lang w:val="en-US"/>
              </w:rPr>
            </w:rPrChange>
          </w:rPr>
          <w:delText xml:space="preserve">allowed </w:delText>
        </w:r>
      </w:del>
      <w:ins w:id="377" w:author="Grant, David M (52400) CIV USN NIWC ATLANTIC VA (USA)" w:date="2024-09-16T15:19:00Z">
        <w:r w:rsidR="00356211" w:rsidRPr="00697128">
          <w:rPr>
            <w:highlight w:val="yellow"/>
            <w:lang w:val="en-US"/>
          </w:rPr>
          <w:t>intended</w:t>
        </w:r>
        <w:r w:rsidR="00356211" w:rsidRPr="00697128">
          <w:rPr>
            <w:lang w:val="en-US"/>
          </w:rPr>
          <w:t xml:space="preserve"> </w:t>
        </w:r>
      </w:ins>
      <w:r w:rsidRPr="00697128">
        <w:rPr>
          <w:lang w:val="en-US"/>
        </w:rPr>
        <w:t>to overlap</w:t>
      </w:r>
      <w:commentRangeEnd w:id="355"/>
      <w:r w:rsidR="00356211" w:rsidRPr="00697128">
        <w:rPr>
          <w:rStyle w:val="CommentReference"/>
        </w:rPr>
        <w:commentReference w:id="355"/>
      </w:r>
      <w:commentRangeStart w:id="378"/>
      <w:r w:rsidRPr="00697128">
        <w:rPr>
          <w:lang w:val="en-US"/>
        </w:rPr>
        <w:t>.</w:t>
      </w:r>
    </w:p>
    <w:p w14:paraId="391551F3" w14:textId="7E348C8F" w:rsidR="001D7FBE" w:rsidRDefault="00B61EC8" w:rsidP="00536136">
      <w:pPr>
        <w:spacing w:after="120" w:line="240" w:lineRule="auto"/>
        <w:rPr>
          <w:lang w:val="en-US"/>
        </w:rPr>
      </w:pPr>
      <w:ins w:id="379" w:author="Grant, David M (52400) CIV USN NIWC ATLANTIC VA (USA)" w:date="2024-09-16T16:58:00Z">
        <w:r w:rsidRPr="00FA4358">
          <w:rPr>
            <w:highlight w:val="yellow"/>
            <w:lang w:val="en-US"/>
            <w:rPrChange w:id="380" w:author="Grant, David M (52400) CIV USN NIWC ATLANTIC VA (USA)" w:date="2024-09-16T17:02:00Z">
              <w:rPr>
                <w:lang w:val="en-US"/>
              </w:rPr>
            </w:rPrChange>
          </w:rPr>
          <w:t xml:space="preserve">NOTE: in dual-fuel mode, </w:t>
        </w:r>
      </w:ins>
      <w:ins w:id="381" w:author="Grant, David M (52400) CIV USN NIWC ATLANTIC VA (USA)" w:date="2024-09-16T16:59:00Z">
        <w:r w:rsidRPr="00FA4358">
          <w:rPr>
            <w:highlight w:val="yellow"/>
            <w:lang w:val="en-US"/>
            <w:rPrChange w:id="382" w:author="Grant, David M (52400) CIV USN NIWC ATLANTIC VA (USA)" w:date="2024-09-16T17:02:00Z">
              <w:rPr>
                <w:lang w:val="en-US"/>
              </w:rPr>
            </w:rPrChange>
          </w:rPr>
          <w:t xml:space="preserve">the navigation purpose of </w:t>
        </w:r>
      </w:ins>
      <w:ins w:id="383" w:author="Grant, David M (52400) CIV USN NIWC ATLANTIC VA (USA)" w:date="2024-09-16T16:58:00Z">
        <w:r w:rsidRPr="00FA4358">
          <w:rPr>
            <w:highlight w:val="yellow"/>
            <w:lang w:val="en-US"/>
            <w:rPrChange w:id="384" w:author="Grant, David M (52400) CIV USN NIWC ATLANTIC VA (USA)" w:date="2024-09-16T17:02:00Z">
              <w:rPr>
                <w:lang w:val="en-US"/>
              </w:rPr>
            </w:rPrChange>
          </w:rPr>
          <w:t>S-57 datasets</w:t>
        </w:r>
      </w:ins>
      <w:ins w:id="385" w:author="Grant, David M (52400) CIV USN NIWC ATLANTIC VA (USA)" w:date="2024-09-16T16:59:00Z">
        <w:r w:rsidRPr="00FA4358">
          <w:rPr>
            <w:highlight w:val="yellow"/>
            <w:lang w:val="en-US"/>
            <w:rPrChange w:id="386" w:author="Grant, David M (52400) CIV USN NIWC ATLANTIC VA (USA)" w:date="2024-09-16T17:02:00Z">
              <w:rPr>
                <w:lang w:val="en-US"/>
              </w:rPr>
            </w:rPrChange>
          </w:rPr>
          <w:t xml:space="preserve"> serves as a proxy for </w:t>
        </w:r>
        <w:r w:rsidRPr="00FA4358">
          <w:rPr>
            <w:b/>
            <w:bCs/>
            <w:highlight w:val="yellow"/>
            <w:lang w:val="en-US"/>
            <w:rPrChange w:id="387" w:author="Grant, David M (52400) CIV USN NIWC ATLANTIC VA (USA)" w:date="2024-09-16T17:02:00Z">
              <w:rPr>
                <w:lang w:val="en-US"/>
              </w:rPr>
            </w:rPrChange>
          </w:rPr>
          <w:t>drawing index</w:t>
        </w:r>
      </w:ins>
      <w:ins w:id="388" w:author="Grant, David M (52400) CIV USN NIWC ATLANTIC VA (USA)" w:date="2024-09-16T17:00:00Z">
        <w:r w:rsidRPr="00FA4358">
          <w:rPr>
            <w:highlight w:val="yellow"/>
            <w:lang w:val="en-US"/>
            <w:rPrChange w:id="389" w:author="Grant, David M (52400) CIV USN NIWC ATLANTIC VA (USA)" w:date="2024-09-16T17:02:00Z">
              <w:rPr>
                <w:lang w:val="en-US"/>
              </w:rPr>
            </w:rPrChange>
          </w:rPr>
          <w:t>. S-57 data</w:t>
        </w:r>
      </w:ins>
      <w:ins w:id="390" w:author="Grant, David M (52400) CIV USN NIWC ATLANTIC VA (USA)" w:date="2024-09-16T17:01:00Z">
        <w:r w:rsidR="00FA4358" w:rsidRPr="00FA4358">
          <w:rPr>
            <w:highlight w:val="yellow"/>
            <w:lang w:val="en-US"/>
            <w:rPrChange w:id="391" w:author="Grant, David M (52400) CIV USN NIWC ATLANTIC VA (USA)" w:date="2024-09-16T17:02:00Z">
              <w:rPr>
                <w:lang w:val="en-US"/>
              </w:rPr>
            </w:rPrChange>
          </w:rPr>
          <w:t>sets</w:t>
        </w:r>
      </w:ins>
      <w:ins w:id="392" w:author="Grant, David M (52400) CIV USN NIWC ATLANTIC VA (USA)" w:date="2024-09-16T17:00:00Z">
        <w:r w:rsidRPr="00FA4358">
          <w:rPr>
            <w:highlight w:val="yellow"/>
            <w:lang w:val="en-US"/>
            <w:rPrChange w:id="393" w:author="Grant, David M (52400) CIV USN NIWC ATLANTIC VA (USA)" w:date="2024-09-16T17:02:00Z">
              <w:rPr>
                <w:lang w:val="en-US"/>
              </w:rPr>
            </w:rPrChange>
          </w:rPr>
          <w:t xml:space="preserve"> </w:t>
        </w:r>
        <w:del w:id="394" w:author="David" w:date="2024-09-17T10:04:00Z">
          <w:r w:rsidRPr="00FA4358" w:rsidDel="00637F69">
            <w:rPr>
              <w:highlight w:val="yellow"/>
              <w:lang w:val="en-US"/>
              <w:rPrChange w:id="395" w:author="Grant, David M (52400) CIV USN NIWC ATLANTIC VA (USA)" w:date="2024-09-16T17:02:00Z">
                <w:rPr>
                  <w:lang w:val="en-US"/>
                </w:rPr>
              </w:rPrChange>
            </w:rPr>
            <w:delText>should</w:delText>
          </w:r>
        </w:del>
      </w:ins>
      <w:ins w:id="396" w:author="David" w:date="2024-09-17T10:04:00Z">
        <w:r w:rsidR="00637F69">
          <w:rPr>
            <w:highlight w:val="yellow"/>
            <w:lang w:val="en-US"/>
          </w:rPr>
          <w:t>must</w:t>
        </w:r>
      </w:ins>
      <w:ins w:id="397" w:author="Grant, David M (52400) CIV USN NIWC ATLANTIC VA (USA)" w:date="2024-09-16T17:00:00Z">
        <w:r w:rsidRPr="00FA4358">
          <w:rPr>
            <w:highlight w:val="yellow"/>
            <w:lang w:val="en-US"/>
            <w:rPrChange w:id="398" w:author="Grant, David M (52400) CIV USN NIWC ATLANTIC VA (USA)" w:date="2024-09-16T17:02:00Z">
              <w:rPr>
                <w:lang w:val="en-US"/>
              </w:rPr>
            </w:rPrChange>
          </w:rPr>
          <w:t xml:space="preserve"> be </w:t>
        </w:r>
      </w:ins>
      <w:ins w:id="399" w:author="Grant, David M (52400) CIV USN NIWC ATLANTIC VA (USA)" w:date="2024-09-16T17:01:00Z">
        <w:r w:rsidR="00FA4358" w:rsidRPr="00FA4358">
          <w:rPr>
            <w:highlight w:val="yellow"/>
            <w:lang w:val="en-US"/>
            <w:rPrChange w:id="400" w:author="Grant, David M (52400) CIV USN NIWC ATLANTIC VA (USA)" w:date="2024-09-16T17:02:00Z">
              <w:rPr>
                <w:lang w:val="en-US"/>
              </w:rPr>
            </w:rPrChange>
          </w:rPr>
          <w:t>included as</w:t>
        </w:r>
      </w:ins>
      <w:ins w:id="401" w:author="Grant, David M (52400) CIV USN NIWC ATLANTIC VA (USA)" w:date="2024-09-16T17:02:00Z">
        <w:r w:rsidR="00FA4358" w:rsidRPr="00FA4358">
          <w:rPr>
            <w:highlight w:val="yellow"/>
            <w:lang w:val="en-US"/>
            <w:rPrChange w:id="402" w:author="Grant, David M (52400) CIV USN NIWC ATLANTIC VA (USA)" w:date="2024-09-16T17:02:00Z">
              <w:rPr>
                <w:lang w:val="en-US"/>
              </w:rPr>
            </w:rPrChange>
          </w:rPr>
          <w:t xml:space="preserve"> input to this algorithm</w:t>
        </w:r>
      </w:ins>
      <w:ins w:id="403" w:author="Grant, David M (52400) CIV USN NIWC ATLANTIC VA (USA)" w:date="2024-09-16T17:01:00Z">
        <w:r w:rsidR="00FA4358" w:rsidRPr="00FA4358">
          <w:rPr>
            <w:highlight w:val="yellow"/>
            <w:lang w:val="en-US"/>
            <w:rPrChange w:id="404" w:author="Grant, David M (52400) CIV USN NIWC ATLANTIC VA (USA)" w:date="2024-09-16T17:02:00Z">
              <w:rPr>
                <w:lang w:val="en-US"/>
              </w:rPr>
            </w:rPrChange>
          </w:rPr>
          <w:t xml:space="preserve"> when both products are enabled for simultaneous display.</w:t>
        </w:r>
      </w:ins>
      <w:del w:id="405" w:author="Grant, David M (52400) CIV USN NIWC ATLANTIC VA (USA)" w:date="2024-09-16T15:10:00Z">
        <w:r w:rsidR="001D7FBE" w:rsidRPr="00FA4358" w:rsidDel="00E440E2">
          <w:rPr>
            <w:highlight w:val="yellow"/>
            <w:lang w:val="en-US"/>
            <w:rPrChange w:id="406" w:author="Grant, David M (52400) CIV USN NIWC ATLANTIC VA (USA)" w:date="2024-09-16T17:02:00Z">
              <w:rPr>
                <w:lang w:val="en-US"/>
              </w:rPr>
            </w:rPrChange>
          </w:rPr>
          <w:delText xml:space="preserve"> To be precise, the union of all data</w:delText>
        </w:r>
        <w:r w:rsidR="0090412A" w:rsidRPr="00FA4358" w:rsidDel="00E440E2">
          <w:rPr>
            <w:highlight w:val="yellow"/>
            <w:lang w:val="en-US"/>
            <w:rPrChange w:id="407" w:author="Grant, David M (52400) CIV USN NIWC ATLANTIC VA (USA)" w:date="2024-09-16T17:02:00Z">
              <w:rPr>
                <w:lang w:val="en-US"/>
              </w:rPr>
            </w:rPrChange>
          </w:rPr>
          <w:delText xml:space="preserve"> </w:delText>
        </w:r>
        <w:r w:rsidR="001D7FBE" w:rsidRPr="00FA4358" w:rsidDel="00E440E2">
          <w:rPr>
            <w:highlight w:val="yellow"/>
            <w:lang w:val="en-US"/>
            <w:rPrChange w:id="408" w:author="Grant, David M (52400) CIV USN NIWC ATLANTIC VA (USA)" w:date="2024-09-16T17:02:00Z">
              <w:rPr>
                <w:lang w:val="en-US"/>
              </w:rPr>
            </w:rPrChange>
          </w:rPr>
          <w:delText>coverages of one dataset must not overlap the union of the data</w:delText>
        </w:r>
        <w:r w:rsidR="0090412A" w:rsidRPr="00FA4358" w:rsidDel="00E440E2">
          <w:rPr>
            <w:highlight w:val="yellow"/>
            <w:lang w:val="en-US"/>
            <w:rPrChange w:id="409" w:author="Grant, David M (52400) CIV USN NIWC ATLANTIC VA (USA)" w:date="2024-09-16T17:02:00Z">
              <w:rPr>
                <w:lang w:val="en-US"/>
              </w:rPr>
            </w:rPrChange>
          </w:rPr>
          <w:delText xml:space="preserve"> </w:delText>
        </w:r>
        <w:r w:rsidR="001D7FBE" w:rsidRPr="00FA4358" w:rsidDel="00E440E2">
          <w:rPr>
            <w:highlight w:val="yellow"/>
            <w:lang w:val="en-US"/>
            <w:rPrChange w:id="410" w:author="Grant, David M (52400) CIV USN NIWC ATLANTIC VA (USA)" w:date="2024-09-16T17:02:00Z">
              <w:rPr>
                <w:lang w:val="en-US"/>
              </w:rPr>
            </w:rPrChange>
          </w:rPr>
          <w:delText xml:space="preserve">coverages of another dataset with the same minimum display scale or drawing index. </w:delText>
        </w:r>
      </w:del>
      <w:commentRangeEnd w:id="378"/>
      <w:del w:id="411" w:author="Grant, David M (52400) CIV USN NIWC ATLANTIC VA (USA)" w:date="2024-09-16T16:59:00Z">
        <w:r w:rsidR="00E440E2" w:rsidRPr="00FA4358" w:rsidDel="00B61EC8">
          <w:rPr>
            <w:rStyle w:val="CommentReference"/>
            <w:highlight w:val="yellow"/>
            <w:rPrChange w:id="412" w:author="Grant, David M (52400) CIV USN NIWC ATLANTIC VA (USA)" w:date="2024-09-16T17:02:00Z">
              <w:rPr>
                <w:rStyle w:val="CommentReference"/>
              </w:rPr>
            </w:rPrChange>
          </w:rPr>
          <w:commentReference w:id="378"/>
        </w:r>
      </w:del>
    </w:p>
    <w:p w14:paraId="01F5ABA7" w14:textId="77777777" w:rsidR="001D7FBE" w:rsidRDefault="001D7FBE" w:rsidP="001D02B5">
      <w:pPr>
        <w:pStyle w:val="ListParagraph"/>
        <w:numPr>
          <w:ilvl w:val="0"/>
          <w:numId w:val="38"/>
        </w:numPr>
        <w:ind w:left="567" w:hanging="283"/>
        <w:rPr>
          <w:lang w:val="en-US"/>
        </w:rPr>
      </w:pPr>
      <w:r>
        <w:rPr>
          <w:lang w:val="en-US"/>
        </w:rPr>
        <w:t xml:space="preserve">Datasets which share a common (non-null) </w:t>
      </w:r>
      <w:r w:rsidRPr="00956063">
        <w:rPr>
          <w:b/>
          <w:bCs/>
          <w:lang w:val="en-US"/>
          <w:rPrChange w:id="413" w:author="Grant, David M (52400) CIV USN NIWC ATLANTIC VA (USA)" w:date="2024-09-16T15:15:00Z">
            <w:rPr>
              <w:lang w:val="en-US"/>
            </w:rPr>
          </w:rPrChange>
        </w:rPr>
        <w:t>drawing index</w:t>
      </w:r>
      <w:r>
        <w:rPr>
          <w:lang w:val="en-US"/>
        </w:rPr>
        <w:t xml:space="preserve"> are grouped together in single layers.</w:t>
      </w:r>
    </w:p>
    <w:p w14:paraId="48C6C703" w14:textId="77777777" w:rsidR="001D7FBE" w:rsidRDefault="001D7FBE" w:rsidP="001D02B5">
      <w:pPr>
        <w:pStyle w:val="ListParagraph"/>
        <w:numPr>
          <w:ilvl w:val="1"/>
          <w:numId w:val="38"/>
        </w:numPr>
        <w:spacing w:after="60" w:line="240" w:lineRule="auto"/>
        <w:ind w:left="993" w:hanging="284"/>
        <w:contextualSpacing w:val="0"/>
        <w:rPr>
          <w:lang w:val="en-US"/>
        </w:rPr>
      </w:pPr>
      <w:r>
        <w:rPr>
          <w:lang w:val="en-US"/>
        </w:rPr>
        <w:t xml:space="preserve">The </w:t>
      </w:r>
      <w:r w:rsidRPr="00356211">
        <w:rPr>
          <w:b/>
          <w:bCs/>
          <w:lang w:val="en-US"/>
          <w:rPrChange w:id="414" w:author="Grant, David M (52400) CIV USN NIWC ATLANTIC VA (USA)" w:date="2024-09-16T15:20:00Z">
            <w:rPr>
              <w:lang w:val="en-US"/>
            </w:rPr>
          </w:rPrChange>
        </w:rPr>
        <w:t>minimum display scale</w:t>
      </w:r>
      <w:r>
        <w:rPr>
          <w:lang w:val="en-US"/>
        </w:rPr>
        <w:t xml:space="preserve"> of these layers is the smallest </w:t>
      </w:r>
      <w:r w:rsidRPr="00356211">
        <w:rPr>
          <w:b/>
          <w:bCs/>
          <w:lang w:val="en-US"/>
          <w:rPrChange w:id="415" w:author="Grant, David M (52400) CIV USN NIWC ATLANTIC VA (USA)" w:date="2024-09-16T15:20:00Z">
            <w:rPr>
              <w:lang w:val="en-US"/>
            </w:rPr>
          </w:rPrChange>
        </w:rPr>
        <w:t>minimum display scale</w:t>
      </w:r>
      <w:r>
        <w:rPr>
          <w:lang w:val="en-US"/>
        </w:rPr>
        <w:t xml:space="preserve"> (the largest scale denominator) of the component datasets.</w:t>
      </w:r>
    </w:p>
    <w:p w14:paraId="0CCD916A" w14:textId="77777777" w:rsidR="001D7FBE" w:rsidRPr="00536136" w:rsidRDefault="001D7FBE" w:rsidP="001D02B5">
      <w:pPr>
        <w:pStyle w:val="ListParagraph"/>
        <w:numPr>
          <w:ilvl w:val="0"/>
          <w:numId w:val="38"/>
        </w:numPr>
        <w:spacing w:after="60" w:line="240" w:lineRule="auto"/>
        <w:ind w:left="567" w:hanging="283"/>
        <w:contextualSpacing w:val="0"/>
        <w:rPr>
          <w:lang w:val="en-US"/>
        </w:rPr>
      </w:pPr>
      <w:r w:rsidRPr="00536136">
        <w:rPr>
          <w:lang w:val="en-US"/>
        </w:rPr>
        <w:t xml:space="preserve">From the remaining datasets, those which share a common </w:t>
      </w:r>
      <w:r w:rsidRPr="00356211">
        <w:rPr>
          <w:b/>
          <w:bCs/>
          <w:lang w:val="en-US"/>
          <w:rPrChange w:id="416" w:author="Grant, David M (52400) CIV USN NIWC ATLANTIC VA (USA)" w:date="2024-09-16T15:20:00Z">
            <w:rPr>
              <w:lang w:val="en-US"/>
            </w:rPr>
          </w:rPrChange>
        </w:rPr>
        <w:t>minimum display scale</w:t>
      </w:r>
      <w:r w:rsidRPr="00536136">
        <w:rPr>
          <w:lang w:val="en-US"/>
        </w:rPr>
        <w:t xml:space="preserve"> are grouped together in single layers.</w:t>
      </w:r>
    </w:p>
    <w:p w14:paraId="45505963" w14:textId="77777777" w:rsidR="001D7FBE" w:rsidRPr="00536136" w:rsidRDefault="001D7FBE" w:rsidP="001D02B5">
      <w:pPr>
        <w:pStyle w:val="ListParagraph"/>
        <w:numPr>
          <w:ilvl w:val="0"/>
          <w:numId w:val="38"/>
        </w:numPr>
        <w:spacing w:after="120" w:line="240" w:lineRule="auto"/>
        <w:ind w:left="567" w:hanging="283"/>
        <w:contextualSpacing w:val="0"/>
        <w:rPr>
          <w:lang w:val="en-US"/>
        </w:rPr>
      </w:pPr>
      <w:r w:rsidRPr="00536136">
        <w:rPr>
          <w:lang w:val="en-US"/>
        </w:rPr>
        <w:t xml:space="preserve">Layers from A and B which share a common </w:t>
      </w:r>
      <w:r w:rsidRPr="00356211">
        <w:rPr>
          <w:b/>
          <w:bCs/>
          <w:lang w:val="en-US"/>
          <w:rPrChange w:id="417" w:author="Grant, David M (52400) CIV USN NIWC ATLANTIC VA (USA)" w:date="2024-09-16T15:20:00Z">
            <w:rPr>
              <w:lang w:val="en-US"/>
            </w:rPr>
          </w:rPrChange>
        </w:rPr>
        <w:t>minimum display scale</w:t>
      </w:r>
      <w:r w:rsidRPr="00536136">
        <w:rPr>
          <w:lang w:val="en-US"/>
        </w:rPr>
        <w:t xml:space="preserve"> are grouped together in single layers.</w:t>
      </w:r>
    </w:p>
    <w:p w14:paraId="358EDE0B" w14:textId="2560A0D9" w:rsidR="001D7FBE" w:rsidRDefault="009F5568" w:rsidP="00536136">
      <w:pPr>
        <w:spacing w:after="120" w:line="240" w:lineRule="auto"/>
        <w:rPr>
          <w:b/>
          <w:bCs/>
          <w:lang w:val="en-US"/>
        </w:rPr>
      </w:pPr>
      <w:r>
        <w:rPr>
          <w:noProof/>
          <w:lang w:val="en-US" w:eastAsia="en-US"/>
        </w:rPr>
        <mc:AlternateContent>
          <mc:Choice Requires="wps">
            <w:drawing>
              <wp:anchor distT="0" distB="0" distL="114300" distR="114300" simplePos="0" relativeHeight="251665408" behindDoc="0" locked="0" layoutInCell="1" allowOverlap="1" wp14:anchorId="66DE3E05" wp14:editId="6E6F3C1C">
                <wp:simplePos x="0" y="0"/>
                <wp:positionH relativeFrom="column">
                  <wp:posOffset>6985</wp:posOffset>
                </wp:positionH>
                <wp:positionV relativeFrom="paragraph">
                  <wp:posOffset>375615</wp:posOffset>
                </wp:positionV>
                <wp:extent cx="1828800" cy="1828800"/>
                <wp:effectExtent l="0" t="0" r="13970" b="22860"/>
                <wp:wrapSquare wrapText="bothSides"/>
                <wp:docPr id="133725928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41BC758" w14:textId="44D23BA4" w:rsidR="001D7FBE" w:rsidRDefault="001D7FBE" w:rsidP="00536136">
                            <w:pPr>
                              <w:spacing w:after="120" w:line="240" w:lineRule="auto"/>
                              <w:rPr>
                                <w:i/>
                                <w:iCs/>
                                <w:lang w:val="en-US"/>
                              </w:rPr>
                            </w:pPr>
                            <w:r w:rsidRPr="00332ACE">
                              <w:rPr>
                                <w:b/>
                                <w:bCs/>
                                <w:lang w:val="en-US"/>
                              </w:rPr>
                              <w:t>Algorithm</w:t>
                            </w:r>
                            <w:r>
                              <w:rPr>
                                <w:lang w:val="en-US"/>
                              </w:rPr>
                              <w:t xml:space="preserve">: </w:t>
                            </w:r>
                            <w:proofErr w:type="spellStart"/>
                            <w:proofErr w:type="gramStart"/>
                            <w:r w:rsidRPr="00332ACE">
                              <w:rPr>
                                <w:i/>
                                <w:iCs/>
                                <w:lang w:val="en-US"/>
                              </w:rPr>
                              <w:t>RenderChartImage</w:t>
                            </w:r>
                            <w:proofErr w:type="spellEnd"/>
                            <w:ins w:id="418" w:author="Grant, David M (52400) CIV USN NIWC ATLANTIC VA (USA)" w:date="2024-09-16T16:06:00Z">
                              <w:r w:rsidR="00A30B93">
                                <w:rPr>
                                  <w:i/>
                                  <w:iCs/>
                                  <w:lang w:val="en-US"/>
                                </w:rPr>
                                <w:t>(</w:t>
                              </w:r>
                              <w:proofErr w:type="spellStart"/>
                              <w:proofErr w:type="gramEnd"/>
                              <w:r w:rsidR="00A30B93">
                                <w:rPr>
                                  <w:i/>
                                  <w:iCs/>
                                  <w:lang w:val="en-US"/>
                                </w:rPr>
                                <w:t>dataSets</w:t>
                              </w:r>
                              <w:proofErr w:type="spellEnd"/>
                              <w:r w:rsidR="00A30B93">
                                <w:rPr>
                                  <w:i/>
                                  <w:iCs/>
                                  <w:lang w:val="en-US"/>
                                </w:rPr>
                                <w:t>, viewport)</w:t>
                              </w:r>
                            </w:ins>
                          </w:p>
                          <w:p w14:paraId="18BB59AE" w14:textId="5654DC60" w:rsidR="001D7FBE" w:rsidRPr="009D2BD2" w:rsidDel="00E56DA4" w:rsidRDefault="001D7FBE">
                            <w:pPr>
                              <w:spacing w:after="60" w:line="240" w:lineRule="auto"/>
                              <w:rPr>
                                <w:del w:id="419" w:author="Grant, David M (52400) CIV USN NIWC ATLANTIC VA (USA)" w:date="2024-09-16T15:49:00Z"/>
                                <w:lang w:val="en-US"/>
                                <w:rPrChange w:id="420" w:author="Grant, David M (52400) CIV USN NIWC ATLANTIC VA (USA)" w:date="2024-09-16T15:47:00Z">
                                  <w:rPr>
                                    <w:del w:id="421" w:author="Grant, David M (52400) CIV USN NIWC ATLANTIC VA (USA)" w:date="2024-09-16T15:49:00Z"/>
                                    <w:i/>
                                    <w:iCs/>
                                    <w:lang w:val="en-US"/>
                                  </w:rPr>
                                </w:rPrChange>
                              </w:rPr>
                              <w:pPrChange w:id="422" w:author="Grant, David M (52400) CIV USN NIWC ATLANTIC VA (USA)" w:date="2024-09-17T10:59:00Z">
                                <w:pPr>
                                  <w:spacing w:after="0" w:line="240" w:lineRule="auto"/>
                                </w:pPr>
                              </w:pPrChange>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ins w:id="423" w:author="Grant, David M (52400) CIV USN NIWC ATLANTIC VA (USA)" w:date="2024-09-16T15:47:00Z">
                              <w:r w:rsidR="009D2BD2">
                                <w:rPr>
                                  <w:lang w:val="en-US"/>
                                </w:rPr>
                                <w:t xml:space="preserve"> (</w:t>
                              </w:r>
                            </w:ins>
                            <w:ins w:id="424" w:author="Grant, David M (52400) CIV USN NIWC ATLANTIC VA (USA)" w:date="2024-09-16T15:48:00Z">
                              <w:r w:rsidR="009D2BD2">
                                <w:rPr>
                                  <w:lang w:val="en-US"/>
                                </w:rPr>
                                <w:t xml:space="preserve">previously </w:t>
                              </w:r>
                            </w:ins>
                            <w:ins w:id="425" w:author="Grant, David M (52400) CIV USN NIWC ATLANTIC VA (USA)" w:date="2024-09-16T15:47:00Z">
                              <w:r w:rsidR="009D2BD2">
                                <w:rPr>
                                  <w:lang w:val="en-US"/>
                                </w:rPr>
                                <w:t xml:space="preserve">selected </w:t>
                              </w:r>
                            </w:ins>
                            <w:ins w:id="426" w:author="Grant, David M (52400) CIV USN NIWC ATLANTIC VA (USA)" w:date="2024-09-16T15:48:00Z">
                              <w:r w:rsidR="009D2BD2">
                                <w:rPr>
                                  <w:lang w:val="en-US"/>
                                </w:rPr>
                                <w:t>using</w:t>
                              </w:r>
                            </w:ins>
                            <w:ins w:id="427" w:author="Grant, David M (52400) CIV USN NIWC ATLANTIC VA (USA)" w:date="2024-09-16T15:47:00Z">
                              <w:r w:rsidR="009D2BD2">
                                <w:rPr>
                                  <w:lang w:val="en-US"/>
                                </w:rPr>
                                <w:t xml:space="preserve"> the dataset loading algorith</w:t>
                              </w:r>
                            </w:ins>
                            <w:ins w:id="428" w:author="Grant, David M (52400) CIV USN NIWC ATLANTIC VA (USA)" w:date="2024-09-16T15:48:00Z">
                              <w:r w:rsidR="009D2BD2">
                                <w:rPr>
                                  <w:lang w:val="en-US"/>
                                </w:rPr>
                                <w:t>m)</w:t>
                              </w:r>
                            </w:ins>
                          </w:p>
                          <w:p w14:paraId="00524B49" w14:textId="77777777" w:rsidR="00E56DA4" w:rsidRDefault="00E56DA4">
                            <w:pPr>
                              <w:spacing w:after="60" w:line="240" w:lineRule="auto"/>
                              <w:rPr>
                                <w:ins w:id="429" w:author="Grant, David M (52400) CIV USN NIWC ATLANTIC VA (USA)" w:date="2024-09-16T15:49:00Z"/>
                              </w:rPr>
                              <w:pPrChange w:id="430" w:author="Grant, David M (52400) CIV USN NIWC ATLANTIC VA (USA)" w:date="2024-09-17T10:59:00Z">
                                <w:pPr>
                                  <w:spacing w:after="0" w:line="240" w:lineRule="auto"/>
                                </w:pPr>
                              </w:pPrChange>
                            </w:pPr>
                          </w:p>
                          <w:p w14:paraId="27A7EDAF" w14:textId="683CD207" w:rsidR="009D2BD2" w:rsidRDefault="009D2BD2">
                            <w:pPr>
                              <w:spacing w:after="120" w:line="240" w:lineRule="auto"/>
                              <w:ind w:left="677"/>
                              <w:rPr>
                                <w:ins w:id="431" w:author="Grant, David M (52400) CIV USN NIWC ATLANTIC VA (USA)" w:date="2024-09-16T15:48:00Z"/>
                              </w:rPr>
                              <w:pPrChange w:id="432" w:author="Grant, David M (52400) CIV USN NIWC ATLANTIC VA (USA)" w:date="2024-09-16T15:49:00Z">
                                <w:pPr>
                                  <w:spacing w:before="60" w:after="60" w:line="240" w:lineRule="auto"/>
                                  <w:ind w:left="595"/>
                                </w:pPr>
                              </w:pPrChange>
                            </w:pPr>
                            <w:bookmarkStart w:id="433" w:name="_Hlk177395144"/>
                            <w:ins w:id="434" w:author="Grant, David M (52400) CIV USN NIWC ATLANTIC VA (USA)" w:date="2024-09-16T15:48:00Z">
                              <w:r>
                                <w:t xml:space="preserve">A device-polygon </w:t>
                              </w:r>
                              <w:r w:rsidRPr="00712598">
                                <w:rPr>
                                  <w:i/>
                                  <w:iCs/>
                                </w:rPr>
                                <w:t>viewport</w:t>
                              </w:r>
                              <w:r>
                                <w:t xml:space="preserve"> describing the device area that should be covered with data</w:t>
                              </w:r>
                            </w:ins>
                          </w:p>
                          <w:bookmarkEnd w:id="433"/>
                          <w:p w14:paraId="666C3276" w14:textId="4FFC9333" w:rsidR="001D7FBE" w:rsidDel="009D2BD2" w:rsidRDefault="001D7FBE" w:rsidP="00536136">
                            <w:pPr>
                              <w:spacing w:after="60" w:line="240" w:lineRule="auto"/>
                              <w:ind w:left="340" w:firstLine="340"/>
                              <w:rPr>
                                <w:del w:id="435" w:author="Grant, David M (52400) CIV USN NIWC ATLANTIC VA (USA)" w:date="2024-09-16T15:48:00Z"/>
                                <w:lang w:val="en-US"/>
                              </w:rPr>
                            </w:pPr>
                            <w:del w:id="436" w:author="Grant, David M (52400) CIV USN NIWC ATLANTIC VA (USA)" w:date="2024-09-16T15:48:00Z">
                              <w:r w:rsidRPr="00332ACE" w:rsidDel="009D2BD2">
                                <w:rPr>
                                  <w:lang w:val="en-US"/>
                                </w:rPr>
                                <w:delText xml:space="preserve">A drawing device </w:delText>
                              </w:r>
                            </w:del>
                          </w:p>
                          <w:p w14:paraId="56CFA3D8" w14:textId="519E711E" w:rsidR="009D2BD2" w:rsidRDefault="009D2BD2" w:rsidP="001D02B5">
                            <w:pPr>
                              <w:pStyle w:val="ListParagraph"/>
                              <w:numPr>
                                <w:ilvl w:val="0"/>
                                <w:numId w:val="36"/>
                              </w:numPr>
                              <w:spacing w:after="60" w:line="240" w:lineRule="auto"/>
                              <w:ind w:left="567" w:hanging="283"/>
                              <w:contextualSpacing w:val="0"/>
                              <w:rPr>
                                <w:ins w:id="437" w:author="Grant, David M (52400) CIV USN NIWC ATLANTIC VA (USA)" w:date="2024-09-16T15:45:00Z"/>
                                <w:lang w:val="en-US"/>
                              </w:rPr>
                            </w:pPr>
                            <w:ins w:id="438" w:author="Grant, David M (52400) CIV USN NIWC ATLANTIC VA (USA)" w:date="2024-09-16T15:45:00Z">
                              <w:r>
                                <w:rPr>
                                  <w:lang w:val="en-US"/>
                                </w:rPr>
                                <w:t xml:space="preserve">Fill </w:t>
                              </w:r>
                            </w:ins>
                            <w:ins w:id="439" w:author="Grant, David M (52400) CIV USN NIWC ATLANTIC VA (USA)" w:date="2024-09-16T15:49:00Z">
                              <w:r w:rsidR="00E56DA4" w:rsidRPr="00712598">
                                <w:rPr>
                                  <w:i/>
                                  <w:iCs/>
                                </w:rPr>
                                <w:t>viewport</w:t>
                              </w:r>
                              <w:r w:rsidR="00E56DA4">
                                <w:t xml:space="preserve"> </w:t>
                              </w:r>
                            </w:ins>
                            <w:ins w:id="440" w:author="Grant, David M (52400) CIV USN NIWC ATLANTIC VA (USA)" w:date="2024-09-16T15:46:00Z">
                              <w:r>
                                <w:rPr>
                                  <w:lang w:val="en-US"/>
                                </w:rPr>
                                <w:t xml:space="preserve">per </w:t>
                              </w:r>
                              <w:r w:rsidRPr="009D2BD2">
                                <w:rPr>
                                  <w:i/>
                                  <w:iCs/>
                                  <w:lang w:val="en-US"/>
                                  <w:rPrChange w:id="441" w:author="Grant, David M (52400) CIV USN NIWC ATLANTIC VA (USA)" w:date="2024-09-16T15:46:00Z">
                                    <w:rPr>
                                      <w:lang w:val="en-US"/>
                                    </w:rPr>
                                  </w:rPrChange>
                                </w:rPr>
                                <w:t>C-15.3.1 ENC No data areas</w:t>
                              </w:r>
                              <w:r>
                                <w:rPr>
                                  <w:lang w:val="en-US"/>
                                </w:rPr>
                                <w:t>.</w:t>
                              </w:r>
                            </w:ins>
                          </w:p>
                          <w:p w14:paraId="1D14F8D3" w14:textId="0A360E4F" w:rsidR="001D7FBE" w:rsidRDefault="001D7FBE" w:rsidP="001D02B5">
                            <w:pPr>
                              <w:pStyle w:val="ListParagraph"/>
                              <w:numPr>
                                <w:ilvl w:val="0"/>
                                <w:numId w:val="36"/>
                              </w:numPr>
                              <w:spacing w:after="60" w:line="240" w:lineRule="auto"/>
                              <w:ind w:left="567" w:hanging="283"/>
                              <w:contextualSpacing w:val="0"/>
                              <w:rPr>
                                <w:lang w:val="en-US"/>
                              </w:rPr>
                            </w:pPr>
                            <w:del w:id="442" w:author="Grant, David M (52400) CIV USN NIWC ATLANTIC VA (USA)" w:date="2024-09-16T15:33:00Z">
                              <w:r w:rsidDel="006502B4">
                                <w:rPr>
                                  <w:lang w:val="en-US"/>
                                </w:rPr>
                                <w:delText>Split</w:delText>
                              </w:r>
                            </w:del>
                            <w:ins w:id="443" w:author="Grant, David M (52400) CIV USN NIWC ATLANTIC VA (USA)" w:date="2024-09-16T15:35:00Z">
                              <w:r w:rsidR="00F6769F">
                                <w:rPr>
                                  <w:lang w:val="en-US"/>
                                </w:rPr>
                                <w:t>Group</w:t>
                              </w:r>
                            </w:ins>
                            <w:r>
                              <w:rPr>
                                <w:lang w:val="en-US"/>
                              </w:rPr>
                              <w:t xml:space="preserve"> </w:t>
                            </w:r>
                            <w:del w:id="444" w:author="Grant, David M (52400) CIV USN NIWC ATLANTIC VA (USA)" w:date="2024-09-16T15:15:00Z">
                              <w:r w:rsidDel="00956063">
                                <w:rPr>
                                  <w:lang w:val="en-US"/>
                                </w:rPr>
                                <w:delText xml:space="preserve">the set </w:delText>
                              </w:r>
                            </w:del>
                            <w:proofErr w:type="spellStart"/>
                            <w:r w:rsidRPr="00956063">
                              <w:rPr>
                                <w:i/>
                                <w:iCs/>
                                <w:lang w:val="en-US"/>
                                <w:rPrChange w:id="445" w:author="Grant, David M (52400) CIV USN NIWC ATLANTIC VA (USA)" w:date="2024-09-16T15:15:00Z">
                                  <w:rPr>
                                    <w:lang w:val="en-US"/>
                                  </w:rPr>
                                </w:rPrChange>
                              </w:rPr>
                              <w:t>dataSets</w:t>
                            </w:r>
                            <w:proofErr w:type="spellEnd"/>
                            <w:r>
                              <w:rPr>
                                <w:lang w:val="en-US"/>
                              </w:rPr>
                              <w:t xml:space="preserve"> </w:t>
                            </w:r>
                            <w:ins w:id="446" w:author="Grant, David M (52400) CIV USN NIWC ATLANTIC VA (USA)" w:date="2024-09-16T15:38:00Z">
                              <w:r w:rsidR="00F6769F">
                                <w:rPr>
                                  <w:lang w:val="en-US"/>
                                </w:rPr>
                                <w:t xml:space="preserve">by </w:t>
                              </w:r>
                              <w:r w:rsidR="00F6769F" w:rsidRPr="006D56CC">
                                <w:rPr>
                                  <w:b/>
                                  <w:bCs/>
                                  <w:lang w:val="en-US"/>
                                  <w:rPrChange w:id="447" w:author="Grant, David M (52400) CIV USN NIWC ATLANTIC VA (USA)" w:date="2024-09-16T15:39:00Z">
                                    <w:rPr>
                                      <w:lang w:val="en-US"/>
                                    </w:rPr>
                                  </w:rPrChange>
                                </w:rPr>
                                <w:t>drawing index</w:t>
                              </w:r>
                              <w:r w:rsidR="00F6769F">
                                <w:rPr>
                                  <w:lang w:val="en-US"/>
                                </w:rPr>
                                <w:t xml:space="preserve"> </w:t>
                              </w:r>
                            </w:ins>
                            <w:ins w:id="448" w:author="Grant, David M (52400) CIV USN NIWC ATLANTIC VA (USA)" w:date="2024-09-16T15:35:00Z">
                              <w:r w:rsidR="00F6769F">
                                <w:rPr>
                                  <w:lang w:val="en-US"/>
                                </w:rPr>
                                <w:t>in</w:t>
                              </w:r>
                            </w:ins>
                            <w:del w:id="449" w:author="Grant, David M (52400) CIV USN NIWC ATLANTIC VA (USA)" w:date="2024-09-16T15:35:00Z">
                              <w:r w:rsidDel="00F6769F">
                                <w:rPr>
                                  <w:lang w:val="en-US"/>
                                </w:rPr>
                                <w:delText>in</w:delText>
                              </w:r>
                            </w:del>
                            <w:r>
                              <w:rPr>
                                <w:lang w:val="en-US"/>
                              </w:rPr>
                              <w:t xml:space="preserve">to </w:t>
                            </w:r>
                            <w:del w:id="450" w:author="Grant, David M (52400) CIV USN NIWC ATLANTIC VA (USA)" w:date="2024-09-16T15:35:00Z">
                              <w:r w:rsidDel="00F6769F">
                                <w:rPr>
                                  <w:lang w:val="en-US"/>
                                </w:rPr>
                                <w:delText>sub</w:delText>
                              </w:r>
                            </w:del>
                            <w:del w:id="451" w:author="Grant, David M (52400) CIV USN NIWC ATLANTIC VA (USA)" w:date="2024-09-16T15:15:00Z">
                              <w:r w:rsidDel="00956063">
                                <w:rPr>
                                  <w:lang w:val="en-US"/>
                                </w:rPr>
                                <w:delText>-</w:delText>
                              </w:r>
                            </w:del>
                            <w:del w:id="452" w:author="Grant, David M (52400) CIV USN NIWC ATLANTIC VA (USA)" w:date="2024-09-16T15:35:00Z">
                              <w:r w:rsidDel="00F6769F">
                                <w:rPr>
                                  <w:lang w:val="en-US"/>
                                </w:rPr>
                                <w:delText>sets denoted</w:delText>
                              </w:r>
                              <w:r w:rsidRPr="00FE1157" w:rsidDel="00F6769F">
                                <w:rPr>
                                  <w:lang w:val="en-US"/>
                                </w:rPr>
                                <w:delText xml:space="preserve"> </w:delText>
                              </w:r>
                            </w:del>
                            <w:r w:rsidRPr="00536136">
                              <w:rPr>
                                <w:i/>
                                <w:iCs/>
                                <w:lang w:val="en-US"/>
                              </w:rPr>
                              <w:t>la</w:t>
                            </w:r>
                            <w:r w:rsidRPr="00332ACE">
                              <w:rPr>
                                <w:i/>
                                <w:iCs/>
                                <w:lang w:val="en-US"/>
                              </w:rPr>
                              <w:t>yer</w:t>
                            </w:r>
                            <w:r w:rsidRPr="00332ACE">
                              <w:rPr>
                                <w:i/>
                                <w:iCs/>
                                <w:vertAlign w:val="subscript"/>
                                <w:lang w:val="en-US"/>
                              </w:rPr>
                              <w:t>0</w:t>
                            </w:r>
                            <w:r>
                              <w:rPr>
                                <w:lang w:val="en-US"/>
                              </w:rPr>
                              <w:t xml:space="preserve">, </w:t>
                            </w:r>
                            <w:r w:rsidRPr="00332ACE">
                              <w:rPr>
                                <w:i/>
                                <w:iCs/>
                                <w:lang w:val="en-US"/>
                              </w:rPr>
                              <w:t>layer</w:t>
                            </w:r>
                            <w:r w:rsidRPr="00332ACE">
                              <w:rPr>
                                <w:i/>
                                <w:iCs/>
                                <w:vertAlign w:val="subscript"/>
                                <w:lang w:val="en-US"/>
                              </w:rPr>
                              <w:t>1</w:t>
                            </w:r>
                            <w:r>
                              <w:rPr>
                                <w:lang w:val="en-US"/>
                              </w:rPr>
                              <w:t>, …</w:t>
                            </w:r>
                            <w:ins w:id="453" w:author="Grant, David M (52400) CIV USN NIWC ATLANTIC VA (USA)" w:date="2024-09-16T15:41:00Z">
                              <w:r w:rsidR="006D56CC">
                                <w:rPr>
                                  <w:lang w:val="en-US"/>
                                </w:rPr>
                                <w:t>,</w:t>
                              </w:r>
                            </w:ins>
                            <w:r>
                              <w:rPr>
                                <w:lang w:val="en-US"/>
                              </w:rPr>
                              <w:t xml:space="preserve"> </w:t>
                            </w:r>
                            <w:proofErr w:type="spellStart"/>
                            <w:r w:rsidRPr="00332ACE">
                              <w:rPr>
                                <w:i/>
                                <w:iCs/>
                                <w:lang w:val="en-US"/>
                              </w:rPr>
                              <w:t>layer</w:t>
                            </w:r>
                            <w:r>
                              <w:rPr>
                                <w:i/>
                                <w:iCs/>
                                <w:vertAlign w:val="subscript"/>
                                <w:lang w:val="en-US"/>
                              </w:rPr>
                              <w:t>n</w:t>
                            </w:r>
                            <w:proofErr w:type="spellEnd"/>
                            <w:del w:id="454" w:author="Grant, David M (52400) CIV USN NIWC ATLANTIC VA (USA)" w:date="2024-09-16T15:34:00Z">
                              <w:r w:rsidDel="00F6769F">
                                <w:rPr>
                                  <w:lang w:val="en-US"/>
                                </w:rPr>
                                <w:delText xml:space="preserve"> </w:delText>
                              </w:r>
                            </w:del>
                            <w:ins w:id="455" w:author="Grant, David M (52400) CIV USN NIWC ATLANTIC VA (USA)" w:date="2024-09-16T15:34:00Z">
                              <w:r w:rsidR="00F6769F">
                                <w:rPr>
                                  <w:lang w:val="en-US"/>
                                </w:rPr>
                                <w:t xml:space="preserve"> </w:t>
                              </w:r>
                            </w:ins>
                            <w:ins w:id="456" w:author="Grant, David M (52400) CIV USN NIWC ATLANTIC VA (USA)" w:date="2024-09-16T15:38:00Z">
                              <w:r w:rsidR="00F6769F">
                                <w:rPr>
                                  <w:lang w:val="en-US"/>
                                </w:rPr>
                                <w:t>(</w:t>
                              </w:r>
                            </w:ins>
                            <w:ins w:id="457" w:author="Grant, David M (52400) CIV USN NIWC ATLANTIC VA (USA)" w:date="2024-09-16T15:39:00Z">
                              <w:r w:rsidR="006D56CC">
                                <w:rPr>
                                  <w:lang w:val="en-US"/>
                                </w:rPr>
                                <w:t>excluding</w:t>
                              </w:r>
                            </w:ins>
                            <w:ins w:id="458" w:author="Grant, David M (52400) CIV USN NIWC ATLANTIC VA (USA)" w:date="2024-09-16T15:38:00Z">
                              <w:r w:rsidR="00F6769F">
                                <w:rPr>
                                  <w:lang w:val="en-US"/>
                                </w:rPr>
                                <w:t xml:space="preserve"> </w:t>
                              </w:r>
                              <w:r w:rsidR="006D56CC">
                                <w:rPr>
                                  <w:lang w:val="en-US"/>
                                </w:rPr>
                                <w:t xml:space="preserve">those where </w:t>
                              </w:r>
                              <w:r w:rsidR="006D56CC" w:rsidRPr="006D56CC">
                                <w:rPr>
                                  <w:b/>
                                  <w:bCs/>
                                  <w:lang w:val="en-US"/>
                                  <w:rPrChange w:id="459" w:author="Grant, David M (52400) CIV USN NIWC ATLANTIC VA (USA)" w:date="2024-09-16T15:39:00Z">
                                    <w:rPr>
                                      <w:lang w:val="en-US"/>
                                    </w:rPr>
                                  </w:rPrChange>
                                </w:rPr>
                                <w:t>drawing index</w:t>
                              </w:r>
                              <w:r w:rsidR="006D56CC">
                                <w:rPr>
                                  <w:lang w:val="en-US"/>
                                </w:rPr>
                                <w:t xml:space="preserve"> is null or unknown)</w:t>
                              </w:r>
                            </w:ins>
                            <w:del w:id="460" w:author="Grant, David M (52400) CIV USN NIWC ATLANTIC VA (USA)" w:date="2024-09-16T15:34:00Z">
                              <w:r w:rsidDel="00F6769F">
                                <w:rPr>
                                  <w:lang w:val="en-US"/>
                                </w:rPr>
                                <w:delText xml:space="preserve">such that </w:delText>
                              </w:r>
                            </w:del>
                            <w:del w:id="461" w:author="Grant, David M (52400) CIV USN NIWC ATLANTIC VA (USA)" w:date="2024-09-16T15:38:00Z">
                              <w:r w:rsidDel="006D56CC">
                                <w:rPr>
                                  <w:lang w:val="en-US"/>
                                </w:rPr>
                                <w:delText xml:space="preserve">the </w:delText>
                              </w:r>
                              <w:r w:rsidRPr="00F6769F" w:rsidDel="006D56CC">
                                <w:rPr>
                                  <w:b/>
                                  <w:bCs/>
                                  <w:lang w:val="en-US"/>
                                  <w:rPrChange w:id="462" w:author="Grant, David M (52400) CIV USN NIWC ATLANTIC VA (USA)" w:date="2024-09-16T15:34:00Z">
                                    <w:rPr>
                                      <w:lang w:val="en-US"/>
                                    </w:rPr>
                                  </w:rPrChange>
                                </w:rPr>
                                <w:delText>drawing index</w:delText>
                              </w:r>
                              <w:r w:rsidDel="006D56CC">
                                <w:rPr>
                                  <w:lang w:val="en-US"/>
                                </w:rPr>
                                <w:delText xml:space="preserve"> of each dataset in </w:delText>
                              </w:r>
                            </w:del>
                            <w:del w:id="463" w:author="Grant, David M (52400) CIV USN NIWC ATLANTIC VA (USA)" w:date="2024-09-16T15:34:00Z">
                              <w:r w:rsidDel="00F6769F">
                                <w:rPr>
                                  <w:lang w:val="en-US"/>
                                </w:rPr>
                                <w:delText>one</w:delText>
                              </w:r>
                            </w:del>
                            <w:del w:id="464" w:author="Grant, David M (52400) CIV USN NIWC ATLANTIC VA (USA)" w:date="2024-09-16T15:38:00Z">
                              <w:r w:rsidDel="006D56CC">
                                <w:rPr>
                                  <w:lang w:val="en-US"/>
                                </w:rPr>
                                <w:delText xml:space="preserve"> </w:delText>
                              </w:r>
                              <w:r w:rsidRPr="00332ACE" w:rsidDel="006D56CC">
                                <w:rPr>
                                  <w:i/>
                                  <w:iCs/>
                                  <w:lang w:val="en-US"/>
                                </w:rPr>
                                <w:delText>layer</w:delText>
                              </w:r>
                              <w:r w:rsidRPr="00332ACE" w:rsidDel="006D56CC">
                                <w:rPr>
                                  <w:i/>
                                  <w:iCs/>
                                  <w:vertAlign w:val="subscript"/>
                                  <w:lang w:val="en-US"/>
                                </w:rPr>
                                <w:delText>x</w:delText>
                              </w:r>
                              <w:r w:rsidDel="006D56CC">
                                <w:rPr>
                                  <w:lang w:val="en-US"/>
                                </w:rPr>
                                <w:delText xml:space="preserve"> is </w:delText>
                              </w:r>
                            </w:del>
                            <w:del w:id="465" w:author="Grant, David M (52400) CIV USN NIWC ATLANTIC VA (USA)" w:date="2024-09-16T15:34:00Z">
                              <w:r w:rsidDel="00F6769F">
                                <w:rPr>
                                  <w:lang w:val="en-US"/>
                                </w:rPr>
                                <w:delText xml:space="preserve">not null but is otherwise </w:delText>
                              </w:r>
                            </w:del>
                            <w:del w:id="466" w:author="Grant, David M (52400) CIV USN NIWC ATLANTIC VA (USA)" w:date="2024-09-16T15:38:00Z">
                              <w:r w:rsidDel="006D56CC">
                                <w:rPr>
                                  <w:lang w:val="en-US"/>
                                </w:rPr>
                                <w:delText>the same</w:delText>
                              </w:r>
                            </w:del>
                            <w:r>
                              <w:rPr>
                                <w:lang w:val="en-US"/>
                              </w:rPr>
                              <w:t>.</w:t>
                            </w:r>
                          </w:p>
                          <w:p w14:paraId="489A83AE" w14:textId="77777777" w:rsidR="001D7FBE" w:rsidRDefault="001D7FBE" w:rsidP="001D02B5">
                            <w:pPr>
                              <w:pStyle w:val="ListParagraph"/>
                              <w:numPr>
                                <w:ilvl w:val="1"/>
                                <w:numId w:val="36"/>
                              </w:numPr>
                              <w:spacing w:after="60" w:line="240" w:lineRule="auto"/>
                              <w:ind w:left="993" w:hanging="284"/>
                              <w:contextualSpacing w:val="0"/>
                              <w:rPr>
                                <w:lang w:val="en-US"/>
                              </w:rPr>
                            </w:pPr>
                            <w:r>
                              <w:rPr>
                                <w:lang w:val="en-US"/>
                              </w:rPr>
                              <w:t xml:space="preserve">Assign a </w:t>
                            </w:r>
                            <w:r w:rsidRPr="006D56CC">
                              <w:rPr>
                                <w:b/>
                                <w:bCs/>
                                <w:lang w:val="en-US"/>
                                <w:rPrChange w:id="467" w:author="Grant, David M (52400) CIV USN NIWC ATLANTIC VA (USA)" w:date="2024-09-16T15:42:00Z">
                                  <w:rPr>
                                    <w:lang w:val="en-US"/>
                                  </w:rPr>
                                </w:rPrChange>
                              </w:rPr>
                              <w:t>minimum display scale</w:t>
                            </w:r>
                            <w:r>
                              <w:rPr>
                                <w:lang w:val="en-US"/>
                              </w:rPr>
                              <w:t xml:space="preserve"> to each layer from the smallest </w:t>
                            </w:r>
                            <w:r w:rsidRPr="006D56CC">
                              <w:rPr>
                                <w:b/>
                                <w:bCs/>
                                <w:lang w:val="en-US"/>
                                <w:rPrChange w:id="468" w:author="Grant, David M (52400) CIV USN NIWC ATLANTIC VA (USA)" w:date="2024-09-16T15:42:00Z">
                                  <w:rPr>
                                    <w:lang w:val="en-US"/>
                                  </w:rPr>
                                </w:rPrChange>
                              </w:rPr>
                              <w:t>minimum display scale</w:t>
                            </w:r>
                            <w:r>
                              <w:rPr>
                                <w:lang w:val="en-US"/>
                              </w:rPr>
                              <w:t xml:space="preserve"> (the largest scale denominator) of the component datasets.</w:t>
                            </w:r>
                          </w:p>
                          <w:p w14:paraId="6ABA798F" w14:textId="504F694F" w:rsidR="001D7FBE" w:rsidRPr="004A49DA" w:rsidRDefault="001D7FBE" w:rsidP="001D02B5">
                            <w:pPr>
                              <w:pStyle w:val="ListParagraph"/>
                              <w:numPr>
                                <w:ilvl w:val="0"/>
                                <w:numId w:val="36"/>
                              </w:numPr>
                              <w:spacing w:after="60" w:line="240" w:lineRule="auto"/>
                              <w:ind w:left="567" w:hanging="283"/>
                              <w:contextualSpacing w:val="0"/>
                              <w:rPr>
                                <w:lang w:val="en-US"/>
                              </w:rPr>
                            </w:pPr>
                            <w:del w:id="469" w:author="Grant, David M (52400) CIV USN NIWC ATLANTIC VA (USA)" w:date="2024-09-16T15:42:00Z">
                              <w:r w:rsidRPr="00332ACE" w:rsidDel="006D56CC">
                                <w:rPr>
                                  <w:lang w:val="en-US"/>
                                </w:rPr>
                                <w:delText xml:space="preserve">Split </w:delText>
                              </w:r>
                            </w:del>
                            <w:ins w:id="470" w:author="Grant, David M (52400) CIV USN NIWC ATLANTIC VA (USA)" w:date="2024-09-16T15:42:00Z">
                              <w:r w:rsidR="006D56CC">
                                <w:rPr>
                                  <w:lang w:val="en-US"/>
                                </w:rPr>
                                <w:t>Group</w:t>
                              </w:r>
                              <w:r w:rsidR="006D56CC" w:rsidRPr="00332ACE">
                                <w:rPr>
                                  <w:lang w:val="en-US"/>
                                </w:rPr>
                                <w:t xml:space="preserve"> </w:t>
                              </w:r>
                            </w:ins>
                            <w:r w:rsidRPr="00332ACE">
                              <w:rPr>
                                <w:lang w:val="en-US"/>
                              </w:rPr>
                              <w:t xml:space="preserve">the </w:t>
                            </w:r>
                            <w:r>
                              <w:rPr>
                                <w:lang w:val="en-US"/>
                              </w:rPr>
                              <w:t xml:space="preserve">remaining </w:t>
                            </w:r>
                            <w:proofErr w:type="spellStart"/>
                            <w:r w:rsidRPr="00332ACE">
                              <w:rPr>
                                <w:lang w:val="en-US"/>
                              </w:rPr>
                              <w:t>dataSets</w:t>
                            </w:r>
                            <w:proofErr w:type="spellEnd"/>
                            <w:r>
                              <w:rPr>
                                <w:lang w:val="en-US"/>
                              </w:rPr>
                              <w:t xml:space="preserve"> (those where </w:t>
                            </w:r>
                            <w:r w:rsidRPr="006D56CC">
                              <w:rPr>
                                <w:b/>
                                <w:bCs/>
                                <w:lang w:val="en-US"/>
                                <w:rPrChange w:id="471" w:author="Grant, David M (52400) CIV USN NIWC ATLANTIC VA (USA)" w:date="2024-09-16T15:42:00Z">
                                  <w:rPr>
                                    <w:lang w:val="en-US"/>
                                  </w:rPr>
                                </w:rPrChange>
                              </w:rPr>
                              <w:t>drawing index</w:t>
                            </w:r>
                            <w:r>
                              <w:rPr>
                                <w:lang w:val="en-US"/>
                              </w:rPr>
                              <w:t xml:space="preserve"> is null</w:t>
                            </w:r>
                            <w:ins w:id="472" w:author="Grant, David M (52400) CIV USN NIWC ATLANTIC VA (USA)" w:date="2024-09-16T15:36:00Z">
                              <w:r w:rsidR="00F6769F">
                                <w:rPr>
                                  <w:lang w:val="en-US"/>
                                </w:rPr>
                                <w:t xml:space="preserve"> or unknown</w:t>
                              </w:r>
                            </w:ins>
                            <w:r>
                              <w:rPr>
                                <w:lang w:val="en-US"/>
                              </w:rPr>
                              <w:t xml:space="preserve">) </w:t>
                            </w:r>
                            <w:del w:id="473" w:author="Grant, David M (52400) CIV USN NIWC ATLANTIC VA (USA)" w:date="2024-09-16T15:42:00Z">
                              <w:r w:rsidDel="006D56CC">
                                <w:rPr>
                                  <w:lang w:val="en-US"/>
                                </w:rPr>
                                <w:delText>into sub-sets denoted</w:delText>
                              </w:r>
                            </w:del>
                            <w:ins w:id="474" w:author="Grant, David M (52400) CIV USN NIWC ATLANTIC VA (USA)" w:date="2024-09-16T15:42:00Z">
                              <w:r w:rsidR="006D56CC">
                                <w:rPr>
                                  <w:lang w:val="en-US"/>
                                </w:rPr>
                                <w:t xml:space="preserve">by </w:t>
                              </w:r>
                              <w:r w:rsidR="006D56CC" w:rsidRPr="006D56CC">
                                <w:rPr>
                                  <w:b/>
                                  <w:bCs/>
                                  <w:lang w:val="en-US"/>
                                  <w:rPrChange w:id="475" w:author="Grant, David M (52400) CIV USN NIWC ATLANTIC VA (USA)" w:date="2024-09-16T15:43:00Z">
                                    <w:rPr>
                                      <w:lang w:val="en-US"/>
                                    </w:rPr>
                                  </w:rPrChange>
                                </w:rPr>
                                <w:t>minimum display scale</w:t>
                              </w:r>
                              <w:r w:rsidR="006D56CC">
                                <w:rPr>
                                  <w:lang w:val="en-US"/>
                                </w:rPr>
                                <w:t xml:space="preserve"> into</w:t>
                              </w:r>
                            </w:ins>
                            <w:r>
                              <w:rPr>
                                <w:lang w:val="en-US"/>
                              </w:rPr>
                              <w:t xml:space="preserve"> </w:t>
                            </w:r>
                            <w:r w:rsidRPr="00536136">
                              <w:rPr>
                                <w:i/>
                                <w:iCs/>
                                <w:lang w:val="en-US"/>
                              </w:rPr>
                              <w:t>l</w:t>
                            </w:r>
                            <w:r w:rsidRPr="00332ACE">
                              <w:rPr>
                                <w:i/>
                                <w:iCs/>
                                <w:lang w:val="en-US"/>
                              </w:rPr>
                              <w:t>ayer</w:t>
                            </w:r>
                            <w:r>
                              <w:rPr>
                                <w:i/>
                                <w:iCs/>
                                <w:vertAlign w:val="subscript"/>
                                <w:lang w:val="en-US"/>
                              </w:rPr>
                              <w:t>n+1</w:t>
                            </w:r>
                            <w:r>
                              <w:rPr>
                                <w:lang w:val="en-US"/>
                              </w:rPr>
                              <w:t xml:space="preserve">, </w:t>
                            </w:r>
                            <w:r w:rsidRPr="00332ACE">
                              <w:rPr>
                                <w:i/>
                                <w:iCs/>
                                <w:lang w:val="en-US"/>
                              </w:rPr>
                              <w:t>layer</w:t>
                            </w:r>
                            <w:r>
                              <w:rPr>
                                <w:i/>
                                <w:iCs/>
                                <w:vertAlign w:val="subscript"/>
                                <w:lang w:val="en-US"/>
                              </w:rPr>
                              <w:t>n+2</w:t>
                            </w:r>
                            <w:r>
                              <w:rPr>
                                <w:lang w:val="en-US"/>
                              </w:rPr>
                              <w:t xml:space="preserve">, … such that the </w:t>
                            </w:r>
                            <w:r w:rsidRPr="006D56CC">
                              <w:rPr>
                                <w:b/>
                                <w:bCs/>
                                <w:lang w:val="en-US"/>
                                <w:rPrChange w:id="476" w:author="Grant, David M (52400) CIV USN NIWC ATLANTIC VA (USA)" w:date="2024-09-16T15:43:00Z">
                                  <w:rPr>
                                    <w:lang w:val="en-US"/>
                                  </w:rPr>
                                </w:rPrChange>
                              </w:rPr>
                              <w:t>minimum display scale</w:t>
                            </w:r>
                            <w:r>
                              <w:rPr>
                                <w:lang w:val="en-US"/>
                              </w:rPr>
                              <w:t xml:space="preserve"> of each dataset in </w:t>
                            </w:r>
                            <w:del w:id="477" w:author="Grant, David M (52400) CIV USN NIWC ATLANTIC VA (USA)" w:date="2024-09-16T15:32:00Z">
                              <w:r w:rsidDel="006502B4">
                                <w:rPr>
                                  <w:lang w:val="en-US"/>
                                </w:rPr>
                                <w:delText xml:space="preserve">one </w:delText>
                              </w:r>
                            </w:del>
                            <w:ins w:id="478" w:author="Grant, David M (52400) CIV USN NIWC ATLANTIC VA (USA)" w:date="2024-09-16T15:32:00Z">
                              <w:r w:rsidR="006502B4">
                                <w:rPr>
                                  <w:lang w:val="en-US"/>
                                </w:rPr>
                                <w:t xml:space="preserve">a given </w:t>
                              </w:r>
                            </w:ins>
                            <w:proofErr w:type="spellStart"/>
                            <w:r w:rsidRPr="00332ACE">
                              <w:rPr>
                                <w:i/>
                                <w:iCs/>
                                <w:lang w:val="en-US"/>
                              </w:rPr>
                              <w:t>layer</w:t>
                            </w:r>
                            <w:r w:rsidRPr="00332ACE">
                              <w:rPr>
                                <w:i/>
                                <w:iCs/>
                                <w:vertAlign w:val="subscript"/>
                                <w:lang w:val="en-US"/>
                              </w:rPr>
                              <w:t>x</w:t>
                            </w:r>
                            <w:proofErr w:type="spellEnd"/>
                            <w:r>
                              <w:rPr>
                                <w:lang w:val="en-US"/>
                              </w:rPr>
                              <w:t xml:space="preserve"> is the same.</w:t>
                            </w:r>
                          </w:p>
                          <w:p w14:paraId="0ED64A81" w14:textId="6632FEEB" w:rsidR="001D7FBE" w:rsidRPr="004A49DA" w:rsidRDefault="001D7FBE" w:rsidP="001D02B5">
                            <w:pPr>
                              <w:pStyle w:val="ListParagraph"/>
                              <w:numPr>
                                <w:ilvl w:val="0"/>
                                <w:numId w:val="36"/>
                              </w:numPr>
                              <w:spacing w:after="60" w:line="240" w:lineRule="auto"/>
                              <w:ind w:left="567" w:hanging="283"/>
                              <w:contextualSpacing w:val="0"/>
                              <w:rPr>
                                <w:i/>
                                <w:iCs/>
                                <w:lang w:val="en-US"/>
                              </w:rPr>
                            </w:pPr>
                            <w:r w:rsidRPr="004A49DA">
                              <w:rPr>
                                <w:lang w:val="en-US"/>
                              </w:rPr>
                              <w:t xml:space="preserve">Combine layers which share a common </w:t>
                            </w:r>
                            <w:r w:rsidRPr="006D56CC">
                              <w:rPr>
                                <w:b/>
                                <w:bCs/>
                                <w:lang w:val="en-US"/>
                                <w:rPrChange w:id="479" w:author="Grant, David M (52400) CIV USN NIWC ATLANTIC VA (USA)" w:date="2024-09-16T15:43:00Z">
                                  <w:rPr>
                                    <w:lang w:val="en-US"/>
                                  </w:rPr>
                                </w:rPrChange>
                              </w:rPr>
                              <w:t>minimum display scale</w:t>
                            </w:r>
                            <w:ins w:id="480" w:author="Grant, David M (52400) CIV USN NIWC ATLANTIC VA (USA)" w:date="2024-09-16T15:43:00Z">
                              <w:r w:rsidR="006D56CC" w:rsidRPr="006D56CC">
                                <w:rPr>
                                  <w:lang w:val="en-US"/>
                                  <w:rPrChange w:id="481" w:author="Grant, David M (52400) CIV USN NIWC ATLANTIC VA (USA)" w:date="2024-09-16T15:43:00Z">
                                    <w:rPr>
                                      <w:b/>
                                      <w:bCs/>
                                      <w:lang w:val="en-US"/>
                                    </w:rPr>
                                  </w:rPrChange>
                                </w:rPr>
                                <w:t>.</w:t>
                              </w:r>
                            </w:ins>
                          </w:p>
                          <w:p w14:paraId="4DF4EB63" w14:textId="483C1EB7" w:rsidR="001D7FBE" w:rsidRPr="00332ACE" w:rsidRDefault="001D7FBE" w:rsidP="001D02B5">
                            <w:pPr>
                              <w:pStyle w:val="ListParagraph"/>
                              <w:numPr>
                                <w:ilvl w:val="0"/>
                                <w:numId w:val="36"/>
                              </w:numPr>
                              <w:spacing w:after="60" w:line="240" w:lineRule="auto"/>
                              <w:ind w:left="567" w:hanging="283"/>
                              <w:contextualSpacing w:val="0"/>
                              <w:rPr>
                                <w:i/>
                                <w:iCs/>
                                <w:lang w:val="en-US"/>
                              </w:rPr>
                            </w:pPr>
                            <w:r>
                              <w:rPr>
                                <w:lang w:val="en-US"/>
                              </w:rPr>
                              <w:t>Sort the</w:t>
                            </w:r>
                            <w:ins w:id="482" w:author="Grant, David M (52400) CIV USN NIWC ATLANTIC VA (USA)" w:date="2024-09-16T15:43:00Z">
                              <w:r w:rsidR="009D2BD2">
                                <w:rPr>
                                  <w:lang w:val="en-US"/>
                                </w:rPr>
                                <w:t xml:space="preserve"> layers</w:t>
                              </w:r>
                            </w:ins>
                            <w:r>
                              <w:rPr>
                                <w:lang w:val="en-US"/>
                              </w:rPr>
                              <w:t xml:space="preserve"> </w:t>
                            </w:r>
                            <w:del w:id="483" w:author="Grant, David M (52400) CIV USN NIWC ATLANTIC VA (USA)" w:date="2024-09-16T15:43:00Z">
                              <w:r w:rsidRPr="00332ACE" w:rsidDel="009D2BD2">
                                <w:rPr>
                                  <w:i/>
                                  <w:iCs/>
                                  <w:lang w:val="en-US"/>
                                </w:rPr>
                                <w:delText>layer</w:delText>
                              </w:r>
                              <w:r w:rsidRPr="00332ACE" w:rsidDel="009D2BD2">
                                <w:rPr>
                                  <w:i/>
                                  <w:iCs/>
                                  <w:vertAlign w:val="subscript"/>
                                  <w:lang w:val="en-US"/>
                                </w:rPr>
                                <w:delText>1</w:delText>
                              </w:r>
                              <w:r w:rsidRPr="00332ACE" w:rsidDel="009D2BD2">
                                <w:rPr>
                                  <w:i/>
                                  <w:iCs/>
                                  <w:lang w:val="en-US"/>
                                </w:rPr>
                                <w:delText xml:space="preserve"> .. layer</w:delText>
                              </w:r>
                              <w:r w:rsidRPr="00332ACE" w:rsidDel="009D2BD2">
                                <w:rPr>
                                  <w:i/>
                                  <w:iCs/>
                                  <w:vertAlign w:val="subscript"/>
                                  <w:lang w:val="en-US"/>
                                </w:rPr>
                                <w:delText>n</w:delText>
                              </w:r>
                              <w:r w:rsidDel="009D2BD2">
                                <w:rPr>
                                  <w:lang w:val="en-US"/>
                                </w:rPr>
                                <w:delText xml:space="preserve"> </w:delText>
                              </w:r>
                            </w:del>
                            <w:r>
                              <w:rPr>
                                <w:lang w:val="en-US"/>
                              </w:rPr>
                              <w:t xml:space="preserve">by </w:t>
                            </w:r>
                            <w:del w:id="484" w:author="Grant, David M (52400) CIV USN NIWC ATLANTIC VA (USA)" w:date="2024-09-16T15:44:00Z">
                              <w:r w:rsidRPr="009D2BD2" w:rsidDel="009D2BD2">
                                <w:rPr>
                                  <w:b/>
                                  <w:bCs/>
                                  <w:lang w:val="en-US"/>
                                  <w:rPrChange w:id="485" w:author="Grant, David M (52400) CIV USN NIWC ATLANTIC VA (USA)" w:date="2024-09-16T15:44:00Z">
                                    <w:rPr>
                                      <w:lang w:val="en-US"/>
                                    </w:rPr>
                                  </w:rPrChange>
                                </w:rPr>
                                <w:delText xml:space="preserve">its associated </w:delText>
                              </w:r>
                            </w:del>
                            <w:r w:rsidRPr="009D2BD2">
                              <w:rPr>
                                <w:b/>
                                <w:bCs/>
                                <w:lang w:val="en-US"/>
                                <w:rPrChange w:id="486" w:author="Grant, David M (52400) CIV USN NIWC ATLANTIC VA (USA)" w:date="2024-09-16T15:44:00Z">
                                  <w:rPr>
                                    <w:lang w:val="en-US"/>
                                  </w:rPr>
                                </w:rPrChange>
                              </w:rPr>
                              <w:t>minimum display scale</w:t>
                            </w:r>
                            <w:ins w:id="487" w:author="Grant, David M (52400) CIV USN NIWC ATLANTIC VA (USA)" w:date="2024-09-16T15:43:00Z">
                              <w:r w:rsidR="006D56CC">
                                <w:rPr>
                                  <w:lang w:val="en-US"/>
                                </w:rPr>
                                <w:t>.</w:t>
                              </w:r>
                            </w:ins>
                          </w:p>
                          <w:p w14:paraId="47F71B77" w14:textId="383331BA" w:rsidR="001D7FBE" w:rsidDel="00E56DA4" w:rsidRDefault="001D7FBE" w:rsidP="001D02B5">
                            <w:pPr>
                              <w:pStyle w:val="ListParagraph"/>
                              <w:numPr>
                                <w:ilvl w:val="0"/>
                                <w:numId w:val="36"/>
                              </w:numPr>
                              <w:spacing w:after="60" w:line="240" w:lineRule="auto"/>
                              <w:ind w:left="567" w:hanging="283"/>
                              <w:contextualSpacing w:val="0"/>
                              <w:rPr>
                                <w:del w:id="488" w:author="Grant, David M (52400) CIV USN NIWC ATLANTIC VA (USA)" w:date="2024-09-16T15:50:00Z"/>
                                <w:lang w:val="en-US"/>
                              </w:rPr>
                            </w:pPr>
                            <w:del w:id="489" w:author="Grant, David M (52400) CIV USN NIWC ATLANTIC VA (USA)" w:date="2024-09-16T15:50:00Z">
                              <w:r w:rsidRPr="005E5F75" w:rsidDel="00E56DA4">
                                <w:rPr>
                                  <w:lang w:val="en-US"/>
                                </w:rPr>
                                <w:delText xml:space="preserve">Clear the drawing device (e.g. by filling </w:delText>
                              </w:r>
                              <w:r w:rsidDel="00E56DA4">
                                <w:rPr>
                                  <w:lang w:val="en-US"/>
                                </w:rPr>
                                <w:delText xml:space="preserve">the drawing device </w:delText>
                              </w:r>
                              <w:r w:rsidRPr="005E5F75" w:rsidDel="00E56DA4">
                                <w:rPr>
                                  <w:lang w:val="en-US"/>
                                </w:rPr>
                                <w:delText>with the NODTA colour or pattern.</w:delText>
                              </w:r>
                            </w:del>
                          </w:p>
                          <w:p w14:paraId="6DE590A6" w14:textId="791A9DEB" w:rsidR="001D7FBE" w:rsidDel="009F5568" w:rsidRDefault="001D7FBE" w:rsidP="001D02B5">
                            <w:pPr>
                              <w:pStyle w:val="ListParagraph"/>
                              <w:numPr>
                                <w:ilvl w:val="0"/>
                                <w:numId w:val="36"/>
                              </w:numPr>
                              <w:spacing w:after="60" w:line="240" w:lineRule="auto"/>
                              <w:ind w:left="567" w:hanging="283"/>
                              <w:contextualSpacing w:val="0"/>
                              <w:rPr>
                                <w:del w:id="490" w:author="Grant, David M (52400) CIV USN NIWC ATLANTIC VA (USA)" w:date="2024-09-16T15:54:00Z"/>
                                <w:lang w:val="en-US"/>
                              </w:rPr>
                            </w:pPr>
                            <w:r>
                              <w:rPr>
                                <w:lang w:val="en-US"/>
                              </w:rPr>
                              <w:t xml:space="preserve">Iterate over </w:t>
                            </w:r>
                            <w:del w:id="491" w:author="Grant, David M (52400) CIV USN NIWC ATLANTIC VA (USA)" w:date="2024-09-16T15:51:00Z">
                              <w:r w:rsidDel="00E56DA4">
                                <w:rPr>
                                  <w:lang w:val="en-US"/>
                                </w:rPr>
                                <w:delText xml:space="preserve">all </w:delText>
                              </w:r>
                            </w:del>
                            <w:ins w:id="492" w:author="Grant, David M (52400) CIV USN NIWC ATLANTIC VA (USA)" w:date="2024-09-16T15:51:00Z">
                              <w:r w:rsidR="00E56DA4">
                                <w:rPr>
                                  <w:lang w:val="en-US"/>
                                </w:rPr>
                                <w:t xml:space="preserve">each </w:t>
                              </w:r>
                            </w:ins>
                            <w:proofErr w:type="spellStart"/>
                            <w:r w:rsidRPr="00332ACE">
                              <w:rPr>
                                <w:i/>
                                <w:iCs/>
                                <w:lang w:val="en-US"/>
                              </w:rPr>
                              <w:t>layer</w:t>
                            </w:r>
                            <w:r w:rsidRPr="00332ACE">
                              <w:rPr>
                                <w:i/>
                                <w:iCs/>
                                <w:vertAlign w:val="subscript"/>
                                <w:lang w:val="en-US"/>
                              </w:rPr>
                              <w:t>x</w:t>
                            </w:r>
                            <w:proofErr w:type="spellEnd"/>
                            <w:r>
                              <w:rPr>
                                <w:lang w:val="en-US"/>
                              </w:rPr>
                              <w:t xml:space="preserve"> </w:t>
                            </w:r>
                            <w:del w:id="493" w:author="Grant, David M (52400) CIV USN NIWC ATLANTIC VA (USA)" w:date="2024-09-16T15:55:00Z">
                              <w:r w:rsidDel="009F5568">
                                <w:rPr>
                                  <w:lang w:val="en-US"/>
                                </w:rPr>
                                <w:delText xml:space="preserve">starting </w:delText>
                              </w:r>
                            </w:del>
                            <w:ins w:id="494" w:author="Grant, David M (52400) CIV USN NIWC ATLANTIC VA (USA)" w:date="2024-09-16T15:55:00Z">
                              <w:r w:rsidR="009F5568">
                                <w:rPr>
                                  <w:lang w:val="en-US"/>
                                </w:rPr>
                                <w:t xml:space="preserve">from </w:t>
                              </w:r>
                            </w:ins>
                            <w:del w:id="495" w:author="Grant, David M (52400) CIV USN NIWC ATLANTIC VA (USA)" w:date="2024-09-16T15:56:00Z">
                              <w:r w:rsidDel="009F5568">
                                <w:rPr>
                                  <w:lang w:val="en-US"/>
                                </w:rPr>
                                <w:delText xml:space="preserve">with </w:delText>
                              </w:r>
                            </w:del>
                            <w:r>
                              <w:rPr>
                                <w:lang w:val="en-US"/>
                              </w:rPr>
                              <w:t xml:space="preserve">the smallest </w:t>
                            </w:r>
                            <w:r w:rsidRPr="009F5568">
                              <w:rPr>
                                <w:b/>
                                <w:bCs/>
                                <w:lang w:val="en-US"/>
                                <w:rPrChange w:id="496" w:author="Grant, David M (52400) CIV USN NIWC ATLANTIC VA (USA)" w:date="2024-09-16T15:56:00Z">
                                  <w:rPr>
                                    <w:lang w:val="en-US"/>
                                  </w:rPr>
                                </w:rPrChange>
                              </w:rPr>
                              <w:t>minimum display scale</w:t>
                            </w:r>
                            <w:ins w:id="497" w:author="Grant, David M (52400) CIV USN NIWC ATLANTIC VA (USA)" w:date="2024-09-16T15:56:00Z">
                              <w:r w:rsidR="009F5568" w:rsidRPr="009F5568">
                                <w:rPr>
                                  <w:lang w:val="en-US"/>
                                  <w:rPrChange w:id="498" w:author="Grant, David M (52400) CIV USN NIWC ATLANTIC VA (USA)" w:date="2024-09-16T15:56:00Z">
                                    <w:rPr>
                                      <w:b/>
                                      <w:bCs/>
                                      <w:lang w:val="en-US"/>
                                    </w:rPr>
                                  </w:rPrChange>
                                </w:rPr>
                                <w:t xml:space="preserve"> to the largest</w:t>
                              </w:r>
                            </w:ins>
                            <w:ins w:id="499" w:author="Grant, David M (52400) CIV USN NIWC ATLANTIC VA (USA)" w:date="2024-09-16T15:54:00Z">
                              <w:r w:rsidR="009F5568">
                                <w:rPr>
                                  <w:lang w:val="en-US"/>
                                </w:rPr>
                                <w:t>.</w:t>
                              </w:r>
                            </w:ins>
                          </w:p>
                          <w:p w14:paraId="6B4E056E" w14:textId="77777777" w:rsidR="009F5568" w:rsidRDefault="009F5568" w:rsidP="009F5568">
                            <w:pPr>
                              <w:pStyle w:val="ListParagraph"/>
                              <w:numPr>
                                <w:ilvl w:val="0"/>
                                <w:numId w:val="36"/>
                              </w:numPr>
                              <w:spacing w:after="60" w:line="240" w:lineRule="auto"/>
                              <w:ind w:left="567" w:hanging="283"/>
                              <w:contextualSpacing w:val="0"/>
                              <w:rPr>
                                <w:ins w:id="500" w:author="Grant, David M (52400) CIV USN NIWC ATLANTIC VA (USA)" w:date="2024-09-16T15:54:00Z"/>
                                <w:lang w:val="en-US"/>
                              </w:rPr>
                            </w:pPr>
                          </w:p>
                          <w:p w14:paraId="1AEB2A24" w14:textId="02F1C1C6" w:rsidR="001D7FBE" w:rsidRPr="009F5568" w:rsidRDefault="009F5568">
                            <w:pPr>
                              <w:pStyle w:val="ListParagraph"/>
                              <w:numPr>
                                <w:ilvl w:val="1"/>
                                <w:numId w:val="36"/>
                              </w:numPr>
                              <w:spacing w:after="60" w:line="240" w:lineRule="auto"/>
                              <w:ind w:left="993" w:hanging="284"/>
                              <w:contextualSpacing w:val="0"/>
                              <w:rPr>
                                <w:lang w:val="en-US"/>
                              </w:rPr>
                              <w:pPrChange w:id="501" w:author="Grant, David M (52400) CIV USN NIWC ATLANTIC VA (USA)" w:date="2024-09-16T15:55:00Z">
                                <w:pPr>
                                  <w:pStyle w:val="ListParagraph"/>
                                  <w:numPr>
                                    <w:numId w:val="36"/>
                                  </w:numPr>
                                  <w:spacing w:after="120" w:line="240" w:lineRule="auto"/>
                                  <w:ind w:left="568" w:hanging="284"/>
                                  <w:contextualSpacing w:val="0"/>
                                </w:pPr>
                              </w:pPrChange>
                            </w:pPr>
                            <w:ins w:id="502" w:author="Grant, David M (52400) CIV USN NIWC ATLANTIC VA (USA)" w:date="2024-09-16T15:55:00Z">
                              <w:r>
                                <w:rPr>
                                  <w:lang w:val="en-US"/>
                                </w:rPr>
                                <w:t xml:space="preserve">Render the layer </w:t>
                              </w:r>
                            </w:ins>
                            <w:ins w:id="503" w:author="Grant, David M (52400) CIV USN NIWC ATLANTIC VA (USA)" w:date="2024-09-16T16:05:00Z">
                              <w:r w:rsidR="00A30B93">
                                <w:rPr>
                                  <w:lang w:val="en-US"/>
                                </w:rPr>
                                <w:t xml:space="preserve">to the </w:t>
                              </w:r>
                              <w:r w:rsidR="00A30B93" w:rsidRPr="00A30B93">
                                <w:rPr>
                                  <w:i/>
                                  <w:iCs/>
                                  <w:lang w:val="en-US"/>
                                  <w:rPrChange w:id="504" w:author="Grant, David M (52400) CIV USN NIWC ATLANTIC VA (USA)" w:date="2024-09-16T16:06:00Z">
                                    <w:rPr>
                                      <w:lang w:val="en-US"/>
                                    </w:rPr>
                                  </w:rPrChange>
                                </w:rPr>
                                <w:t>viewport</w:t>
                              </w:r>
                              <w:r w:rsidR="00A30B93">
                                <w:rPr>
                                  <w:lang w:val="en-US"/>
                                </w:rPr>
                                <w:t xml:space="preserve"> </w:t>
                              </w:r>
                            </w:ins>
                            <w:ins w:id="505" w:author="Grant, David M (52400) CIV USN NIWC ATLANTIC VA (USA)" w:date="2024-09-16T15:55:00Z">
                              <w:r>
                                <w:rPr>
                                  <w:lang w:val="en-US"/>
                                </w:rPr>
                                <w:t xml:space="preserve">with the algorithm </w:t>
                              </w:r>
                              <w:proofErr w:type="spellStart"/>
                              <w:r w:rsidRPr="009F5568">
                                <w:rPr>
                                  <w:i/>
                                  <w:iCs/>
                                  <w:lang w:val="en-US"/>
                                  <w:rPrChange w:id="506" w:author="Grant, David M (52400) CIV USN NIWC ATLANTIC VA (USA)" w:date="2024-09-16T15:55:00Z">
                                    <w:rPr>
                                      <w:lang w:val="en-US"/>
                                    </w:rPr>
                                  </w:rPrChange>
                                </w:rPr>
                                <w:t>RenderLayer</w:t>
                              </w:r>
                              <w:proofErr w:type="spellEnd"/>
                              <w:r>
                                <w:rPr>
                                  <w:lang w:val="en-US"/>
                                </w:rPr>
                                <w:t>.</w:t>
                              </w:r>
                            </w:ins>
                            <w:bookmarkStart w:id="507" w:name="_Hlk177394529"/>
                            <w:bookmarkStart w:id="508" w:name="_Hlk177394530"/>
                            <w:del w:id="509" w:author="Grant, David M (52400) CIV USN NIWC ATLANTIC VA (USA)" w:date="2024-09-16T15:55:00Z">
                              <w:r w:rsidR="001D7FBE" w:rsidRPr="009F5568" w:rsidDel="009F5568">
                                <w:rPr>
                                  <w:lang w:val="en-US"/>
                                </w:rPr>
                                <w:delText xml:space="preserve">Render the layer with the algorithm </w:delText>
                              </w:r>
                              <w:r w:rsidR="001D7FBE" w:rsidRPr="009F5568" w:rsidDel="009F5568">
                                <w:rPr>
                                  <w:i/>
                                  <w:iCs/>
                                  <w:lang w:val="en-US"/>
                                </w:rPr>
                                <w:delText>RenderLayer</w:delText>
                              </w:r>
                            </w:del>
                            <w:bookmarkEnd w:id="507"/>
                            <w:bookmarkEnd w:id="50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DE3E05" id="Text Box 1" o:spid="_x0000_s1028" type="#_x0000_t202" style="position:absolute;left:0;text-align:left;margin-left:.55pt;margin-top:29.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b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" filled="f" strokeweight=".5pt">
                <v:textbox style="mso-fit-shape-to-text:t">
                  <w:txbxContent>
                    <w:p w14:paraId="641BC758" w14:textId="44D23BA4" w:rsidR="001D7FBE" w:rsidRDefault="001D7FBE" w:rsidP="00536136">
                      <w:pPr>
                        <w:spacing w:after="120" w:line="240" w:lineRule="auto"/>
                        <w:rPr>
                          <w:i/>
                          <w:iCs/>
                          <w:lang w:val="en-US"/>
                        </w:rPr>
                      </w:pPr>
                      <w:r w:rsidRPr="00332ACE">
                        <w:rPr>
                          <w:b/>
                          <w:bCs/>
                          <w:lang w:val="en-US"/>
                        </w:rPr>
                        <w:t>Algorithm</w:t>
                      </w:r>
                      <w:r>
                        <w:rPr>
                          <w:lang w:val="en-US"/>
                        </w:rPr>
                        <w:t xml:space="preserve">: </w:t>
                      </w:r>
                      <w:proofErr w:type="spellStart"/>
                      <w:proofErr w:type="gramStart"/>
                      <w:r w:rsidRPr="00332ACE">
                        <w:rPr>
                          <w:i/>
                          <w:iCs/>
                          <w:lang w:val="en-US"/>
                        </w:rPr>
                        <w:t>RenderChartImage</w:t>
                      </w:r>
                      <w:proofErr w:type="spellEnd"/>
                      <w:ins w:id="510" w:author="Grant, David M (52400) CIV USN NIWC ATLANTIC VA (USA)" w:date="2024-09-16T16:06:00Z">
                        <w:r w:rsidR="00A30B93">
                          <w:rPr>
                            <w:i/>
                            <w:iCs/>
                            <w:lang w:val="en-US"/>
                          </w:rPr>
                          <w:t>(</w:t>
                        </w:r>
                        <w:proofErr w:type="spellStart"/>
                        <w:proofErr w:type="gramEnd"/>
                        <w:r w:rsidR="00A30B93">
                          <w:rPr>
                            <w:i/>
                            <w:iCs/>
                            <w:lang w:val="en-US"/>
                          </w:rPr>
                          <w:t>dataSets</w:t>
                        </w:r>
                        <w:proofErr w:type="spellEnd"/>
                        <w:r w:rsidR="00A30B93">
                          <w:rPr>
                            <w:i/>
                            <w:iCs/>
                            <w:lang w:val="en-US"/>
                          </w:rPr>
                          <w:t>, viewport)</w:t>
                        </w:r>
                      </w:ins>
                    </w:p>
                    <w:p w14:paraId="18BB59AE" w14:textId="5654DC60" w:rsidR="001D7FBE" w:rsidRPr="009D2BD2" w:rsidDel="00E56DA4" w:rsidRDefault="001D7FBE">
                      <w:pPr>
                        <w:spacing w:after="60" w:line="240" w:lineRule="auto"/>
                        <w:rPr>
                          <w:del w:id="511" w:author="Grant, David M (52400) CIV USN NIWC ATLANTIC VA (USA)" w:date="2024-09-16T15:49:00Z"/>
                          <w:lang w:val="en-US"/>
                          <w:rPrChange w:id="512" w:author="Grant, David M (52400) CIV USN NIWC ATLANTIC VA (USA)" w:date="2024-09-16T15:47:00Z">
                            <w:rPr>
                              <w:del w:id="513" w:author="Grant, David M (52400) CIV USN NIWC ATLANTIC VA (USA)" w:date="2024-09-16T15:49:00Z"/>
                              <w:i/>
                              <w:iCs/>
                              <w:lang w:val="en-US"/>
                            </w:rPr>
                          </w:rPrChange>
                        </w:rPr>
                        <w:pPrChange w:id="514" w:author="Grant, David M (52400) CIV USN NIWC ATLANTIC VA (USA)" w:date="2024-09-17T10:59:00Z">
                          <w:pPr>
                            <w:spacing w:after="0" w:line="240" w:lineRule="auto"/>
                          </w:pPr>
                        </w:pPrChange>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ins w:id="515" w:author="Grant, David M (52400) CIV USN NIWC ATLANTIC VA (USA)" w:date="2024-09-16T15:47:00Z">
                        <w:r w:rsidR="009D2BD2">
                          <w:rPr>
                            <w:lang w:val="en-US"/>
                          </w:rPr>
                          <w:t xml:space="preserve"> (</w:t>
                        </w:r>
                      </w:ins>
                      <w:ins w:id="516" w:author="Grant, David M (52400) CIV USN NIWC ATLANTIC VA (USA)" w:date="2024-09-16T15:48:00Z">
                        <w:r w:rsidR="009D2BD2">
                          <w:rPr>
                            <w:lang w:val="en-US"/>
                          </w:rPr>
                          <w:t xml:space="preserve">previously </w:t>
                        </w:r>
                      </w:ins>
                      <w:ins w:id="517" w:author="Grant, David M (52400) CIV USN NIWC ATLANTIC VA (USA)" w:date="2024-09-16T15:47:00Z">
                        <w:r w:rsidR="009D2BD2">
                          <w:rPr>
                            <w:lang w:val="en-US"/>
                          </w:rPr>
                          <w:t xml:space="preserve">selected </w:t>
                        </w:r>
                      </w:ins>
                      <w:ins w:id="518" w:author="Grant, David M (52400) CIV USN NIWC ATLANTIC VA (USA)" w:date="2024-09-16T15:48:00Z">
                        <w:r w:rsidR="009D2BD2">
                          <w:rPr>
                            <w:lang w:val="en-US"/>
                          </w:rPr>
                          <w:t>using</w:t>
                        </w:r>
                      </w:ins>
                      <w:ins w:id="519" w:author="Grant, David M (52400) CIV USN NIWC ATLANTIC VA (USA)" w:date="2024-09-16T15:47:00Z">
                        <w:r w:rsidR="009D2BD2">
                          <w:rPr>
                            <w:lang w:val="en-US"/>
                          </w:rPr>
                          <w:t xml:space="preserve"> the dataset loading algorith</w:t>
                        </w:r>
                      </w:ins>
                      <w:ins w:id="520" w:author="Grant, David M (52400) CIV USN NIWC ATLANTIC VA (USA)" w:date="2024-09-16T15:48:00Z">
                        <w:r w:rsidR="009D2BD2">
                          <w:rPr>
                            <w:lang w:val="en-US"/>
                          </w:rPr>
                          <w:t>m)</w:t>
                        </w:r>
                      </w:ins>
                    </w:p>
                    <w:p w14:paraId="00524B49" w14:textId="77777777" w:rsidR="00E56DA4" w:rsidRDefault="00E56DA4">
                      <w:pPr>
                        <w:spacing w:after="60" w:line="240" w:lineRule="auto"/>
                        <w:rPr>
                          <w:ins w:id="521" w:author="Grant, David M (52400) CIV USN NIWC ATLANTIC VA (USA)" w:date="2024-09-16T15:49:00Z"/>
                        </w:rPr>
                        <w:pPrChange w:id="522" w:author="Grant, David M (52400) CIV USN NIWC ATLANTIC VA (USA)" w:date="2024-09-17T10:59:00Z">
                          <w:pPr>
                            <w:spacing w:after="0" w:line="240" w:lineRule="auto"/>
                          </w:pPr>
                        </w:pPrChange>
                      </w:pPr>
                    </w:p>
                    <w:p w14:paraId="27A7EDAF" w14:textId="683CD207" w:rsidR="009D2BD2" w:rsidRDefault="009D2BD2">
                      <w:pPr>
                        <w:spacing w:after="120" w:line="240" w:lineRule="auto"/>
                        <w:ind w:left="677"/>
                        <w:rPr>
                          <w:ins w:id="523" w:author="Grant, David M (52400) CIV USN NIWC ATLANTIC VA (USA)" w:date="2024-09-16T15:48:00Z"/>
                        </w:rPr>
                        <w:pPrChange w:id="524" w:author="Grant, David M (52400) CIV USN NIWC ATLANTIC VA (USA)" w:date="2024-09-16T15:49:00Z">
                          <w:pPr>
                            <w:spacing w:before="60" w:after="60" w:line="240" w:lineRule="auto"/>
                            <w:ind w:left="595"/>
                          </w:pPr>
                        </w:pPrChange>
                      </w:pPr>
                      <w:bookmarkStart w:id="525" w:name="_Hlk177395144"/>
                      <w:ins w:id="526" w:author="Grant, David M (52400) CIV USN NIWC ATLANTIC VA (USA)" w:date="2024-09-16T15:48:00Z">
                        <w:r>
                          <w:t xml:space="preserve">A device-polygon </w:t>
                        </w:r>
                        <w:r w:rsidRPr="00712598">
                          <w:rPr>
                            <w:i/>
                            <w:iCs/>
                          </w:rPr>
                          <w:t>viewport</w:t>
                        </w:r>
                        <w:r>
                          <w:t xml:space="preserve"> describing the device area that should be covered with data</w:t>
                        </w:r>
                      </w:ins>
                    </w:p>
                    <w:bookmarkEnd w:id="525"/>
                    <w:p w14:paraId="666C3276" w14:textId="4FFC9333" w:rsidR="001D7FBE" w:rsidDel="009D2BD2" w:rsidRDefault="001D7FBE" w:rsidP="00536136">
                      <w:pPr>
                        <w:spacing w:after="60" w:line="240" w:lineRule="auto"/>
                        <w:ind w:left="340" w:firstLine="340"/>
                        <w:rPr>
                          <w:del w:id="527" w:author="Grant, David M (52400) CIV USN NIWC ATLANTIC VA (USA)" w:date="2024-09-16T15:48:00Z"/>
                          <w:lang w:val="en-US"/>
                        </w:rPr>
                      </w:pPr>
                      <w:del w:id="528" w:author="Grant, David M (52400) CIV USN NIWC ATLANTIC VA (USA)" w:date="2024-09-16T15:48:00Z">
                        <w:r w:rsidRPr="00332ACE" w:rsidDel="009D2BD2">
                          <w:rPr>
                            <w:lang w:val="en-US"/>
                          </w:rPr>
                          <w:delText xml:space="preserve">A drawing device </w:delText>
                        </w:r>
                      </w:del>
                    </w:p>
                    <w:p w14:paraId="56CFA3D8" w14:textId="519E711E" w:rsidR="009D2BD2" w:rsidRDefault="009D2BD2" w:rsidP="001D02B5">
                      <w:pPr>
                        <w:pStyle w:val="ListParagraph"/>
                        <w:numPr>
                          <w:ilvl w:val="0"/>
                          <w:numId w:val="36"/>
                        </w:numPr>
                        <w:spacing w:after="60" w:line="240" w:lineRule="auto"/>
                        <w:ind w:left="567" w:hanging="283"/>
                        <w:contextualSpacing w:val="0"/>
                        <w:rPr>
                          <w:ins w:id="529" w:author="Grant, David M (52400) CIV USN NIWC ATLANTIC VA (USA)" w:date="2024-09-16T15:45:00Z"/>
                          <w:lang w:val="en-US"/>
                        </w:rPr>
                      </w:pPr>
                      <w:ins w:id="530" w:author="Grant, David M (52400) CIV USN NIWC ATLANTIC VA (USA)" w:date="2024-09-16T15:45:00Z">
                        <w:r>
                          <w:rPr>
                            <w:lang w:val="en-US"/>
                          </w:rPr>
                          <w:t xml:space="preserve">Fill </w:t>
                        </w:r>
                      </w:ins>
                      <w:ins w:id="531" w:author="Grant, David M (52400) CIV USN NIWC ATLANTIC VA (USA)" w:date="2024-09-16T15:49:00Z">
                        <w:r w:rsidR="00E56DA4" w:rsidRPr="00712598">
                          <w:rPr>
                            <w:i/>
                            <w:iCs/>
                          </w:rPr>
                          <w:t>viewport</w:t>
                        </w:r>
                        <w:r w:rsidR="00E56DA4">
                          <w:t xml:space="preserve"> </w:t>
                        </w:r>
                      </w:ins>
                      <w:ins w:id="532" w:author="Grant, David M (52400) CIV USN NIWC ATLANTIC VA (USA)" w:date="2024-09-16T15:46:00Z">
                        <w:r>
                          <w:rPr>
                            <w:lang w:val="en-US"/>
                          </w:rPr>
                          <w:t xml:space="preserve">per </w:t>
                        </w:r>
                        <w:r w:rsidRPr="009D2BD2">
                          <w:rPr>
                            <w:i/>
                            <w:iCs/>
                            <w:lang w:val="en-US"/>
                            <w:rPrChange w:id="533" w:author="Grant, David M (52400) CIV USN NIWC ATLANTIC VA (USA)" w:date="2024-09-16T15:46:00Z">
                              <w:rPr>
                                <w:lang w:val="en-US"/>
                              </w:rPr>
                            </w:rPrChange>
                          </w:rPr>
                          <w:t>C-15.3.1 ENC No data areas</w:t>
                        </w:r>
                        <w:r>
                          <w:rPr>
                            <w:lang w:val="en-US"/>
                          </w:rPr>
                          <w:t>.</w:t>
                        </w:r>
                      </w:ins>
                    </w:p>
                    <w:p w14:paraId="1D14F8D3" w14:textId="0A360E4F" w:rsidR="001D7FBE" w:rsidRDefault="001D7FBE" w:rsidP="001D02B5">
                      <w:pPr>
                        <w:pStyle w:val="ListParagraph"/>
                        <w:numPr>
                          <w:ilvl w:val="0"/>
                          <w:numId w:val="36"/>
                        </w:numPr>
                        <w:spacing w:after="60" w:line="240" w:lineRule="auto"/>
                        <w:ind w:left="567" w:hanging="283"/>
                        <w:contextualSpacing w:val="0"/>
                        <w:rPr>
                          <w:lang w:val="en-US"/>
                        </w:rPr>
                      </w:pPr>
                      <w:del w:id="534" w:author="Grant, David M (52400) CIV USN NIWC ATLANTIC VA (USA)" w:date="2024-09-16T15:33:00Z">
                        <w:r w:rsidDel="006502B4">
                          <w:rPr>
                            <w:lang w:val="en-US"/>
                          </w:rPr>
                          <w:delText>Split</w:delText>
                        </w:r>
                      </w:del>
                      <w:ins w:id="535" w:author="Grant, David M (52400) CIV USN NIWC ATLANTIC VA (USA)" w:date="2024-09-16T15:35:00Z">
                        <w:r w:rsidR="00F6769F">
                          <w:rPr>
                            <w:lang w:val="en-US"/>
                          </w:rPr>
                          <w:t>Group</w:t>
                        </w:r>
                      </w:ins>
                      <w:r>
                        <w:rPr>
                          <w:lang w:val="en-US"/>
                        </w:rPr>
                        <w:t xml:space="preserve"> </w:t>
                      </w:r>
                      <w:del w:id="536" w:author="Grant, David M (52400) CIV USN NIWC ATLANTIC VA (USA)" w:date="2024-09-16T15:15:00Z">
                        <w:r w:rsidDel="00956063">
                          <w:rPr>
                            <w:lang w:val="en-US"/>
                          </w:rPr>
                          <w:delText xml:space="preserve">the set </w:delText>
                        </w:r>
                      </w:del>
                      <w:proofErr w:type="spellStart"/>
                      <w:r w:rsidRPr="00956063">
                        <w:rPr>
                          <w:i/>
                          <w:iCs/>
                          <w:lang w:val="en-US"/>
                          <w:rPrChange w:id="537" w:author="Grant, David M (52400) CIV USN NIWC ATLANTIC VA (USA)" w:date="2024-09-16T15:15:00Z">
                            <w:rPr>
                              <w:lang w:val="en-US"/>
                            </w:rPr>
                          </w:rPrChange>
                        </w:rPr>
                        <w:t>dataSets</w:t>
                      </w:r>
                      <w:proofErr w:type="spellEnd"/>
                      <w:r>
                        <w:rPr>
                          <w:lang w:val="en-US"/>
                        </w:rPr>
                        <w:t xml:space="preserve"> </w:t>
                      </w:r>
                      <w:ins w:id="538" w:author="Grant, David M (52400) CIV USN NIWC ATLANTIC VA (USA)" w:date="2024-09-16T15:38:00Z">
                        <w:r w:rsidR="00F6769F">
                          <w:rPr>
                            <w:lang w:val="en-US"/>
                          </w:rPr>
                          <w:t xml:space="preserve">by </w:t>
                        </w:r>
                        <w:r w:rsidR="00F6769F" w:rsidRPr="006D56CC">
                          <w:rPr>
                            <w:b/>
                            <w:bCs/>
                            <w:lang w:val="en-US"/>
                            <w:rPrChange w:id="539" w:author="Grant, David M (52400) CIV USN NIWC ATLANTIC VA (USA)" w:date="2024-09-16T15:39:00Z">
                              <w:rPr>
                                <w:lang w:val="en-US"/>
                              </w:rPr>
                            </w:rPrChange>
                          </w:rPr>
                          <w:t>drawing index</w:t>
                        </w:r>
                        <w:r w:rsidR="00F6769F">
                          <w:rPr>
                            <w:lang w:val="en-US"/>
                          </w:rPr>
                          <w:t xml:space="preserve"> </w:t>
                        </w:r>
                      </w:ins>
                      <w:ins w:id="540" w:author="Grant, David M (52400) CIV USN NIWC ATLANTIC VA (USA)" w:date="2024-09-16T15:35:00Z">
                        <w:r w:rsidR="00F6769F">
                          <w:rPr>
                            <w:lang w:val="en-US"/>
                          </w:rPr>
                          <w:t>in</w:t>
                        </w:r>
                      </w:ins>
                      <w:del w:id="541" w:author="Grant, David M (52400) CIV USN NIWC ATLANTIC VA (USA)" w:date="2024-09-16T15:35:00Z">
                        <w:r w:rsidDel="00F6769F">
                          <w:rPr>
                            <w:lang w:val="en-US"/>
                          </w:rPr>
                          <w:delText>in</w:delText>
                        </w:r>
                      </w:del>
                      <w:r>
                        <w:rPr>
                          <w:lang w:val="en-US"/>
                        </w:rPr>
                        <w:t xml:space="preserve">to </w:t>
                      </w:r>
                      <w:del w:id="542" w:author="Grant, David M (52400) CIV USN NIWC ATLANTIC VA (USA)" w:date="2024-09-16T15:35:00Z">
                        <w:r w:rsidDel="00F6769F">
                          <w:rPr>
                            <w:lang w:val="en-US"/>
                          </w:rPr>
                          <w:delText>sub</w:delText>
                        </w:r>
                      </w:del>
                      <w:del w:id="543" w:author="Grant, David M (52400) CIV USN NIWC ATLANTIC VA (USA)" w:date="2024-09-16T15:15:00Z">
                        <w:r w:rsidDel="00956063">
                          <w:rPr>
                            <w:lang w:val="en-US"/>
                          </w:rPr>
                          <w:delText>-</w:delText>
                        </w:r>
                      </w:del>
                      <w:del w:id="544" w:author="Grant, David M (52400) CIV USN NIWC ATLANTIC VA (USA)" w:date="2024-09-16T15:35:00Z">
                        <w:r w:rsidDel="00F6769F">
                          <w:rPr>
                            <w:lang w:val="en-US"/>
                          </w:rPr>
                          <w:delText>sets denoted</w:delText>
                        </w:r>
                        <w:r w:rsidRPr="00FE1157" w:rsidDel="00F6769F">
                          <w:rPr>
                            <w:lang w:val="en-US"/>
                          </w:rPr>
                          <w:delText xml:space="preserve"> </w:delText>
                        </w:r>
                      </w:del>
                      <w:r w:rsidRPr="00536136">
                        <w:rPr>
                          <w:i/>
                          <w:iCs/>
                          <w:lang w:val="en-US"/>
                        </w:rPr>
                        <w:t>la</w:t>
                      </w:r>
                      <w:r w:rsidRPr="00332ACE">
                        <w:rPr>
                          <w:i/>
                          <w:iCs/>
                          <w:lang w:val="en-US"/>
                        </w:rPr>
                        <w:t>yer</w:t>
                      </w:r>
                      <w:r w:rsidRPr="00332ACE">
                        <w:rPr>
                          <w:i/>
                          <w:iCs/>
                          <w:vertAlign w:val="subscript"/>
                          <w:lang w:val="en-US"/>
                        </w:rPr>
                        <w:t>0</w:t>
                      </w:r>
                      <w:r>
                        <w:rPr>
                          <w:lang w:val="en-US"/>
                        </w:rPr>
                        <w:t xml:space="preserve">, </w:t>
                      </w:r>
                      <w:r w:rsidRPr="00332ACE">
                        <w:rPr>
                          <w:i/>
                          <w:iCs/>
                          <w:lang w:val="en-US"/>
                        </w:rPr>
                        <w:t>layer</w:t>
                      </w:r>
                      <w:r w:rsidRPr="00332ACE">
                        <w:rPr>
                          <w:i/>
                          <w:iCs/>
                          <w:vertAlign w:val="subscript"/>
                          <w:lang w:val="en-US"/>
                        </w:rPr>
                        <w:t>1</w:t>
                      </w:r>
                      <w:r>
                        <w:rPr>
                          <w:lang w:val="en-US"/>
                        </w:rPr>
                        <w:t>, …</w:t>
                      </w:r>
                      <w:ins w:id="545" w:author="Grant, David M (52400) CIV USN NIWC ATLANTIC VA (USA)" w:date="2024-09-16T15:41:00Z">
                        <w:r w:rsidR="006D56CC">
                          <w:rPr>
                            <w:lang w:val="en-US"/>
                          </w:rPr>
                          <w:t>,</w:t>
                        </w:r>
                      </w:ins>
                      <w:r>
                        <w:rPr>
                          <w:lang w:val="en-US"/>
                        </w:rPr>
                        <w:t xml:space="preserve"> </w:t>
                      </w:r>
                      <w:proofErr w:type="spellStart"/>
                      <w:r w:rsidRPr="00332ACE">
                        <w:rPr>
                          <w:i/>
                          <w:iCs/>
                          <w:lang w:val="en-US"/>
                        </w:rPr>
                        <w:t>layer</w:t>
                      </w:r>
                      <w:r>
                        <w:rPr>
                          <w:i/>
                          <w:iCs/>
                          <w:vertAlign w:val="subscript"/>
                          <w:lang w:val="en-US"/>
                        </w:rPr>
                        <w:t>n</w:t>
                      </w:r>
                      <w:proofErr w:type="spellEnd"/>
                      <w:del w:id="546" w:author="Grant, David M (52400) CIV USN NIWC ATLANTIC VA (USA)" w:date="2024-09-16T15:34:00Z">
                        <w:r w:rsidDel="00F6769F">
                          <w:rPr>
                            <w:lang w:val="en-US"/>
                          </w:rPr>
                          <w:delText xml:space="preserve"> </w:delText>
                        </w:r>
                      </w:del>
                      <w:ins w:id="547" w:author="Grant, David M (52400) CIV USN NIWC ATLANTIC VA (USA)" w:date="2024-09-16T15:34:00Z">
                        <w:r w:rsidR="00F6769F">
                          <w:rPr>
                            <w:lang w:val="en-US"/>
                          </w:rPr>
                          <w:t xml:space="preserve"> </w:t>
                        </w:r>
                      </w:ins>
                      <w:ins w:id="548" w:author="Grant, David M (52400) CIV USN NIWC ATLANTIC VA (USA)" w:date="2024-09-16T15:38:00Z">
                        <w:r w:rsidR="00F6769F">
                          <w:rPr>
                            <w:lang w:val="en-US"/>
                          </w:rPr>
                          <w:t>(</w:t>
                        </w:r>
                      </w:ins>
                      <w:ins w:id="549" w:author="Grant, David M (52400) CIV USN NIWC ATLANTIC VA (USA)" w:date="2024-09-16T15:39:00Z">
                        <w:r w:rsidR="006D56CC">
                          <w:rPr>
                            <w:lang w:val="en-US"/>
                          </w:rPr>
                          <w:t>excluding</w:t>
                        </w:r>
                      </w:ins>
                      <w:ins w:id="550" w:author="Grant, David M (52400) CIV USN NIWC ATLANTIC VA (USA)" w:date="2024-09-16T15:38:00Z">
                        <w:r w:rsidR="00F6769F">
                          <w:rPr>
                            <w:lang w:val="en-US"/>
                          </w:rPr>
                          <w:t xml:space="preserve"> </w:t>
                        </w:r>
                        <w:r w:rsidR="006D56CC">
                          <w:rPr>
                            <w:lang w:val="en-US"/>
                          </w:rPr>
                          <w:t xml:space="preserve">those where </w:t>
                        </w:r>
                        <w:r w:rsidR="006D56CC" w:rsidRPr="006D56CC">
                          <w:rPr>
                            <w:b/>
                            <w:bCs/>
                            <w:lang w:val="en-US"/>
                            <w:rPrChange w:id="551" w:author="Grant, David M (52400) CIV USN NIWC ATLANTIC VA (USA)" w:date="2024-09-16T15:39:00Z">
                              <w:rPr>
                                <w:lang w:val="en-US"/>
                              </w:rPr>
                            </w:rPrChange>
                          </w:rPr>
                          <w:t>drawing index</w:t>
                        </w:r>
                        <w:r w:rsidR="006D56CC">
                          <w:rPr>
                            <w:lang w:val="en-US"/>
                          </w:rPr>
                          <w:t xml:space="preserve"> is null or unknown)</w:t>
                        </w:r>
                      </w:ins>
                      <w:del w:id="552" w:author="Grant, David M (52400) CIV USN NIWC ATLANTIC VA (USA)" w:date="2024-09-16T15:34:00Z">
                        <w:r w:rsidDel="00F6769F">
                          <w:rPr>
                            <w:lang w:val="en-US"/>
                          </w:rPr>
                          <w:delText xml:space="preserve">such that </w:delText>
                        </w:r>
                      </w:del>
                      <w:del w:id="553" w:author="Grant, David M (52400) CIV USN NIWC ATLANTIC VA (USA)" w:date="2024-09-16T15:38:00Z">
                        <w:r w:rsidDel="006D56CC">
                          <w:rPr>
                            <w:lang w:val="en-US"/>
                          </w:rPr>
                          <w:delText xml:space="preserve">the </w:delText>
                        </w:r>
                        <w:r w:rsidRPr="00F6769F" w:rsidDel="006D56CC">
                          <w:rPr>
                            <w:b/>
                            <w:bCs/>
                            <w:lang w:val="en-US"/>
                            <w:rPrChange w:id="554" w:author="Grant, David M (52400) CIV USN NIWC ATLANTIC VA (USA)" w:date="2024-09-16T15:34:00Z">
                              <w:rPr>
                                <w:lang w:val="en-US"/>
                              </w:rPr>
                            </w:rPrChange>
                          </w:rPr>
                          <w:delText>drawing index</w:delText>
                        </w:r>
                        <w:r w:rsidDel="006D56CC">
                          <w:rPr>
                            <w:lang w:val="en-US"/>
                          </w:rPr>
                          <w:delText xml:space="preserve"> of each dataset in </w:delText>
                        </w:r>
                      </w:del>
                      <w:del w:id="555" w:author="Grant, David M (52400) CIV USN NIWC ATLANTIC VA (USA)" w:date="2024-09-16T15:34:00Z">
                        <w:r w:rsidDel="00F6769F">
                          <w:rPr>
                            <w:lang w:val="en-US"/>
                          </w:rPr>
                          <w:delText>one</w:delText>
                        </w:r>
                      </w:del>
                      <w:del w:id="556" w:author="Grant, David M (52400) CIV USN NIWC ATLANTIC VA (USA)" w:date="2024-09-16T15:38:00Z">
                        <w:r w:rsidDel="006D56CC">
                          <w:rPr>
                            <w:lang w:val="en-US"/>
                          </w:rPr>
                          <w:delText xml:space="preserve"> </w:delText>
                        </w:r>
                        <w:r w:rsidRPr="00332ACE" w:rsidDel="006D56CC">
                          <w:rPr>
                            <w:i/>
                            <w:iCs/>
                            <w:lang w:val="en-US"/>
                          </w:rPr>
                          <w:delText>layer</w:delText>
                        </w:r>
                        <w:r w:rsidRPr="00332ACE" w:rsidDel="006D56CC">
                          <w:rPr>
                            <w:i/>
                            <w:iCs/>
                            <w:vertAlign w:val="subscript"/>
                            <w:lang w:val="en-US"/>
                          </w:rPr>
                          <w:delText>x</w:delText>
                        </w:r>
                        <w:r w:rsidDel="006D56CC">
                          <w:rPr>
                            <w:lang w:val="en-US"/>
                          </w:rPr>
                          <w:delText xml:space="preserve"> is </w:delText>
                        </w:r>
                      </w:del>
                      <w:del w:id="557" w:author="Grant, David M (52400) CIV USN NIWC ATLANTIC VA (USA)" w:date="2024-09-16T15:34:00Z">
                        <w:r w:rsidDel="00F6769F">
                          <w:rPr>
                            <w:lang w:val="en-US"/>
                          </w:rPr>
                          <w:delText xml:space="preserve">not null but is otherwise </w:delText>
                        </w:r>
                      </w:del>
                      <w:del w:id="558" w:author="Grant, David M (52400) CIV USN NIWC ATLANTIC VA (USA)" w:date="2024-09-16T15:38:00Z">
                        <w:r w:rsidDel="006D56CC">
                          <w:rPr>
                            <w:lang w:val="en-US"/>
                          </w:rPr>
                          <w:delText>the same</w:delText>
                        </w:r>
                      </w:del>
                      <w:r>
                        <w:rPr>
                          <w:lang w:val="en-US"/>
                        </w:rPr>
                        <w:t>.</w:t>
                      </w:r>
                    </w:p>
                    <w:p w14:paraId="489A83AE" w14:textId="77777777" w:rsidR="001D7FBE" w:rsidRDefault="001D7FBE" w:rsidP="001D02B5">
                      <w:pPr>
                        <w:pStyle w:val="ListParagraph"/>
                        <w:numPr>
                          <w:ilvl w:val="1"/>
                          <w:numId w:val="36"/>
                        </w:numPr>
                        <w:spacing w:after="60" w:line="240" w:lineRule="auto"/>
                        <w:ind w:left="993" w:hanging="284"/>
                        <w:contextualSpacing w:val="0"/>
                        <w:rPr>
                          <w:lang w:val="en-US"/>
                        </w:rPr>
                      </w:pPr>
                      <w:r>
                        <w:rPr>
                          <w:lang w:val="en-US"/>
                        </w:rPr>
                        <w:t xml:space="preserve">Assign a </w:t>
                      </w:r>
                      <w:r w:rsidRPr="006D56CC">
                        <w:rPr>
                          <w:b/>
                          <w:bCs/>
                          <w:lang w:val="en-US"/>
                          <w:rPrChange w:id="559" w:author="Grant, David M (52400) CIV USN NIWC ATLANTIC VA (USA)" w:date="2024-09-16T15:42:00Z">
                            <w:rPr>
                              <w:lang w:val="en-US"/>
                            </w:rPr>
                          </w:rPrChange>
                        </w:rPr>
                        <w:t>minimum display scale</w:t>
                      </w:r>
                      <w:r>
                        <w:rPr>
                          <w:lang w:val="en-US"/>
                        </w:rPr>
                        <w:t xml:space="preserve"> to each layer from the smallest </w:t>
                      </w:r>
                      <w:r w:rsidRPr="006D56CC">
                        <w:rPr>
                          <w:b/>
                          <w:bCs/>
                          <w:lang w:val="en-US"/>
                          <w:rPrChange w:id="560" w:author="Grant, David M (52400) CIV USN NIWC ATLANTIC VA (USA)" w:date="2024-09-16T15:42:00Z">
                            <w:rPr>
                              <w:lang w:val="en-US"/>
                            </w:rPr>
                          </w:rPrChange>
                        </w:rPr>
                        <w:t>minimum display scale</w:t>
                      </w:r>
                      <w:r>
                        <w:rPr>
                          <w:lang w:val="en-US"/>
                        </w:rPr>
                        <w:t xml:space="preserve"> (the largest scale denominator) of the component datasets.</w:t>
                      </w:r>
                    </w:p>
                    <w:p w14:paraId="6ABA798F" w14:textId="504F694F" w:rsidR="001D7FBE" w:rsidRPr="004A49DA" w:rsidRDefault="001D7FBE" w:rsidP="001D02B5">
                      <w:pPr>
                        <w:pStyle w:val="ListParagraph"/>
                        <w:numPr>
                          <w:ilvl w:val="0"/>
                          <w:numId w:val="36"/>
                        </w:numPr>
                        <w:spacing w:after="60" w:line="240" w:lineRule="auto"/>
                        <w:ind w:left="567" w:hanging="283"/>
                        <w:contextualSpacing w:val="0"/>
                        <w:rPr>
                          <w:lang w:val="en-US"/>
                        </w:rPr>
                      </w:pPr>
                      <w:del w:id="561" w:author="Grant, David M (52400) CIV USN NIWC ATLANTIC VA (USA)" w:date="2024-09-16T15:42:00Z">
                        <w:r w:rsidRPr="00332ACE" w:rsidDel="006D56CC">
                          <w:rPr>
                            <w:lang w:val="en-US"/>
                          </w:rPr>
                          <w:delText xml:space="preserve">Split </w:delText>
                        </w:r>
                      </w:del>
                      <w:ins w:id="562" w:author="Grant, David M (52400) CIV USN NIWC ATLANTIC VA (USA)" w:date="2024-09-16T15:42:00Z">
                        <w:r w:rsidR="006D56CC">
                          <w:rPr>
                            <w:lang w:val="en-US"/>
                          </w:rPr>
                          <w:t>Group</w:t>
                        </w:r>
                        <w:r w:rsidR="006D56CC" w:rsidRPr="00332ACE">
                          <w:rPr>
                            <w:lang w:val="en-US"/>
                          </w:rPr>
                          <w:t xml:space="preserve"> </w:t>
                        </w:r>
                      </w:ins>
                      <w:r w:rsidRPr="00332ACE">
                        <w:rPr>
                          <w:lang w:val="en-US"/>
                        </w:rPr>
                        <w:t xml:space="preserve">the </w:t>
                      </w:r>
                      <w:r>
                        <w:rPr>
                          <w:lang w:val="en-US"/>
                        </w:rPr>
                        <w:t xml:space="preserve">remaining </w:t>
                      </w:r>
                      <w:proofErr w:type="spellStart"/>
                      <w:r w:rsidRPr="00332ACE">
                        <w:rPr>
                          <w:lang w:val="en-US"/>
                        </w:rPr>
                        <w:t>dataSets</w:t>
                      </w:r>
                      <w:proofErr w:type="spellEnd"/>
                      <w:r>
                        <w:rPr>
                          <w:lang w:val="en-US"/>
                        </w:rPr>
                        <w:t xml:space="preserve"> (those where </w:t>
                      </w:r>
                      <w:r w:rsidRPr="006D56CC">
                        <w:rPr>
                          <w:b/>
                          <w:bCs/>
                          <w:lang w:val="en-US"/>
                          <w:rPrChange w:id="563" w:author="Grant, David M (52400) CIV USN NIWC ATLANTIC VA (USA)" w:date="2024-09-16T15:42:00Z">
                            <w:rPr>
                              <w:lang w:val="en-US"/>
                            </w:rPr>
                          </w:rPrChange>
                        </w:rPr>
                        <w:t>drawing index</w:t>
                      </w:r>
                      <w:r>
                        <w:rPr>
                          <w:lang w:val="en-US"/>
                        </w:rPr>
                        <w:t xml:space="preserve"> is null</w:t>
                      </w:r>
                      <w:ins w:id="564" w:author="Grant, David M (52400) CIV USN NIWC ATLANTIC VA (USA)" w:date="2024-09-16T15:36:00Z">
                        <w:r w:rsidR="00F6769F">
                          <w:rPr>
                            <w:lang w:val="en-US"/>
                          </w:rPr>
                          <w:t xml:space="preserve"> or unknown</w:t>
                        </w:r>
                      </w:ins>
                      <w:r>
                        <w:rPr>
                          <w:lang w:val="en-US"/>
                        </w:rPr>
                        <w:t xml:space="preserve">) </w:t>
                      </w:r>
                      <w:del w:id="565" w:author="Grant, David M (52400) CIV USN NIWC ATLANTIC VA (USA)" w:date="2024-09-16T15:42:00Z">
                        <w:r w:rsidDel="006D56CC">
                          <w:rPr>
                            <w:lang w:val="en-US"/>
                          </w:rPr>
                          <w:delText>into sub-sets denoted</w:delText>
                        </w:r>
                      </w:del>
                      <w:ins w:id="566" w:author="Grant, David M (52400) CIV USN NIWC ATLANTIC VA (USA)" w:date="2024-09-16T15:42:00Z">
                        <w:r w:rsidR="006D56CC">
                          <w:rPr>
                            <w:lang w:val="en-US"/>
                          </w:rPr>
                          <w:t xml:space="preserve">by </w:t>
                        </w:r>
                        <w:r w:rsidR="006D56CC" w:rsidRPr="006D56CC">
                          <w:rPr>
                            <w:b/>
                            <w:bCs/>
                            <w:lang w:val="en-US"/>
                            <w:rPrChange w:id="567" w:author="Grant, David M (52400) CIV USN NIWC ATLANTIC VA (USA)" w:date="2024-09-16T15:43:00Z">
                              <w:rPr>
                                <w:lang w:val="en-US"/>
                              </w:rPr>
                            </w:rPrChange>
                          </w:rPr>
                          <w:t>minimum display scale</w:t>
                        </w:r>
                        <w:r w:rsidR="006D56CC">
                          <w:rPr>
                            <w:lang w:val="en-US"/>
                          </w:rPr>
                          <w:t xml:space="preserve"> into</w:t>
                        </w:r>
                      </w:ins>
                      <w:r>
                        <w:rPr>
                          <w:lang w:val="en-US"/>
                        </w:rPr>
                        <w:t xml:space="preserve"> </w:t>
                      </w:r>
                      <w:r w:rsidRPr="00536136">
                        <w:rPr>
                          <w:i/>
                          <w:iCs/>
                          <w:lang w:val="en-US"/>
                        </w:rPr>
                        <w:t>l</w:t>
                      </w:r>
                      <w:r w:rsidRPr="00332ACE">
                        <w:rPr>
                          <w:i/>
                          <w:iCs/>
                          <w:lang w:val="en-US"/>
                        </w:rPr>
                        <w:t>ayer</w:t>
                      </w:r>
                      <w:r>
                        <w:rPr>
                          <w:i/>
                          <w:iCs/>
                          <w:vertAlign w:val="subscript"/>
                          <w:lang w:val="en-US"/>
                        </w:rPr>
                        <w:t>n+1</w:t>
                      </w:r>
                      <w:r>
                        <w:rPr>
                          <w:lang w:val="en-US"/>
                        </w:rPr>
                        <w:t xml:space="preserve">, </w:t>
                      </w:r>
                      <w:r w:rsidRPr="00332ACE">
                        <w:rPr>
                          <w:i/>
                          <w:iCs/>
                          <w:lang w:val="en-US"/>
                        </w:rPr>
                        <w:t>layer</w:t>
                      </w:r>
                      <w:r>
                        <w:rPr>
                          <w:i/>
                          <w:iCs/>
                          <w:vertAlign w:val="subscript"/>
                          <w:lang w:val="en-US"/>
                        </w:rPr>
                        <w:t>n+2</w:t>
                      </w:r>
                      <w:r>
                        <w:rPr>
                          <w:lang w:val="en-US"/>
                        </w:rPr>
                        <w:t xml:space="preserve">, … such that the </w:t>
                      </w:r>
                      <w:r w:rsidRPr="006D56CC">
                        <w:rPr>
                          <w:b/>
                          <w:bCs/>
                          <w:lang w:val="en-US"/>
                          <w:rPrChange w:id="568" w:author="Grant, David M (52400) CIV USN NIWC ATLANTIC VA (USA)" w:date="2024-09-16T15:43:00Z">
                            <w:rPr>
                              <w:lang w:val="en-US"/>
                            </w:rPr>
                          </w:rPrChange>
                        </w:rPr>
                        <w:t>minimum display scale</w:t>
                      </w:r>
                      <w:r>
                        <w:rPr>
                          <w:lang w:val="en-US"/>
                        </w:rPr>
                        <w:t xml:space="preserve"> of each dataset in </w:t>
                      </w:r>
                      <w:del w:id="569" w:author="Grant, David M (52400) CIV USN NIWC ATLANTIC VA (USA)" w:date="2024-09-16T15:32:00Z">
                        <w:r w:rsidDel="006502B4">
                          <w:rPr>
                            <w:lang w:val="en-US"/>
                          </w:rPr>
                          <w:delText xml:space="preserve">one </w:delText>
                        </w:r>
                      </w:del>
                      <w:ins w:id="570" w:author="Grant, David M (52400) CIV USN NIWC ATLANTIC VA (USA)" w:date="2024-09-16T15:32:00Z">
                        <w:r w:rsidR="006502B4">
                          <w:rPr>
                            <w:lang w:val="en-US"/>
                          </w:rPr>
                          <w:t xml:space="preserve">a given </w:t>
                        </w:r>
                      </w:ins>
                      <w:proofErr w:type="spellStart"/>
                      <w:r w:rsidRPr="00332ACE">
                        <w:rPr>
                          <w:i/>
                          <w:iCs/>
                          <w:lang w:val="en-US"/>
                        </w:rPr>
                        <w:t>layer</w:t>
                      </w:r>
                      <w:r w:rsidRPr="00332ACE">
                        <w:rPr>
                          <w:i/>
                          <w:iCs/>
                          <w:vertAlign w:val="subscript"/>
                          <w:lang w:val="en-US"/>
                        </w:rPr>
                        <w:t>x</w:t>
                      </w:r>
                      <w:proofErr w:type="spellEnd"/>
                      <w:r>
                        <w:rPr>
                          <w:lang w:val="en-US"/>
                        </w:rPr>
                        <w:t xml:space="preserve"> is the same.</w:t>
                      </w:r>
                    </w:p>
                    <w:p w14:paraId="0ED64A81" w14:textId="6632FEEB" w:rsidR="001D7FBE" w:rsidRPr="004A49DA" w:rsidRDefault="001D7FBE" w:rsidP="001D02B5">
                      <w:pPr>
                        <w:pStyle w:val="ListParagraph"/>
                        <w:numPr>
                          <w:ilvl w:val="0"/>
                          <w:numId w:val="36"/>
                        </w:numPr>
                        <w:spacing w:after="60" w:line="240" w:lineRule="auto"/>
                        <w:ind w:left="567" w:hanging="283"/>
                        <w:contextualSpacing w:val="0"/>
                        <w:rPr>
                          <w:i/>
                          <w:iCs/>
                          <w:lang w:val="en-US"/>
                        </w:rPr>
                      </w:pPr>
                      <w:r w:rsidRPr="004A49DA">
                        <w:rPr>
                          <w:lang w:val="en-US"/>
                        </w:rPr>
                        <w:t xml:space="preserve">Combine layers which share a common </w:t>
                      </w:r>
                      <w:r w:rsidRPr="006D56CC">
                        <w:rPr>
                          <w:b/>
                          <w:bCs/>
                          <w:lang w:val="en-US"/>
                          <w:rPrChange w:id="571" w:author="Grant, David M (52400) CIV USN NIWC ATLANTIC VA (USA)" w:date="2024-09-16T15:43:00Z">
                            <w:rPr>
                              <w:lang w:val="en-US"/>
                            </w:rPr>
                          </w:rPrChange>
                        </w:rPr>
                        <w:t>minimum display scale</w:t>
                      </w:r>
                      <w:ins w:id="572" w:author="Grant, David M (52400) CIV USN NIWC ATLANTIC VA (USA)" w:date="2024-09-16T15:43:00Z">
                        <w:r w:rsidR="006D56CC" w:rsidRPr="006D56CC">
                          <w:rPr>
                            <w:lang w:val="en-US"/>
                            <w:rPrChange w:id="573" w:author="Grant, David M (52400) CIV USN NIWC ATLANTIC VA (USA)" w:date="2024-09-16T15:43:00Z">
                              <w:rPr>
                                <w:b/>
                                <w:bCs/>
                                <w:lang w:val="en-US"/>
                              </w:rPr>
                            </w:rPrChange>
                          </w:rPr>
                          <w:t>.</w:t>
                        </w:r>
                      </w:ins>
                    </w:p>
                    <w:p w14:paraId="4DF4EB63" w14:textId="483C1EB7" w:rsidR="001D7FBE" w:rsidRPr="00332ACE" w:rsidRDefault="001D7FBE" w:rsidP="001D02B5">
                      <w:pPr>
                        <w:pStyle w:val="ListParagraph"/>
                        <w:numPr>
                          <w:ilvl w:val="0"/>
                          <w:numId w:val="36"/>
                        </w:numPr>
                        <w:spacing w:after="60" w:line="240" w:lineRule="auto"/>
                        <w:ind w:left="567" w:hanging="283"/>
                        <w:contextualSpacing w:val="0"/>
                        <w:rPr>
                          <w:i/>
                          <w:iCs/>
                          <w:lang w:val="en-US"/>
                        </w:rPr>
                      </w:pPr>
                      <w:r>
                        <w:rPr>
                          <w:lang w:val="en-US"/>
                        </w:rPr>
                        <w:t>Sort the</w:t>
                      </w:r>
                      <w:ins w:id="574" w:author="Grant, David M (52400) CIV USN NIWC ATLANTIC VA (USA)" w:date="2024-09-16T15:43:00Z">
                        <w:r w:rsidR="009D2BD2">
                          <w:rPr>
                            <w:lang w:val="en-US"/>
                          </w:rPr>
                          <w:t xml:space="preserve"> layers</w:t>
                        </w:r>
                      </w:ins>
                      <w:r>
                        <w:rPr>
                          <w:lang w:val="en-US"/>
                        </w:rPr>
                        <w:t xml:space="preserve"> </w:t>
                      </w:r>
                      <w:del w:id="575" w:author="Grant, David M (52400) CIV USN NIWC ATLANTIC VA (USA)" w:date="2024-09-16T15:43:00Z">
                        <w:r w:rsidRPr="00332ACE" w:rsidDel="009D2BD2">
                          <w:rPr>
                            <w:i/>
                            <w:iCs/>
                            <w:lang w:val="en-US"/>
                          </w:rPr>
                          <w:delText>layer</w:delText>
                        </w:r>
                        <w:r w:rsidRPr="00332ACE" w:rsidDel="009D2BD2">
                          <w:rPr>
                            <w:i/>
                            <w:iCs/>
                            <w:vertAlign w:val="subscript"/>
                            <w:lang w:val="en-US"/>
                          </w:rPr>
                          <w:delText>1</w:delText>
                        </w:r>
                        <w:r w:rsidRPr="00332ACE" w:rsidDel="009D2BD2">
                          <w:rPr>
                            <w:i/>
                            <w:iCs/>
                            <w:lang w:val="en-US"/>
                          </w:rPr>
                          <w:delText xml:space="preserve"> .. layer</w:delText>
                        </w:r>
                        <w:r w:rsidRPr="00332ACE" w:rsidDel="009D2BD2">
                          <w:rPr>
                            <w:i/>
                            <w:iCs/>
                            <w:vertAlign w:val="subscript"/>
                            <w:lang w:val="en-US"/>
                          </w:rPr>
                          <w:delText>n</w:delText>
                        </w:r>
                        <w:r w:rsidDel="009D2BD2">
                          <w:rPr>
                            <w:lang w:val="en-US"/>
                          </w:rPr>
                          <w:delText xml:space="preserve"> </w:delText>
                        </w:r>
                      </w:del>
                      <w:r>
                        <w:rPr>
                          <w:lang w:val="en-US"/>
                        </w:rPr>
                        <w:t xml:space="preserve">by </w:t>
                      </w:r>
                      <w:del w:id="576" w:author="Grant, David M (52400) CIV USN NIWC ATLANTIC VA (USA)" w:date="2024-09-16T15:44:00Z">
                        <w:r w:rsidRPr="009D2BD2" w:rsidDel="009D2BD2">
                          <w:rPr>
                            <w:b/>
                            <w:bCs/>
                            <w:lang w:val="en-US"/>
                            <w:rPrChange w:id="577" w:author="Grant, David M (52400) CIV USN NIWC ATLANTIC VA (USA)" w:date="2024-09-16T15:44:00Z">
                              <w:rPr>
                                <w:lang w:val="en-US"/>
                              </w:rPr>
                            </w:rPrChange>
                          </w:rPr>
                          <w:delText xml:space="preserve">its associated </w:delText>
                        </w:r>
                      </w:del>
                      <w:r w:rsidRPr="009D2BD2">
                        <w:rPr>
                          <w:b/>
                          <w:bCs/>
                          <w:lang w:val="en-US"/>
                          <w:rPrChange w:id="578" w:author="Grant, David M (52400) CIV USN NIWC ATLANTIC VA (USA)" w:date="2024-09-16T15:44:00Z">
                            <w:rPr>
                              <w:lang w:val="en-US"/>
                            </w:rPr>
                          </w:rPrChange>
                        </w:rPr>
                        <w:t>minimum display scale</w:t>
                      </w:r>
                      <w:ins w:id="579" w:author="Grant, David M (52400) CIV USN NIWC ATLANTIC VA (USA)" w:date="2024-09-16T15:43:00Z">
                        <w:r w:rsidR="006D56CC">
                          <w:rPr>
                            <w:lang w:val="en-US"/>
                          </w:rPr>
                          <w:t>.</w:t>
                        </w:r>
                      </w:ins>
                    </w:p>
                    <w:p w14:paraId="47F71B77" w14:textId="383331BA" w:rsidR="001D7FBE" w:rsidDel="00E56DA4" w:rsidRDefault="001D7FBE" w:rsidP="001D02B5">
                      <w:pPr>
                        <w:pStyle w:val="ListParagraph"/>
                        <w:numPr>
                          <w:ilvl w:val="0"/>
                          <w:numId w:val="36"/>
                        </w:numPr>
                        <w:spacing w:after="60" w:line="240" w:lineRule="auto"/>
                        <w:ind w:left="567" w:hanging="283"/>
                        <w:contextualSpacing w:val="0"/>
                        <w:rPr>
                          <w:del w:id="580" w:author="Grant, David M (52400) CIV USN NIWC ATLANTIC VA (USA)" w:date="2024-09-16T15:50:00Z"/>
                          <w:lang w:val="en-US"/>
                        </w:rPr>
                      </w:pPr>
                      <w:del w:id="581" w:author="Grant, David M (52400) CIV USN NIWC ATLANTIC VA (USA)" w:date="2024-09-16T15:50:00Z">
                        <w:r w:rsidRPr="005E5F75" w:rsidDel="00E56DA4">
                          <w:rPr>
                            <w:lang w:val="en-US"/>
                          </w:rPr>
                          <w:delText xml:space="preserve">Clear the drawing device (e.g. by filling </w:delText>
                        </w:r>
                        <w:r w:rsidDel="00E56DA4">
                          <w:rPr>
                            <w:lang w:val="en-US"/>
                          </w:rPr>
                          <w:delText xml:space="preserve">the drawing device </w:delText>
                        </w:r>
                        <w:r w:rsidRPr="005E5F75" w:rsidDel="00E56DA4">
                          <w:rPr>
                            <w:lang w:val="en-US"/>
                          </w:rPr>
                          <w:delText>with the NODTA colour or pattern.</w:delText>
                        </w:r>
                      </w:del>
                    </w:p>
                    <w:p w14:paraId="6DE590A6" w14:textId="791A9DEB" w:rsidR="001D7FBE" w:rsidDel="009F5568" w:rsidRDefault="001D7FBE" w:rsidP="001D02B5">
                      <w:pPr>
                        <w:pStyle w:val="ListParagraph"/>
                        <w:numPr>
                          <w:ilvl w:val="0"/>
                          <w:numId w:val="36"/>
                        </w:numPr>
                        <w:spacing w:after="60" w:line="240" w:lineRule="auto"/>
                        <w:ind w:left="567" w:hanging="283"/>
                        <w:contextualSpacing w:val="0"/>
                        <w:rPr>
                          <w:del w:id="582" w:author="Grant, David M (52400) CIV USN NIWC ATLANTIC VA (USA)" w:date="2024-09-16T15:54:00Z"/>
                          <w:lang w:val="en-US"/>
                        </w:rPr>
                      </w:pPr>
                      <w:r>
                        <w:rPr>
                          <w:lang w:val="en-US"/>
                        </w:rPr>
                        <w:t xml:space="preserve">Iterate over </w:t>
                      </w:r>
                      <w:del w:id="583" w:author="Grant, David M (52400) CIV USN NIWC ATLANTIC VA (USA)" w:date="2024-09-16T15:51:00Z">
                        <w:r w:rsidDel="00E56DA4">
                          <w:rPr>
                            <w:lang w:val="en-US"/>
                          </w:rPr>
                          <w:delText xml:space="preserve">all </w:delText>
                        </w:r>
                      </w:del>
                      <w:ins w:id="584" w:author="Grant, David M (52400) CIV USN NIWC ATLANTIC VA (USA)" w:date="2024-09-16T15:51:00Z">
                        <w:r w:rsidR="00E56DA4">
                          <w:rPr>
                            <w:lang w:val="en-US"/>
                          </w:rPr>
                          <w:t xml:space="preserve">each </w:t>
                        </w:r>
                      </w:ins>
                      <w:proofErr w:type="spellStart"/>
                      <w:r w:rsidRPr="00332ACE">
                        <w:rPr>
                          <w:i/>
                          <w:iCs/>
                          <w:lang w:val="en-US"/>
                        </w:rPr>
                        <w:t>layer</w:t>
                      </w:r>
                      <w:r w:rsidRPr="00332ACE">
                        <w:rPr>
                          <w:i/>
                          <w:iCs/>
                          <w:vertAlign w:val="subscript"/>
                          <w:lang w:val="en-US"/>
                        </w:rPr>
                        <w:t>x</w:t>
                      </w:r>
                      <w:proofErr w:type="spellEnd"/>
                      <w:r>
                        <w:rPr>
                          <w:lang w:val="en-US"/>
                        </w:rPr>
                        <w:t xml:space="preserve"> </w:t>
                      </w:r>
                      <w:del w:id="585" w:author="Grant, David M (52400) CIV USN NIWC ATLANTIC VA (USA)" w:date="2024-09-16T15:55:00Z">
                        <w:r w:rsidDel="009F5568">
                          <w:rPr>
                            <w:lang w:val="en-US"/>
                          </w:rPr>
                          <w:delText xml:space="preserve">starting </w:delText>
                        </w:r>
                      </w:del>
                      <w:ins w:id="586" w:author="Grant, David M (52400) CIV USN NIWC ATLANTIC VA (USA)" w:date="2024-09-16T15:55:00Z">
                        <w:r w:rsidR="009F5568">
                          <w:rPr>
                            <w:lang w:val="en-US"/>
                          </w:rPr>
                          <w:t xml:space="preserve">from </w:t>
                        </w:r>
                      </w:ins>
                      <w:del w:id="587" w:author="Grant, David M (52400) CIV USN NIWC ATLANTIC VA (USA)" w:date="2024-09-16T15:56:00Z">
                        <w:r w:rsidDel="009F5568">
                          <w:rPr>
                            <w:lang w:val="en-US"/>
                          </w:rPr>
                          <w:delText xml:space="preserve">with </w:delText>
                        </w:r>
                      </w:del>
                      <w:r>
                        <w:rPr>
                          <w:lang w:val="en-US"/>
                        </w:rPr>
                        <w:t xml:space="preserve">the smallest </w:t>
                      </w:r>
                      <w:r w:rsidRPr="009F5568">
                        <w:rPr>
                          <w:b/>
                          <w:bCs/>
                          <w:lang w:val="en-US"/>
                          <w:rPrChange w:id="588" w:author="Grant, David M (52400) CIV USN NIWC ATLANTIC VA (USA)" w:date="2024-09-16T15:56:00Z">
                            <w:rPr>
                              <w:lang w:val="en-US"/>
                            </w:rPr>
                          </w:rPrChange>
                        </w:rPr>
                        <w:t>minimum display scale</w:t>
                      </w:r>
                      <w:ins w:id="589" w:author="Grant, David M (52400) CIV USN NIWC ATLANTIC VA (USA)" w:date="2024-09-16T15:56:00Z">
                        <w:r w:rsidR="009F5568" w:rsidRPr="009F5568">
                          <w:rPr>
                            <w:lang w:val="en-US"/>
                            <w:rPrChange w:id="590" w:author="Grant, David M (52400) CIV USN NIWC ATLANTIC VA (USA)" w:date="2024-09-16T15:56:00Z">
                              <w:rPr>
                                <w:b/>
                                <w:bCs/>
                                <w:lang w:val="en-US"/>
                              </w:rPr>
                            </w:rPrChange>
                          </w:rPr>
                          <w:t xml:space="preserve"> to the largest</w:t>
                        </w:r>
                      </w:ins>
                      <w:ins w:id="591" w:author="Grant, David M (52400) CIV USN NIWC ATLANTIC VA (USA)" w:date="2024-09-16T15:54:00Z">
                        <w:r w:rsidR="009F5568">
                          <w:rPr>
                            <w:lang w:val="en-US"/>
                          </w:rPr>
                          <w:t>.</w:t>
                        </w:r>
                      </w:ins>
                    </w:p>
                    <w:p w14:paraId="6B4E056E" w14:textId="77777777" w:rsidR="009F5568" w:rsidRDefault="009F5568" w:rsidP="009F5568">
                      <w:pPr>
                        <w:pStyle w:val="ListParagraph"/>
                        <w:numPr>
                          <w:ilvl w:val="0"/>
                          <w:numId w:val="36"/>
                        </w:numPr>
                        <w:spacing w:after="60" w:line="240" w:lineRule="auto"/>
                        <w:ind w:left="567" w:hanging="283"/>
                        <w:contextualSpacing w:val="0"/>
                        <w:rPr>
                          <w:ins w:id="592" w:author="Grant, David M (52400) CIV USN NIWC ATLANTIC VA (USA)" w:date="2024-09-16T15:54:00Z"/>
                          <w:lang w:val="en-US"/>
                        </w:rPr>
                      </w:pPr>
                    </w:p>
                    <w:p w14:paraId="1AEB2A24" w14:textId="02F1C1C6" w:rsidR="001D7FBE" w:rsidRPr="009F5568" w:rsidRDefault="009F5568">
                      <w:pPr>
                        <w:pStyle w:val="ListParagraph"/>
                        <w:numPr>
                          <w:ilvl w:val="1"/>
                          <w:numId w:val="36"/>
                        </w:numPr>
                        <w:spacing w:after="60" w:line="240" w:lineRule="auto"/>
                        <w:ind w:left="993" w:hanging="284"/>
                        <w:contextualSpacing w:val="0"/>
                        <w:rPr>
                          <w:lang w:val="en-US"/>
                        </w:rPr>
                        <w:pPrChange w:id="593" w:author="Grant, David M (52400) CIV USN NIWC ATLANTIC VA (USA)" w:date="2024-09-16T15:55:00Z">
                          <w:pPr>
                            <w:pStyle w:val="ListParagraph"/>
                            <w:numPr>
                              <w:numId w:val="36"/>
                            </w:numPr>
                            <w:spacing w:after="120" w:line="240" w:lineRule="auto"/>
                            <w:ind w:left="568" w:hanging="284"/>
                            <w:contextualSpacing w:val="0"/>
                          </w:pPr>
                        </w:pPrChange>
                      </w:pPr>
                      <w:ins w:id="594" w:author="Grant, David M (52400) CIV USN NIWC ATLANTIC VA (USA)" w:date="2024-09-16T15:55:00Z">
                        <w:r>
                          <w:rPr>
                            <w:lang w:val="en-US"/>
                          </w:rPr>
                          <w:t xml:space="preserve">Render the layer </w:t>
                        </w:r>
                      </w:ins>
                      <w:ins w:id="595" w:author="Grant, David M (52400) CIV USN NIWC ATLANTIC VA (USA)" w:date="2024-09-16T16:05:00Z">
                        <w:r w:rsidR="00A30B93">
                          <w:rPr>
                            <w:lang w:val="en-US"/>
                          </w:rPr>
                          <w:t xml:space="preserve">to the </w:t>
                        </w:r>
                        <w:r w:rsidR="00A30B93" w:rsidRPr="00A30B93">
                          <w:rPr>
                            <w:i/>
                            <w:iCs/>
                            <w:lang w:val="en-US"/>
                            <w:rPrChange w:id="596" w:author="Grant, David M (52400) CIV USN NIWC ATLANTIC VA (USA)" w:date="2024-09-16T16:06:00Z">
                              <w:rPr>
                                <w:lang w:val="en-US"/>
                              </w:rPr>
                            </w:rPrChange>
                          </w:rPr>
                          <w:t>viewport</w:t>
                        </w:r>
                        <w:r w:rsidR="00A30B93">
                          <w:rPr>
                            <w:lang w:val="en-US"/>
                          </w:rPr>
                          <w:t xml:space="preserve"> </w:t>
                        </w:r>
                      </w:ins>
                      <w:ins w:id="597" w:author="Grant, David M (52400) CIV USN NIWC ATLANTIC VA (USA)" w:date="2024-09-16T15:55:00Z">
                        <w:r>
                          <w:rPr>
                            <w:lang w:val="en-US"/>
                          </w:rPr>
                          <w:t xml:space="preserve">with the algorithm </w:t>
                        </w:r>
                        <w:proofErr w:type="spellStart"/>
                        <w:r w:rsidRPr="009F5568">
                          <w:rPr>
                            <w:i/>
                            <w:iCs/>
                            <w:lang w:val="en-US"/>
                            <w:rPrChange w:id="598" w:author="Grant, David M (52400) CIV USN NIWC ATLANTIC VA (USA)" w:date="2024-09-16T15:55:00Z">
                              <w:rPr>
                                <w:lang w:val="en-US"/>
                              </w:rPr>
                            </w:rPrChange>
                          </w:rPr>
                          <w:t>RenderLayer</w:t>
                        </w:r>
                        <w:proofErr w:type="spellEnd"/>
                        <w:r>
                          <w:rPr>
                            <w:lang w:val="en-US"/>
                          </w:rPr>
                          <w:t>.</w:t>
                        </w:r>
                      </w:ins>
                      <w:bookmarkStart w:id="599" w:name="_Hlk177394529"/>
                      <w:bookmarkStart w:id="600" w:name="_Hlk177394530"/>
                      <w:del w:id="601" w:author="Grant, David M (52400) CIV USN NIWC ATLANTIC VA (USA)" w:date="2024-09-16T15:55:00Z">
                        <w:r w:rsidR="001D7FBE" w:rsidRPr="009F5568" w:rsidDel="009F5568">
                          <w:rPr>
                            <w:lang w:val="en-US"/>
                          </w:rPr>
                          <w:delText xml:space="preserve">Render the layer with the algorithm </w:delText>
                        </w:r>
                        <w:r w:rsidR="001D7FBE" w:rsidRPr="009F5568" w:rsidDel="009F5568">
                          <w:rPr>
                            <w:i/>
                            <w:iCs/>
                            <w:lang w:val="en-US"/>
                          </w:rPr>
                          <w:delText>RenderLayer</w:delText>
                        </w:r>
                      </w:del>
                      <w:bookmarkEnd w:id="599"/>
                      <w:bookmarkEnd w:id="600"/>
                    </w:p>
                  </w:txbxContent>
                </v:textbox>
                <w10:wrap type="square"/>
              </v:shape>
            </w:pict>
          </mc:Fallback>
        </mc:AlternateContent>
      </w:r>
      <w:r w:rsidR="001D7FBE">
        <w:rPr>
          <w:lang w:val="en-US"/>
        </w:rPr>
        <w:t xml:space="preserve">The ‘Layers’ are then sorted by their </w:t>
      </w:r>
      <w:r w:rsidR="001D7FBE" w:rsidRPr="00356211">
        <w:rPr>
          <w:b/>
          <w:bCs/>
          <w:lang w:val="en-US"/>
          <w:rPrChange w:id="602" w:author="Grant, David M (52400) CIV USN NIWC ATLANTIC VA (USA)" w:date="2024-09-16T15:21:00Z">
            <w:rPr>
              <w:lang w:val="en-US"/>
            </w:rPr>
          </w:rPrChange>
        </w:rPr>
        <w:t>minimum display scale</w:t>
      </w:r>
      <w:r w:rsidR="001D7FBE">
        <w:rPr>
          <w:lang w:val="en-US"/>
        </w:rPr>
        <w:t xml:space="preserve"> and sequentially rendered </w:t>
      </w:r>
      <w:del w:id="603" w:author="Grant, David M (52400) CIV USN NIWC ATLANTIC VA (USA)" w:date="2024-09-16T15:53:00Z">
        <w:r w:rsidR="001D7FBE" w:rsidDel="00E56DA4">
          <w:rPr>
            <w:lang w:val="en-US"/>
          </w:rPr>
          <w:delText xml:space="preserve">starting </w:delText>
        </w:r>
      </w:del>
      <w:ins w:id="604" w:author="Grant, David M (52400) CIV USN NIWC ATLANTIC VA (USA)" w:date="2024-09-16T15:53:00Z">
        <w:r w:rsidR="00E56DA4">
          <w:rPr>
            <w:lang w:val="en-US"/>
          </w:rPr>
          <w:t xml:space="preserve">from </w:t>
        </w:r>
      </w:ins>
      <w:del w:id="605" w:author="Grant, David M (52400) CIV USN NIWC ATLANTIC VA (USA)" w:date="2024-09-16T15:53:00Z">
        <w:r w:rsidR="001D7FBE" w:rsidDel="00E56DA4">
          <w:rPr>
            <w:lang w:val="en-US"/>
          </w:rPr>
          <w:delText xml:space="preserve">with </w:delText>
        </w:r>
      </w:del>
      <w:r w:rsidR="001D7FBE">
        <w:rPr>
          <w:lang w:val="en-US"/>
        </w:rPr>
        <w:t xml:space="preserve">the smallest </w:t>
      </w:r>
      <w:r w:rsidR="001D7FBE" w:rsidRPr="00356211">
        <w:rPr>
          <w:b/>
          <w:bCs/>
          <w:lang w:val="en-US"/>
          <w:rPrChange w:id="606" w:author="Grant, David M (52400) CIV USN NIWC ATLANTIC VA (USA)" w:date="2024-09-16T15:21:00Z">
            <w:rPr>
              <w:lang w:val="en-US"/>
            </w:rPr>
          </w:rPrChange>
        </w:rPr>
        <w:t>minimum display scale</w:t>
      </w:r>
      <w:ins w:id="607" w:author="Grant, David M (52400) CIV USN NIWC ATLANTIC VA (USA)" w:date="2024-09-16T15:53:00Z">
        <w:r w:rsidR="00E56DA4">
          <w:rPr>
            <w:b/>
            <w:bCs/>
            <w:lang w:val="en-US"/>
          </w:rPr>
          <w:t xml:space="preserve"> </w:t>
        </w:r>
        <w:r w:rsidR="00E56DA4" w:rsidRPr="00E56DA4">
          <w:rPr>
            <w:lang w:val="en-US"/>
            <w:rPrChange w:id="608" w:author="Grant, David M (52400) CIV USN NIWC ATLANTIC VA (USA)" w:date="2024-09-16T15:53:00Z">
              <w:rPr>
                <w:b/>
                <w:bCs/>
                <w:lang w:val="en-US"/>
              </w:rPr>
            </w:rPrChange>
          </w:rPr>
          <w:t>to the largest</w:t>
        </w:r>
      </w:ins>
      <w:r w:rsidR="001D7FBE">
        <w:rPr>
          <w:lang w:val="en-US"/>
        </w:rPr>
        <w:t>.</w:t>
      </w:r>
    </w:p>
    <w:p w14:paraId="44E91726" w14:textId="6303D71F" w:rsidR="001D7FBE" w:rsidRPr="008303CB" w:rsidRDefault="001D7FBE" w:rsidP="00536136">
      <w:pPr>
        <w:spacing w:after="0" w:line="240" w:lineRule="auto"/>
        <w:ind w:firstLine="340"/>
        <w:rPr>
          <w:lang w:val="en-US"/>
        </w:rPr>
      </w:pPr>
    </w:p>
    <w:p w14:paraId="3D29EDC3" w14:textId="312B0541" w:rsidR="001D7FBE" w:rsidRDefault="001D7FBE" w:rsidP="001D02B5">
      <w:pPr>
        <w:spacing w:after="120" w:line="240" w:lineRule="auto"/>
        <w:rPr>
          <w:lang w:val="en-US"/>
        </w:rPr>
      </w:pPr>
      <w:r w:rsidRPr="008303CB">
        <w:rPr>
          <w:lang w:val="en-US"/>
        </w:rPr>
        <w:t>N</w:t>
      </w:r>
      <w:r w:rsidR="00536136">
        <w:rPr>
          <w:lang w:val="en-US"/>
        </w:rPr>
        <w:t>OTE 1</w:t>
      </w:r>
      <w:r>
        <w:rPr>
          <w:lang w:val="en-US"/>
        </w:rPr>
        <w:t xml:space="preserve">: For the sake of </w:t>
      </w:r>
      <w:del w:id="609" w:author="Grant, David M (52400) CIV USN NIWC ATLANTIC VA (USA)" w:date="2024-09-16T15:56:00Z">
        <w:r w:rsidDel="009F5568">
          <w:rPr>
            <w:lang w:val="en-US"/>
          </w:rPr>
          <w:delText>simplicity</w:delText>
        </w:r>
      </w:del>
      <w:ins w:id="610" w:author="Grant, David M (52400) CIV USN NIWC ATLANTIC VA (USA)" w:date="2024-09-16T15:56:00Z">
        <w:r w:rsidR="009F5568">
          <w:rPr>
            <w:lang w:val="en-US"/>
          </w:rPr>
          <w:t>simplicity,</w:t>
        </w:r>
      </w:ins>
      <w:r>
        <w:rPr>
          <w:lang w:val="en-US"/>
        </w:rPr>
        <w:t xml:space="preserve"> the concept of display planes (</w:t>
      </w:r>
      <w:r w:rsidR="001D02B5">
        <w:rPr>
          <w:lang w:val="en-US"/>
        </w:rPr>
        <w:t>that is,</w:t>
      </w:r>
      <w:r>
        <w:rPr>
          <w:lang w:val="en-US"/>
        </w:rPr>
        <w:t xml:space="preserve"> under and over radar) is not considered here. Without loss of generality the algorithm can be used multiple times to create the images for each display plane. One way of achieving it is to split the output of the portrayal into subsets</w:t>
      </w:r>
      <w:r w:rsidR="001D02B5">
        <w:rPr>
          <w:lang w:val="en-US"/>
        </w:rPr>
        <w:t>;</w:t>
      </w:r>
      <w:r>
        <w:rPr>
          <w:lang w:val="en-US"/>
        </w:rPr>
        <w:t xml:space="preserve"> one for each display plane and run the algorithm for each subset. However, the </w:t>
      </w:r>
      <w:proofErr w:type="gramStart"/>
      <w:r>
        <w:rPr>
          <w:lang w:val="en-US"/>
        </w:rPr>
        <w:t>painters</w:t>
      </w:r>
      <w:proofErr w:type="gramEnd"/>
      <w:r>
        <w:rPr>
          <w:lang w:val="en-US"/>
        </w:rPr>
        <w:t xml:space="preserve"> algorithm cannot be used to render data in the over radar display plane since there will not be </w:t>
      </w:r>
      <w:r w:rsidR="001D02B5">
        <w:rPr>
          <w:lang w:val="en-US"/>
        </w:rPr>
        <w:t>S</w:t>
      </w:r>
      <w:r>
        <w:rPr>
          <w:lang w:val="en-US"/>
        </w:rPr>
        <w:t xml:space="preserve">kin of the </w:t>
      </w:r>
      <w:r w:rsidR="001D02B5">
        <w:rPr>
          <w:lang w:val="en-US"/>
        </w:rPr>
        <w:t>E</w:t>
      </w:r>
      <w:r>
        <w:rPr>
          <w:lang w:val="en-US"/>
        </w:rPr>
        <w:t>arth objects present to obscure underlying layers.</w:t>
      </w:r>
    </w:p>
    <w:p w14:paraId="0C932D55" w14:textId="697392E7" w:rsidR="001D7FBE" w:rsidRDefault="001D7FBE" w:rsidP="00536136">
      <w:pPr>
        <w:spacing w:after="120" w:line="240" w:lineRule="auto"/>
        <w:rPr>
          <w:lang w:val="en-US"/>
        </w:rPr>
      </w:pPr>
      <w:r>
        <w:rPr>
          <w:lang w:val="en-US"/>
        </w:rPr>
        <w:t>N</w:t>
      </w:r>
      <w:r w:rsidR="00536136">
        <w:rPr>
          <w:lang w:val="en-US"/>
        </w:rPr>
        <w:t>OTE 2</w:t>
      </w:r>
      <w:r>
        <w:rPr>
          <w:lang w:val="en-US"/>
        </w:rPr>
        <w:t>: The algorithm as described here does not distinguish between official and non-official data. It could be achieved by taking this into account during the grouping of the input datasets.</w:t>
      </w:r>
    </w:p>
    <w:p w14:paraId="249B9E30" w14:textId="6164B994" w:rsidR="001D02B5" w:rsidRPr="00295FE5" w:rsidRDefault="001D02B5" w:rsidP="001D02B5">
      <w:pPr>
        <w:pStyle w:val="ListContinue2"/>
        <w:keepNext/>
        <w:keepLines/>
        <w:numPr>
          <w:ilvl w:val="2"/>
          <w:numId w:val="40"/>
        </w:numPr>
        <w:tabs>
          <w:tab w:val="clear" w:pos="432"/>
        </w:tabs>
        <w:spacing w:before="120" w:after="120" w:line="240" w:lineRule="auto"/>
        <w:rPr>
          <w:lang w:eastAsia="en-US"/>
        </w:rPr>
      </w:pPr>
      <w:bookmarkStart w:id="611" w:name="_Toc162435512"/>
      <w:bookmarkStart w:id="612" w:name="_Toc169203206"/>
      <w:r w:rsidRPr="00FD48AC">
        <w:rPr>
          <w:b/>
          <w:lang w:val="en-US" w:eastAsia="en-US"/>
        </w:rPr>
        <w:lastRenderedPageBreak/>
        <w:t xml:space="preserve">The </w:t>
      </w:r>
      <w:del w:id="613" w:author="Grant, David M (52400) CIV USN NIWC ATLANTIC VA (USA)" w:date="2024-09-16T16:01:00Z">
        <w:r w:rsidRPr="00FD48AC" w:rsidDel="00654130">
          <w:rPr>
            <w:b/>
            <w:lang w:val="en-US" w:eastAsia="en-US"/>
          </w:rPr>
          <w:delText xml:space="preserve">Algorithm </w:delText>
        </w:r>
      </w:del>
      <w:proofErr w:type="spellStart"/>
      <w:r w:rsidRPr="00FD48AC">
        <w:rPr>
          <w:b/>
          <w:lang w:val="en-US" w:eastAsia="en-US"/>
        </w:rPr>
        <w:t>RenderLayer</w:t>
      </w:r>
      <w:bookmarkEnd w:id="611"/>
      <w:bookmarkEnd w:id="612"/>
      <w:proofErr w:type="spellEnd"/>
      <w:ins w:id="614" w:author="Grant, David M (52400) CIV USN NIWC ATLANTIC VA (USA)" w:date="2024-09-16T16:01:00Z">
        <w:r w:rsidR="00654130">
          <w:rPr>
            <w:b/>
            <w:lang w:val="en-US" w:eastAsia="en-US"/>
          </w:rPr>
          <w:t xml:space="preserve"> </w:t>
        </w:r>
        <w:r w:rsidR="00654130" w:rsidRPr="00FD48AC">
          <w:rPr>
            <w:b/>
            <w:lang w:val="en-US" w:eastAsia="en-US"/>
          </w:rPr>
          <w:t>Algorithm</w:t>
        </w:r>
      </w:ins>
    </w:p>
    <w:p w14:paraId="4092E066" w14:textId="4A5FA11D" w:rsidR="001D7FBE" w:rsidRDefault="001D7FBE" w:rsidP="001D7FBE">
      <w:pPr>
        <w:rPr>
          <w:lang w:val="en-US"/>
        </w:rPr>
      </w:pPr>
      <w:r>
        <w:rPr>
          <w:noProof/>
          <w:lang w:val="en-US" w:eastAsia="en-US"/>
        </w:rPr>
        <mc:AlternateContent>
          <mc:Choice Requires="wps">
            <w:drawing>
              <wp:anchor distT="0" distB="0" distL="114300" distR="114300" simplePos="0" relativeHeight="251666432" behindDoc="0" locked="0" layoutInCell="1" allowOverlap="1" wp14:anchorId="11BD376B" wp14:editId="2F42C6A5">
                <wp:simplePos x="0" y="0"/>
                <wp:positionH relativeFrom="margin">
                  <wp:align>right</wp:align>
                </wp:positionH>
                <wp:positionV relativeFrom="paragraph">
                  <wp:posOffset>332740</wp:posOffset>
                </wp:positionV>
                <wp:extent cx="1828800" cy="1828800"/>
                <wp:effectExtent l="0" t="0" r="13970" b="22860"/>
                <wp:wrapSquare wrapText="bothSides"/>
                <wp:docPr id="70119956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8F033FB" w14:textId="452E53C2" w:rsidR="001D7FBE" w:rsidRDefault="001D7FBE" w:rsidP="001D02B5">
                            <w:pPr>
                              <w:spacing w:after="120" w:line="240" w:lineRule="auto"/>
                              <w:rPr>
                                <w:lang w:val="en-US"/>
                              </w:rPr>
                            </w:pPr>
                            <w:r w:rsidRPr="00125EDC">
                              <w:rPr>
                                <w:b/>
                                <w:bCs/>
                                <w:lang w:val="en-US"/>
                              </w:rPr>
                              <w:t>Algorithm</w:t>
                            </w:r>
                            <w:r>
                              <w:rPr>
                                <w:lang w:val="en-US"/>
                              </w:rPr>
                              <w:t xml:space="preserve">: </w:t>
                            </w:r>
                            <w:proofErr w:type="spellStart"/>
                            <w:proofErr w:type="gramStart"/>
                            <w:r w:rsidRPr="00A30B93">
                              <w:rPr>
                                <w:i/>
                                <w:iCs/>
                                <w:lang w:val="en-US"/>
                                <w:rPrChange w:id="615" w:author="Grant, David M (52400) CIV USN NIWC ATLANTIC VA (USA)" w:date="2024-09-16T16:04:00Z">
                                  <w:rPr>
                                    <w:lang w:val="en-US"/>
                                  </w:rPr>
                                </w:rPrChange>
                              </w:rPr>
                              <w:t>RenderLayer</w:t>
                            </w:r>
                            <w:proofErr w:type="spellEnd"/>
                            <w:ins w:id="616" w:author="Grant, David M (52400) CIV USN NIWC ATLANTIC VA (USA)" w:date="2024-09-16T16:06:00Z">
                              <w:r w:rsidR="00A30B93">
                                <w:rPr>
                                  <w:i/>
                                  <w:iCs/>
                                  <w:lang w:val="en-US"/>
                                </w:rPr>
                                <w:t>(</w:t>
                              </w:r>
                              <w:proofErr w:type="spellStart"/>
                              <w:proofErr w:type="gramEnd"/>
                              <w:r w:rsidR="00A30B93">
                                <w:rPr>
                                  <w:i/>
                                  <w:iCs/>
                                  <w:lang w:val="en-US"/>
                                </w:rPr>
                                <w:t>dataSets</w:t>
                              </w:r>
                              <w:proofErr w:type="spellEnd"/>
                              <w:r w:rsidR="00A30B93">
                                <w:rPr>
                                  <w:i/>
                                  <w:iCs/>
                                  <w:lang w:val="en-US"/>
                                </w:rPr>
                                <w:t>, viewport)</w:t>
                              </w:r>
                            </w:ins>
                          </w:p>
                          <w:p w14:paraId="53F7C891" w14:textId="77777777" w:rsidR="00D61072" w:rsidRDefault="001D7FBE">
                            <w:pPr>
                              <w:spacing w:after="60" w:line="240" w:lineRule="auto"/>
                              <w:jc w:val="left"/>
                              <w:rPr>
                                <w:ins w:id="617" w:author="Grant, David M (52400) CIV USN NIWC ATLANTIC VA (USA)" w:date="2024-09-17T10:59:00Z"/>
                                <w:lang w:val="en-US"/>
                              </w:rPr>
                              <w:pPrChange w:id="618" w:author="Grant, David M (52400) CIV USN NIWC ATLANTIC VA (USA)" w:date="2024-09-17T11:00:00Z">
                                <w:pPr>
                                  <w:spacing w:after="120" w:line="240" w:lineRule="auto"/>
                                  <w:jc w:val="left"/>
                                </w:pPr>
                              </w:pPrChange>
                            </w:pPr>
                            <w:r w:rsidRPr="00125EDC">
                              <w:rPr>
                                <w:b/>
                                <w:bCs/>
                                <w:lang w:val="en-US"/>
                              </w:rPr>
                              <w:t>Input</w:t>
                            </w:r>
                            <w:r>
                              <w:rPr>
                                <w:lang w:val="en-US"/>
                              </w:rPr>
                              <w:t xml:space="preserve">: </w:t>
                            </w:r>
                            <w:r>
                              <w:rPr>
                                <w:lang w:val="en-US"/>
                              </w:rPr>
                              <w:tab/>
                              <w:t xml:space="preserve">A set of datasets </w:t>
                            </w:r>
                            <w:proofErr w:type="spellStart"/>
                            <w:r w:rsidRPr="00125EDC">
                              <w:rPr>
                                <w:i/>
                                <w:iCs/>
                                <w:lang w:val="en-US"/>
                              </w:rPr>
                              <w:t>dataSets</w:t>
                            </w:r>
                            <w:proofErr w:type="spellEnd"/>
                            <w:r>
                              <w:rPr>
                                <w:lang w:val="en-US"/>
                              </w:rPr>
                              <w:t xml:space="preserve"> that </w:t>
                            </w:r>
                            <w:del w:id="619" w:author="Grant, David M (52400) CIV USN NIWC ATLANTIC VA (USA)" w:date="2024-09-16T16:04:00Z">
                              <w:r w:rsidDel="00A30B93">
                                <w:rPr>
                                  <w:lang w:val="en-US"/>
                                </w:rPr>
                                <w:delText>have the same</w:delText>
                              </w:r>
                            </w:del>
                            <w:ins w:id="620" w:author="Grant, David M (52400) CIV USN NIWC ATLANTIC VA (USA)" w:date="2024-09-16T16:04:00Z">
                              <w:r w:rsidR="00A30B93">
                                <w:rPr>
                                  <w:lang w:val="en-US"/>
                                </w:rPr>
                                <w:t>share a</w:t>
                              </w:r>
                            </w:ins>
                            <w:r>
                              <w:rPr>
                                <w:lang w:val="en-US"/>
                              </w:rPr>
                              <w:t xml:space="preserve"> </w:t>
                            </w:r>
                            <w:r w:rsidRPr="00A30B93">
                              <w:rPr>
                                <w:b/>
                                <w:bCs/>
                                <w:lang w:val="en-US"/>
                                <w:rPrChange w:id="621" w:author="Grant, David M (52400) CIV USN NIWC ATLANTIC VA (USA)" w:date="2024-09-16T16:05:00Z">
                                  <w:rPr>
                                    <w:lang w:val="en-US"/>
                                  </w:rPr>
                                </w:rPrChange>
                              </w:rPr>
                              <w:t>minimum display scale</w:t>
                            </w:r>
                            <w:del w:id="622" w:author="Grant, David M (52400) CIV USN NIWC ATLANTIC VA (USA)" w:date="2024-09-16T16:05:00Z">
                              <w:r w:rsidDel="00A30B93">
                                <w:rPr>
                                  <w:lang w:val="en-US"/>
                                </w:rPr>
                                <w:delText xml:space="preserve"> and/or drawing indices</w:delText>
                              </w:r>
                            </w:del>
                          </w:p>
                          <w:p w14:paraId="7206F0AF" w14:textId="00AFC135" w:rsidR="001D7FBE" w:rsidRPr="00D61072" w:rsidRDefault="001D7FBE" w:rsidP="001D02B5">
                            <w:pPr>
                              <w:spacing w:after="120" w:line="240" w:lineRule="auto"/>
                              <w:jc w:val="left"/>
                              <w:rPr>
                                <w:b/>
                                <w:bCs/>
                                <w:lang w:val="en-US"/>
                                <w:rPrChange w:id="623" w:author="Grant, David M (52400) CIV USN NIWC ATLANTIC VA (USA)" w:date="2024-09-17T10:59:00Z">
                                  <w:rPr>
                                    <w:lang w:val="en-US"/>
                                  </w:rPr>
                                </w:rPrChange>
                              </w:rPr>
                            </w:pPr>
                            <w:del w:id="624" w:author="Grant, David M (52400) CIV USN NIWC ATLANTIC VA (USA)" w:date="2024-09-17T10:59:00Z">
                              <w:r w:rsidDel="00D61072">
                                <w:rPr>
                                  <w:lang w:val="en-US"/>
                                </w:rPr>
                                <w:br/>
                              </w:r>
                            </w:del>
                            <w:r>
                              <w:rPr>
                                <w:lang w:val="en-US"/>
                              </w:rPr>
                              <w:tab/>
                            </w:r>
                            <w:r>
                              <w:rPr>
                                <w:lang w:val="en-US"/>
                              </w:rPr>
                              <w:tab/>
                            </w:r>
                            <w:ins w:id="625" w:author="Grant, David M (52400) CIV USN NIWC ATLANTIC VA (USA)" w:date="2024-09-16T16:05:00Z">
                              <w:r w:rsidR="00A30B93" w:rsidRPr="00A30B93">
                                <w:rPr>
                                  <w:lang w:val="en-US"/>
                                </w:rPr>
                                <w:t xml:space="preserve">A device-polygon </w:t>
                              </w:r>
                              <w:r w:rsidR="00A30B93" w:rsidRPr="00A30B93">
                                <w:rPr>
                                  <w:i/>
                                  <w:iCs/>
                                  <w:lang w:val="en-US"/>
                                  <w:rPrChange w:id="626" w:author="Grant, David M (52400) CIV USN NIWC ATLANTIC VA (USA)" w:date="2024-09-16T16:05:00Z">
                                    <w:rPr>
                                      <w:lang w:val="en-US"/>
                                    </w:rPr>
                                  </w:rPrChange>
                                </w:rPr>
                                <w:t>viewport</w:t>
                              </w:r>
                              <w:r w:rsidR="00A30B93" w:rsidRPr="00A30B93">
                                <w:rPr>
                                  <w:lang w:val="en-US"/>
                                </w:rPr>
                                <w:t xml:space="preserve"> describing the device area that should be covered with data</w:t>
                              </w:r>
                            </w:ins>
                            <w:del w:id="627" w:author="Grant, David M (52400) CIV USN NIWC ATLANTIC VA (USA)" w:date="2024-09-16T16:05:00Z">
                              <w:r w:rsidDel="00A30B93">
                                <w:rPr>
                                  <w:lang w:val="en-US"/>
                                </w:rPr>
                                <w:delText>A drawing device</w:delText>
                              </w:r>
                            </w:del>
                          </w:p>
                          <w:p w14:paraId="0F4C54E0" w14:textId="703F91D1" w:rsidR="001D7FBE" w:rsidRDefault="001D7FBE" w:rsidP="00685524">
                            <w:pPr>
                              <w:pStyle w:val="ListParagraph"/>
                              <w:numPr>
                                <w:ilvl w:val="0"/>
                                <w:numId w:val="37"/>
                              </w:numPr>
                              <w:spacing w:after="60" w:line="240" w:lineRule="auto"/>
                              <w:ind w:left="567" w:hanging="283"/>
                              <w:contextualSpacing w:val="0"/>
                              <w:rPr>
                                <w:lang w:val="en-US"/>
                              </w:rPr>
                            </w:pPr>
                            <w:r w:rsidRPr="00125EDC">
                              <w:rPr>
                                <w:b/>
                                <w:bCs/>
                                <w:lang w:val="en-US"/>
                              </w:rPr>
                              <w:t>For</w:t>
                            </w:r>
                            <w:r w:rsidRPr="004C4E7A">
                              <w:rPr>
                                <w:lang w:val="en-US"/>
                              </w:rPr>
                              <w:t xml:space="preserve"> each </w:t>
                            </w:r>
                            <w:del w:id="628" w:author="Grant, David M (52400) CIV USN NIWC ATLANTIC VA (USA)" w:date="2024-09-17T12:17:00Z">
                              <w:r w:rsidRPr="004C4E7A" w:rsidDel="00CC3FDF">
                                <w:rPr>
                                  <w:lang w:val="en-US"/>
                                </w:rPr>
                                <w:delText xml:space="preserve">display </w:delText>
                              </w:r>
                            </w:del>
                            <w:ins w:id="629" w:author="Grant, David M (52400) CIV USN NIWC ATLANTIC VA (USA)" w:date="2024-09-17T12:17:00Z">
                              <w:r w:rsidR="00CC3FDF">
                                <w:rPr>
                                  <w:lang w:val="en-US"/>
                                </w:rPr>
                                <w:t>drawing</w:t>
                              </w:r>
                              <w:r w:rsidR="00CC3FDF" w:rsidRPr="004C4E7A">
                                <w:rPr>
                                  <w:lang w:val="en-US"/>
                                </w:rPr>
                                <w:t xml:space="preserve"> </w:t>
                              </w:r>
                            </w:ins>
                            <w:r w:rsidRPr="004C4E7A">
                              <w:rPr>
                                <w:lang w:val="en-US"/>
                              </w:rPr>
                              <w:t xml:space="preserve">priority </w:t>
                            </w:r>
                            <w:proofErr w:type="spellStart"/>
                            <w:r w:rsidRPr="00125EDC">
                              <w:rPr>
                                <w:i/>
                                <w:iCs/>
                                <w:lang w:val="en-US"/>
                              </w:rPr>
                              <w:t>d</w:t>
                            </w:r>
                            <w:ins w:id="630" w:author="Grant, David M (52400) CIV USN NIWC ATLANTIC VA (USA)" w:date="2024-09-17T12:17:00Z">
                              <w:r w:rsidR="00CC3FDF">
                                <w:rPr>
                                  <w:i/>
                                  <w:iCs/>
                                  <w:lang w:val="en-US"/>
                                </w:rPr>
                                <w:t>rawing</w:t>
                              </w:r>
                            </w:ins>
                            <w:del w:id="631" w:author="Grant, David M (52400) CIV USN NIWC ATLANTIC VA (USA)" w:date="2024-09-17T12:17:00Z">
                              <w:r w:rsidRPr="00125EDC" w:rsidDel="00CC3FDF">
                                <w:rPr>
                                  <w:i/>
                                  <w:iCs/>
                                  <w:lang w:val="en-US"/>
                                </w:rPr>
                                <w:delText>isplay</w:delText>
                              </w:r>
                            </w:del>
                            <w:r w:rsidRPr="00125EDC">
                              <w:rPr>
                                <w:i/>
                                <w:iCs/>
                                <w:lang w:val="en-US"/>
                              </w:rPr>
                              <w:t>Priority</w:t>
                            </w:r>
                            <w:proofErr w:type="spellEnd"/>
                            <w:r w:rsidRPr="004C4E7A">
                              <w:rPr>
                                <w:lang w:val="en-US"/>
                              </w:rPr>
                              <w:t xml:space="preserve"> starting with the smallest</w:t>
                            </w:r>
                          </w:p>
                          <w:p w14:paraId="483F0FFA" w14:textId="49EB100A" w:rsidR="004B2E66" w:rsidRPr="002D2CAA" w:rsidRDefault="004E2364" w:rsidP="004B2E66">
                            <w:pPr>
                              <w:pStyle w:val="ListParagraph"/>
                              <w:numPr>
                                <w:ilvl w:val="1"/>
                                <w:numId w:val="37"/>
                              </w:numPr>
                              <w:spacing w:after="60" w:line="240" w:lineRule="auto"/>
                              <w:ind w:left="993" w:hanging="284"/>
                              <w:contextualSpacing w:val="0"/>
                              <w:rPr>
                                <w:ins w:id="632" w:author="Grant, David M (52400) CIV USN NIWC ATLANTIC VA (USA)" w:date="2024-09-16T16:27:00Z"/>
                                <w:lang w:val="en-US"/>
                                <w:rPrChange w:id="633" w:author="Grant, David M (52400) CIV USN NIWC ATLANTIC VA (USA)" w:date="2024-09-16T16:27:00Z">
                                  <w:rPr>
                                    <w:ins w:id="634" w:author="Grant, David M (52400) CIV USN NIWC ATLANTIC VA (USA)" w:date="2024-09-16T16:27:00Z"/>
                                    <w:i/>
                                    <w:iCs/>
                                    <w:lang w:val="en-US"/>
                                  </w:rPr>
                                </w:rPrChange>
                              </w:rPr>
                            </w:pPr>
                            <w:ins w:id="635" w:author="Grant, David M (52400) CIV USN NIWC ATLANTIC VA (USA)" w:date="2024-09-16T16:12:00Z">
                              <w:r>
                                <w:rPr>
                                  <w:lang w:val="en-US"/>
                                </w:rPr>
                                <w:t xml:space="preserve">From each dataset, </w:t>
                              </w:r>
                            </w:ins>
                            <w:del w:id="636" w:author="Grant, David M (52400) CIV USN NIWC ATLANTIC VA (USA)" w:date="2024-09-16T16:12:00Z">
                              <w:r w:rsidR="001D7FBE" w:rsidDel="004E2364">
                                <w:rPr>
                                  <w:lang w:val="en-US"/>
                                </w:rPr>
                                <w:delText>C</w:delText>
                              </w:r>
                            </w:del>
                            <w:ins w:id="637" w:author="Grant, David M (52400) CIV USN NIWC ATLANTIC VA (USA)" w:date="2024-09-16T16:12:00Z">
                              <w:r>
                                <w:rPr>
                                  <w:lang w:val="en-US"/>
                                </w:rPr>
                                <w:t>c</w:t>
                              </w:r>
                            </w:ins>
                            <w:r w:rsidR="001D7FBE">
                              <w:rPr>
                                <w:lang w:val="en-US"/>
                              </w:rPr>
                              <w:t xml:space="preserve">ollect </w:t>
                            </w:r>
                            <w:del w:id="638" w:author="Grant, David M (52400) CIV USN NIWC ATLANTIC VA (USA)" w:date="2024-09-16T16:08:00Z">
                              <w:r w:rsidR="001D7FBE" w:rsidDel="004B2E66">
                                <w:rPr>
                                  <w:lang w:val="en-US"/>
                                </w:rPr>
                                <w:delText xml:space="preserve">the </w:delText>
                              </w:r>
                            </w:del>
                            <w:r w:rsidR="001D7FBE">
                              <w:rPr>
                                <w:lang w:val="en-US"/>
                              </w:rPr>
                              <w:t>active</w:t>
                            </w:r>
                            <w:ins w:id="639" w:author="Grant, David M (52400) CIV USN NIWC ATLANTIC VA (USA)" w:date="2024-09-16T16:30:00Z">
                              <w:r w:rsidR="00116C84">
                                <w:rPr>
                                  <w:vertAlign w:val="superscript"/>
                                  <w:lang w:val="en-US"/>
                                </w:rPr>
                                <w:t>*</w:t>
                              </w:r>
                            </w:ins>
                            <w:ins w:id="640" w:author="Grant, David M (52400) CIV USN NIWC ATLANTIC VA (USA)" w:date="2024-09-16T16:23:00Z">
                              <w:r w:rsidR="00F00AC5">
                                <w:rPr>
                                  <w:vertAlign w:val="superscript"/>
                                  <w:lang w:val="en-US"/>
                                </w:rPr>
                                <w:t xml:space="preserve"> </w:t>
                              </w:r>
                            </w:ins>
                            <w:del w:id="641" w:author="Grant, David M (52400) CIV USN NIWC ATLANTIC VA (USA)" w:date="2024-09-16T16:23:00Z">
                              <w:r w:rsidR="001D7FBE" w:rsidDel="00F00AC5">
                                <w:rPr>
                                  <w:lang w:val="en-US"/>
                                </w:rPr>
                                <w:delText xml:space="preserve"> </w:delText>
                              </w:r>
                            </w:del>
                            <w:r w:rsidR="001D7FBE">
                              <w:rPr>
                                <w:lang w:val="en-US"/>
                              </w:rPr>
                              <w:t>drawing instructions</w:t>
                            </w:r>
                            <w:del w:id="642" w:author="Grant, David M (52400) CIV USN NIWC ATLANTIC VA (USA)" w:date="2024-09-16T16:07:00Z">
                              <w:r w:rsidR="001D7FBE" w:rsidDel="004B2E66">
                                <w:rPr>
                                  <w:lang w:val="en-US"/>
                                </w:rPr>
                                <w:delText xml:space="preserve"> </w:delText>
                              </w:r>
                            </w:del>
                            <w:r w:rsidR="001D7FBE">
                              <w:rPr>
                                <w:lang w:val="en-US"/>
                              </w:rPr>
                              <w:t xml:space="preserve"> </w:t>
                            </w:r>
                            <w:ins w:id="643" w:author="Grant, David M (52400) CIV USN NIWC ATLANTIC VA (USA)" w:date="2024-09-16T16:12:00Z">
                              <w:r>
                                <w:rPr>
                                  <w:lang w:val="en-US"/>
                                </w:rPr>
                                <w:t xml:space="preserve">which are </w:t>
                              </w:r>
                            </w:ins>
                            <w:ins w:id="644" w:author="Grant, David M (52400) CIV USN NIWC ATLANTIC VA (USA)" w:date="2024-09-16T16:11:00Z">
                              <w:r>
                                <w:rPr>
                                  <w:lang w:val="en-US"/>
                                </w:rPr>
                                <w:t xml:space="preserve">assigned to </w:t>
                              </w:r>
                              <w:proofErr w:type="spellStart"/>
                              <w:r w:rsidRPr="004E2364">
                                <w:rPr>
                                  <w:i/>
                                  <w:iCs/>
                                  <w:lang w:val="en-US"/>
                                  <w:rPrChange w:id="645" w:author="Grant, David M (52400) CIV USN NIWC ATLANTIC VA (USA)" w:date="2024-09-16T16:12:00Z">
                                    <w:rPr>
                                      <w:lang w:val="en-US"/>
                                    </w:rPr>
                                  </w:rPrChange>
                                </w:rPr>
                                <w:t>d</w:t>
                              </w:r>
                            </w:ins>
                            <w:ins w:id="646" w:author="Grant, David M (52400) CIV USN NIWC ATLANTIC VA (USA)" w:date="2024-09-17T12:17:00Z">
                              <w:r w:rsidR="00CC3FDF">
                                <w:rPr>
                                  <w:i/>
                                  <w:iCs/>
                                  <w:lang w:val="en-US"/>
                                </w:rPr>
                                <w:t>rawing</w:t>
                              </w:r>
                            </w:ins>
                            <w:ins w:id="647" w:author="Grant, David M (52400) CIV USN NIWC ATLANTIC VA (USA)" w:date="2024-09-16T16:11:00Z">
                              <w:r w:rsidRPr="004E2364">
                                <w:rPr>
                                  <w:i/>
                                  <w:iCs/>
                                  <w:lang w:val="en-US"/>
                                  <w:rPrChange w:id="648" w:author="Grant, David M (52400) CIV USN NIWC ATLANTIC VA (USA)" w:date="2024-09-16T16:12:00Z">
                                    <w:rPr>
                                      <w:lang w:val="en-US"/>
                                    </w:rPr>
                                  </w:rPrChange>
                                </w:rPr>
                                <w:t>Priority</w:t>
                              </w:r>
                            </w:ins>
                            <w:proofErr w:type="spellEnd"/>
                            <w:del w:id="649" w:author="Grant, David M (52400) CIV USN NIWC ATLANTIC VA (USA)" w:date="2024-09-16T16:12:00Z">
                              <w:r w:rsidR="001D7FBE" w:rsidDel="004E2364">
                                <w:rPr>
                                  <w:lang w:val="en-US"/>
                                </w:rPr>
                                <w:delText>from each dataset</w:delText>
                              </w:r>
                            </w:del>
                            <w:del w:id="650" w:author="Grant, David M (52400) CIV USN NIWC ATLANTIC VA (USA)" w:date="2024-09-16T16:10:00Z">
                              <w:r w:rsidR="001D7FBE" w:rsidDel="004E2364">
                                <w:rPr>
                                  <w:lang w:val="en-US"/>
                                </w:rPr>
                                <w:delText>’s</w:delText>
                              </w:r>
                            </w:del>
                            <w:del w:id="651" w:author="Grant, David M (52400) CIV USN NIWC ATLANTIC VA (USA)" w:date="2024-09-16T16:12:00Z">
                              <w:r w:rsidR="001D7FBE" w:rsidDel="004E2364">
                                <w:rPr>
                                  <w:lang w:val="en-US"/>
                                </w:rPr>
                                <w:delText xml:space="preserve"> </w:delText>
                              </w:r>
                            </w:del>
                            <w:del w:id="652" w:author="Grant, David M (52400) CIV USN NIWC ATLANTIC VA (USA)" w:date="2024-09-16T16:07:00Z">
                              <w:r w:rsidR="001D7FBE" w:rsidDel="004B2E66">
                                <w:rPr>
                                  <w:lang w:val="en-US"/>
                                </w:rPr>
                                <w:delText xml:space="preserve">display </w:delText>
                              </w:r>
                            </w:del>
                            <w:del w:id="653" w:author="Grant, David M (52400) CIV USN NIWC ATLANTIC VA (USA)" w:date="2024-09-16T16:10:00Z">
                              <w:r w:rsidR="001D7FBE" w:rsidDel="004E2364">
                                <w:rPr>
                                  <w:lang w:val="en-US"/>
                                </w:rPr>
                                <w:delText>instructions that are assigned to</w:delText>
                              </w:r>
                            </w:del>
                            <w:del w:id="654" w:author="Grant, David M (52400) CIV USN NIWC ATLANTIC VA (USA)" w:date="2024-09-16T16:12:00Z">
                              <w:r w:rsidR="001D7FBE" w:rsidDel="004E2364">
                                <w:rPr>
                                  <w:lang w:val="en-US"/>
                                </w:rPr>
                                <w:delText xml:space="preserve"> </w:delText>
                              </w:r>
                              <w:r w:rsidR="001D7FBE" w:rsidRPr="00125EDC" w:rsidDel="004E2364">
                                <w:rPr>
                                  <w:i/>
                                  <w:iCs/>
                                  <w:lang w:val="en-US"/>
                                </w:rPr>
                                <w:delText>displayPriority</w:delText>
                              </w:r>
                            </w:del>
                            <w:ins w:id="655" w:author="Grant, David M (52400) CIV USN NIWC ATLANTIC VA (USA)" w:date="2024-09-16T16:09:00Z">
                              <w:r w:rsidR="004B2E66">
                                <w:rPr>
                                  <w:i/>
                                  <w:iCs/>
                                  <w:lang w:val="en-US"/>
                                </w:rPr>
                                <w:t>.</w:t>
                              </w:r>
                            </w:ins>
                          </w:p>
                          <w:p w14:paraId="23A4F9FC" w14:textId="4924A45C" w:rsidR="002D2CAA" w:rsidRPr="004B2E66" w:rsidRDefault="002D2CAA" w:rsidP="004B2E66">
                            <w:pPr>
                              <w:pStyle w:val="ListParagraph"/>
                              <w:numPr>
                                <w:ilvl w:val="1"/>
                                <w:numId w:val="37"/>
                              </w:numPr>
                              <w:spacing w:after="60" w:line="240" w:lineRule="auto"/>
                              <w:ind w:left="993" w:hanging="284"/>
                              <w:contextualSpacing w:val="0"/>
                              <w:rPr>
                                <w:lang w:val="en-US"/>
                              </w:rPr>
                            </w:pPr>
                            <w:ins w:id="656" w:author="Grant, David M (52400) CIV USN NIWC ATLANTIC VA (USA)" w:date="2024-09-16T16:27:00Z">
                              <w:r>
                                <w:rPr>
                                  <w:lang w:val="en-US"/>
                                </w:rPr>
                                <w:t>From the collection</w:t>
                              </w:r>
                            </w:ins>
                            <w:ins w:id="657" w:author="Grant, David M (52400) CIV USN NIWC ATLANTIC VA (USA)" w:date="2024-09-16T16:28:00Z">
                              <w:r>
                                <w:rPr>
                                  <w:lang w:val="en-US"/>
                                </w:rPr>
                                <w:t>,</w:t>
                              </w:r>
                            </w:ins>
                            <w:ins w:id="658" w:author="Grant, David M (52400) CIV USN NIWC ATLANTIC VA (USA)" w:date="2024-09-16T16:27:00Z">
                              <w:r>
                                <w:rPr>
                                  <w:lang w:val="en-US"/>
                                </w:rPr>
                                <w:t xml:space="preserve"> render </w:t>
                              </w:r>
                            </w:ins>
                            <w:ins w:id="659" w:author="Grant, David M (52400) CIV USN NIWC ATLANTIC VA (USA)" w:date="2024-09-16T16:31:00Z">
                              <w:r w:rsidR="00116C84">
                                <w:rPr>
                                  <w:lang w:val="en-US"/>
                                </w:rPr>
                                <w:t xml:space="preserve">the </w:t>
                              </w:r>
                            </w:ins>
                            <w:ins w:id="660" w:author="Grant, David M (52400) CIV USN NIWC ATLANTIC VA (USA)" w:date="2024-09-16T16:28:00Z">
                              <w:r>
                                <w:rPr>
                                  <w:lang w:val="en-US"/>
                                </w:rPr>
                                <w:t>i</w:t>
                              </w:r>
                            </w:ins>
                            <w:ins w:id="661" w:author="Grant, David M (52400) CIV USN NIWC ATLANTIC VA (USA)" w:date="2024-09-16T16:27:00Z">
                              <w:r>
                                <w:rPr>
                                  <w:lang w:val="en-US"/>
                                </w:rPr>
                                <w:t>nstructions in the following order</w:t>
                              </w:r>
                            </w:ins>
                            <w:ins w:id="662" w:author="Grant, David M (52400) CIV USN NIWC ATLANTIC VA (USA)" w:date="2024-09-16T16:31:00Z">
                              <w:r w:rsidR="00116C84" w:rsidRPr="00116C84">
                                <w:rPr>
                                  <w:vertAlign w:val="superscript"/>
                                  <w:lang w:val="en-US"/>
                                  <w:rPrChange w:id="663" w:author="Grant, David M (52400) CIV USN NIWC ATLANTIC VA (USA)" w:date="2024-09-16T16:31:00Z">
                                    <w:rPr>
                                      <w:lang w:val="en-US"/>
                                    </w:rPr>
                                  </w:rPrChange>
                                </w:rPr>
                                <w:t>**</w:t>
                              </w:r>
                            </w:ins>
                            <w:ins w:id="664" w:author="Grant, David M (52400) CIV USN NIWC ATLANTIC VA (USA)" w:date="2024-09-16T16:27:00Z">
                              <w:r>
                                <w:rPr>
                                  <w:lang w:val="en-US"/>
                                </w:rPr>
                                <w:t>:</w:t>
                              </w:r>
                            </w:ins>
                          </w:p>
                          <w:p w14:paraId="62A71DA0" w14:textId="11CBA3BD" w:rsidR="001D7FBE" w:rsidRPr="00125EDC" w:rsidRDefault="001D7FBE">
                            <w:pPr>
                              <w:pStyle w:val="ListParagraph"/>
                              <w:numPr>
                                <w:ilvl w:val="2"/>
                                <w:numId w:val="37"/>
                              </w:numPr>
                              <w:spacing w:after="60" w:line="240" w:lineRule="auto"/>
                              <w:ind w:left="1350"/>
                              <w:contextualSpacing w:val="0"/>
                              <w:rPr>
                                <w:lang w:val="en-US"/>
                              </w:rPr>
                              <w:pPrChange w:id="665" w:author="Grant, David M (52400) CIV USN NIWC ATLANTIC VA (USA)" w:date="2024-09-16T16:28:00Z">
                                <w:pPr>
                                  <w:pStyle w:val="ListParagraph"/>
                                  <w:numPr>
                                    <w:ilvl w:val="1"/>
                                    <w:numId w:val="37"/>
                                  </w:numPr>
                                  <w:spacing w:after="60" w:line="240" w:lineRule="auto"/>
                                  <w:ind w:left="993" w:hanging="284"/>
                                  <w:contextualSpacing w:val="0"/>
                                </w:pPr>
                              </w:pPrChange>
                            </w:pPr>
                            <w:del w:id="666" w:author="Grant, David M (52400) CIV USN NIWC ATLANTIC VA (USA)" w:date="2024-09-16T16:33:00Z">
                              <w:r w:rsidDel="00116C84">
                                <w:rPr>
                                  <w:i/>
                                  <w:iCs/>
                                  <w:lang w:val="en-US"/>
                                </w:rPr>
                                <w:delText xml:space="preserve">Note: while </w:delText>
                              </w:r>
                            </w:del>
                            <w:r>
                              <w:rPr>
                                <w:i/>
                                <w:iCs/>
                                <w:lang w:val="en-US"/>
                              </w:rPr>
                              <w:t xml:space="preserve">null instructions </w:t>
                            </w:r>
                            <w:ins w:id="667" w:author="Grant, David M (52400) CIV USN NIWC ATLANTIC VA (USA)" w:date="2024-09-16T16:19:00Z">
                              <w:r w:rsidR="00F00AC5">
                                <w:rPr>
                                  <w:i/>
                                  <w:iCs/>
                                  <w:lang w:val="en-US"/>
                                </w:rPr>
                                <w:t>(</w:t>
                              </w:r>
                              <w:proofErr w:type="spellStart"/>
                              <w:r w:rsidR="00F00AC5">
                                <w:rPr>
                                  <w:i/>
                                  <w:iCs/>
                                  <w:lang w:val="en-US"/>
                                </w:rPr>
                                <w:t>NullInstruction</w:t>
                              </w:r>
                              <w:proofErr w:type="spellEnd"/>
                              <w:r w:rsidR="00F00AC5">
                                <w:rPr>
                                  <w:i/>
                                  <w:iCs/>
                                  <w:lang w:val="en-US"/>
                                </w:rPr>
                                <w:t xml:space="preserve">) </w:t>
                              </w:r>
                            </w:ins>
                            <w:r>
                              <w:rPr>
                                <w:i/>
                                <w:iCs/>
                                <w:lang w:val="en-US"/>
                              </w:rPr>
                              <w:t xml:space="preserve">should not be rendered, </w:t>
                            </w:r>
                            <w:ins w:id="668" w:author="Grant, David M (52400) CIV USN NIWC ATLANTIC VA (USA)" w:date="2024-09-16T16:33:00Z">
                              <w:r w:rsidR="00116C84">
                                <w:rPr>
                                  <w:i/>
                                  <w:iCs/>
                                  <w:lang w:val="en-US"/>
                                </w:rPr>
                                <w:t xml:space="preserve">but </w:t>
                              </w:r>
                            </w:ins>
                            <w:r>
                              <w:rPr>
                                <w:i/>
                                <w:iCs/>
                                <w:lang w:val="en-US"/>
                              </w:rPr>
                              <w:t xml:space="preserve">they should show in the pick report </w:t>
                            </w:r>
                            <w:ins w:id="669" w:author="Grant, David M (52400) CIV USN NIWC ATLANTIC VA (USA)" w:date="2024-09-16T16:34:00Z">
                              <w:r w:rsidR="00116C84">
                                <w:rPr>
                                  <w:i/>
                                  <w:iCs/>
                                  <w:lang w:val="en-US"/>
                                </w:rPr>
                                <w:t>in this position (</w:t>
                              </w:r>
                            </w:ins>
                            <w:r>
                              <w:rPr>
                                <w:i/>
                                <w:iCs/>
                                <w:lang w:val="en-US"/>
                              </w:rPr>
                              <w:t xml:space="preserve">below </w:t>
                            </w:r>
                            <w:ins w:id="670" w:author="Grant, David M (52400) CIV USN NIWC ATLANTIC VA (USA)" w:date="2024-09-16T16:35:00Z">
                              <w:r w:rsidR="00757432">
                                <w:rPr>
                                  <w:i/>
                                  <w:iCs/>
                                  <w:lang w:val="en-US"/>
                                </w:rPr>
                                <w:t xml:space="preserve">the </w:t>
                              </w:r>
                            </w:ins>
                            <w:del w:id="671" w:author="Grant, David M (52400) CIV USN NIWC ATLANTIC VA (USA)" w:date="2024-09-16T16:12:00Z">
                              <w:r w:rsidDel="004E2364">
                                <w:rPr>
                                  <w:i/>
                                  <w:iCs/>
                                  <w:lang w:val="en-US"/>
                                </w:rPr>
                                <w:delText xml:space="preserve">the </w:delText>
                              </w:r>
                            </w:del>
                            <w:r>
                              <w:rPr>
                                <w:i/>
                                <w:iCs/>
                                <w:lang w:val="en-US"/>
                              </w:rPr>
                              <w:t>other instructions</w:t>
                            </w:r>
                            <w:ins w:id="672" w:author="Grant, David M (52400) CIV USN NIWC ATLANTIC VA (USA)" w:date="2024-09-16T16:34:00Z">
                              <w:r w:rsidR="00116C84">
                                <w:rPr>
                                  <w:i/>
                                  <w:iCs/>
                                  <w:lang w:val="en-US"/>
                                </w:rPr>
                                <w:t xml:space="preserve"> </w:t>
                              </w:r>
                            </w:ins>
                            <w:ins w:id="673" w:author="Grant, David M (52400) CIV USN NIWC ATLANTIC VA (USA)" w:date="2024-09-16T16:35:00Z">
                              <w:r w:rsidR="00116C84">
                                <w:rPr>
                                  <w:i/>
                                  <w:iCs/>
                                  <w:lang w:val="en-US"/>
                                </w:rPr>
                                <w:t xml:space="preserve">which share the </w:t>
                              </w:r>
                              <w:r w:rsidR="00757432">
                                <w:rPr>
                                  <w:i/>
                                  <w:iCs/>
                                  <w:lang w:val="en-US"/>
                                </w:rPr>
                                <w:t xml:space="preserve">same </w:t>
                              </w:r>
                              <w:r w:rsidR="00116C84">
                                <w:rPr>
                                  <w:i/>
                                  <w:iCs/>
                                  <w:lang w:val="en-US"/>
                                </w:rPr>
                                <w:t>drawing priority)</w:t>
                              </w:r>
                            </w:ins>
                            <w:del w:id="674" w:author="Grant, David M (52400) CIV USN NIWC ATLANTIC VA (USA)" w:date="2024-09-16T16:33:00Z">
                              <w:r w:rsidDel="00116C84">
                                <w:rPr>
                                  <w:i/>
                                  <w:iCs/>
                                  <w:lang w:val="en-US"/>
                                </w:rPr>
                                <w:delText xml:space="preserve"> </w:delText>
                              </w:r>
                            </w:del>
                            <w:del w:id="675" w:author="Grant, David M (52400) CIV USN NIWC ATLANTIC VA (USA)" w:date="2024-09-16T16:29:00Z">
                              <w:r w:rsidDel="002D2CAA">
                                <w:rPr>
                                  <w:i/>
                                  <w:iCs/>
                                  <w:lang w:val="en-US"/>
                                </w:rPr>
                                <w:delText xml:space="preserve">from </w:delText>
                              </w:r>
                            </w:del>
                            <w:del w:id="676" w:author="Grant, David M (52400) CIV USN NIWC ATLANTIC VA (USA)" w:date="2024-09-16T16:32:00Z">
                              <w:r w:rsidDel="00116C84">
                                <w:rPr>
                                  <w:i/>
                                  <w:iCs/>
                                  <w:lang w:val="en-US"/>
                                </w:rPr>
                                <w:delText>th</w:delText>
                              </w:r>
                            </w:del>
                            <w:del w:id="677" w:author="Grant, David M (52400) CIV USN NIWC ATLANTIC VA (USA)" w:date="2024-09-16T16:13:00Z">
                              <w:r w:rsidDel="004E2364">
                                <w:rPr>
                                  <w:i/>
                                  <w:iCs/>
                                  <w:lang w:val="en-US"/>
                                </w:rPr>
                                <w:delText>at</w:delText>
                              </w:r>
                            </w:del>
                            <w:del w:id="678" w:author="Grant, David M (52400) CIV USN NIWC ATLANTIC VA (USA)" w:date="2024-09-16T16:32:00Z">
                              <w:r w:rsidDel="00116C84">
                                <w:rPr>
                                  <w:i/>
                                  <w:iCs/>
                                  <w:lang w:val="en-US"/>
                                </w:rPr>
                                <w:delText xml:space="preserve"> collection</w:delText>
                              </w:r>
                            </w:del>
                            <w:ins w:id="679" w:author="Grant, David M (52400) CIV USN NIWC ATLANTIC VA (USA)" w:date="2024-09-16T16:13:00Z">
                              <w:r w:rsidR="004E2364">
                                <w:rPr>
                                  <w:i/>
                                  <w:iCs/>
                                  <w:lang w:val="en-US"/>
                                </w:rPr>
                                <w:t>.</w:t>
                              </w:r>
                            </w:ins>
                          </w:p>
                          <w:p w14:paraId="40285C11" w14:textId="1098D335" w:rsidR="001D7FBE" w:rsidRDefault="00116C84">
                            <w:pPr>
                              <w:pStyle w:val="ListParagraph"/>
                              <w:numPr>
                                <w:ilvl w:val="2"/>
                                <w:numId w:val="37"/>
                              </w:numPr>
                              <w:spacing w:after="60" w:line="240" w:lineRule="auto"/>
                              <w:ind w:left="1350"/>
                              <w:contextualSpacing w:val="0"/>
                              <w:rPr>
                                <w:lang w:val="en-US"/>
                              </w:rPr>
                              <w:pPrChange w:id="680" w:author="Grant, David M (52400) CIV USN NIWC ATLANTIC VA (USA)" w:date="2024-09-16T16:28:00Z">
                                <w:pPr>
                                  <w:pStyle w:val="ListParagraph"/>
                                  <w:numPr>
                                    <w:ilvl w:val="1"/>
                                    <w:numId w:val="37"/>
                                  </w:numPr>
                                  <w:spacing w:after="60" w:line="240" w:lineRule="auto"/>
                                  <w:ind w:left="993" w:hanging="284"/>
                                  <w:contextualSpacing w:val="0"/>
                                </w:pPr>
                              </w:pPrChange>
                            </w:pPr>
                            <w:ins w:id="681" w:author="Grant, David M (52400) CIV USN NIWC ATLANTIC VA (USA)" w:date="2024-09-16T16:32:00Z">
                              <w:r>
                                <w:rPr>
                                  <w:lang w:val="en-US"/>
                                </w:rPr>
                                <w:t>a</w:t>
                              </w:r>
                            </w:ins>
                            <w:ins w:id="682" w:author="Grant, David M (52400) CIV USN NIWC ATLANTIC VA (USA)" w:date="2024-09-16T16:31:00Z">
                              <w:r>
                                <w:rPr>
                                  <w:lang w:val="en-US"/>
                                </w:rPr>
                                <w:t xml:space="preserve">ll </w:t>
                              </w:r>
                            </w:ins>
                            <w:del w:id="683" w:author="Grant, David M (52400) CIV USN NIWC ATLANTIC VA (USA)" w:date="2024-09-16T16:29:00Z">
                              <w:r w:rsidR="001D7FBE" w:rsidDel="002D2CAA">
                                <w:rPr>
                                  <w:lang w:val="en-US"/>
                                </w:rPr>
                                <w:delText xml:space="preserve">Render the </w:delText>
                              </w:r>
                            </w:del>
                            <w:r w:rsidR="001D7FBE">
                              <w:rPr>
                                <w:lang w:val="en-US"/>
                              </w:rPr>
                              <w:t>area instructions</w:t>
                            </w:r>
                            <w:del w:id="684" w:author="Grant, David M (52400) CIV USN NIWC ATLANTIC VA (USA)" w:date="2024-09-16T16:29:00Z">
                              <w:r w:rsidR="001D7FBE" w:rsidDel="002D2CAA">
                                <w:rPr>
                                  <w:lang w:val="en-US"/>
                                </w:rPr>
                                <w:delText xml:space="preserve"> from that collection</w:delText>
                              </w:r>
                            </w:del>
                            <w:ins w:id="685" w:author="Grant, David M (52400) CIV USN NIWC ATLANTIC VA (USA)" w:date="2024-09-16T16:32:00Z">
                              <w:r>
                                <w:rPr>
                                  <w:lang w:val="en-US"/>
                                </w:rPr>
                                <w:t>, followed by</w:t>
                              </w:r>
                            </w:ins>
                          </w:p>
                          <w:p w14:paraId="6760C2F4" w14:textId="3EED693B" w:rsidR="001D7FBE" w:rsidRDefault="00116C84">
                            <w:pPr>
                              <w:pStyle w:val="ListParagraph"/>
                              <w:numPr>
                                <w:ilvl w:val="2"/>
                                <w:numId w:val="37"/>
                              </w:numPr>
                              <w:spacing w:after="60" w:line="240" w:lineRule="auto"/>
                              <w:ind w:left="1350"/>
                              <w:contextualSpacing w:val="0"/>
                              <w:rPr>
                                <w:lang w:val="en-US"/>
                              </w:rPr>
                              <w:pPrChange w:id="686" w:author="Grant, David M (52400) CIV USN NIWC ATLANTIC VA (USA)" w:date="2024-09-16T16:28:00Z">
                                <w:pPr>
                                  <w:pStyle w:val="ListParagraph"/>
                                  <w:numPr>
                                    <w:ilvl w:val="1"/>
                                    <w:numId w:val="37"/>
                                  </w:numPr>
                                  <w:spacing w:after="60" w:line="240" w:lineRule="auto"/>
                                  <w:ind w:left="993" w:hanging="284"/>
                                  <w:contextualSpacing w:val="0"/>
                                </w:pPr>
                              </w:pPrChange>
                            </w:pPr>
                            <w:ins w:id="687" w:author="Grant, David M (52400) CIV USN NIWC ATLANTIC VA (USA)" w:date="2024-09-16T16:32:00Z">
                              <w:r>
                                <w:rPr>
                                  <w:lang w:val="en-US"/>
                                </w:rPr>
                                <w:t xml:space="preserve">all </w:t>
                              </w:r>
                            </w:ins>
                            <w:del w:id="688" w:author="Grant, David M (52400) CIV USN NIWC ATLANTIC VA (USA)" w:date="2024-09-16T16:29:00Z">
                              <w:r w:rsidR="001D7FBE" w:rsidDel="002D2CAA">
                                <w:rPr>
                                  <w:lang w:val="en-US"/>
                                </w:rPr>
                                <w:delText xml:space="preserve">Render the </w:delText>
                              </w:r>
                            </w:del>
                            <w:r w:rsidR="001D7FBE">
                              <w:rPr>
                                <w:lang w:val="en-US"/>
                              </w:rPr>
                              <w:t xml:space="preserve">line </w:t>
                            </w:r>
                            <w:del w:id="689" w:author="Grant, David M (52400) CIV USN NIWC ATLANTIC VA (USA)" w:date="2024-09-16T16:18:00Z">
                              <w:r w:rsidR="001D7FBE" w:rsidRPr="002D2CAA" w:rsidDel="000E15DE">
                                <w:rPr>
                                  <w:lang w:val="en-US"/>
                                </w:rPr>
                                <w:delText>i</w:delText>
                              </w:r>
                            </w:del>
                            <w:del w:id="690" w:author="Grant, David M (52400) CIV USN NIWC ATLANTIC VA (USA)" w:date="2024-09-16T16:22:00Z">
                              <w:r w:rsidR="001D7FBE" w:rsidRPr="002D2CAA" w:rsidDel="00F00AC5">
                                <w:rPr>
                                  <w:lang w:val="en-US"/>
                                </w:rPr>
                                <w:delText>nstruction</w:delText>
                              </w:r>
                            </w:del>
                            <w:del w:id="691" w:author="Grant, David M (52400) CIV USN NIWC ATLANTIC VA (USA)" w:date="2024-09-16T16:18:00Z">
                              <w:r w:rsidR="001D7FBE" w:rsidRPr="002D2CAA" w:rsidDel="000E15DE">
                                <w:rPr>
                                  <w:lang w:val="en-US"/>
                                </w:rPr>
                                <w:delText>s</w:delText>
                              </w:r>
                            </w:del>
                            <w:del w:id="692" w:author="Grant, David M (52400) CIV USN NIWC ATLANTIC VA (USA)" w:date="2024-09-16T16:22:00Z">
                              <w:r w:rsidR="001D7FBE" w:rsidRPr="002D2CAA" w:rsidDel="00F00AC5">
                                <w:rPr>
                                  <w:lang w:val="en-US"/>
                                </w:rPr>
                                <w:delText xml:space="preserve"> </w:delText>
                              </w:r>
                            </w:del>
                            <w:del w:id="693" w:author="Grant, David M (52400) CIV USN NIWC ATLANTIC VA (USA)" w:date="2024-09-16T16:29:00Z">
                              <w:r w:rsidR="001D7FBE" w:rsidRPr="002D2CAA" w:rsidDel="002D2CAA">
                                <w:rPr>
                                  <w:lang w:val="en-US"/>
                                </w:rPr>
                                <w:delText>from that collection</w:delText>
                              </w:r>
                            </w:del>
                            <w:ins w:id="694" w:author="Grant, David M (52400) CIV USN NIWC ATLANTIC VA (USA)" w:date="2024-09-16T16:29:00Z">
                              <w:r w:rsidR="002D2CAA" w:rsidRPr="002D2CAA">
                                <w:rPr>
                                  <w:lang w:val="en-US"/>
                                  <w:rPrChange w:id="695" w:author="Grant, David M (52400) CIV USN NIWC ATLANTIC VA (USA)" w:date="2024-09-16T16:29:00Z">
                                    <w:rPr>
                                      <w:i/>
                                      <w:iCs/>
                                      <w:lang w:val="en-US"/>
                                    </w:rPr>
                                  </w:rPrChange>
                                </w:rPr>
                                <w:t>instructions</w:t>
                              </w:r>
                            </w:ins>
                            <w:ins w:id="696" w:author="Grant, David M (52400) CIV USN NIWC ATLANTIC VA (USA)" w:date="2024-09-16T16:35:00Z">
                              <w:r w:rsidR="00757432">
                                <w:rPr>
                                  <w:lang w:val="en-US"/>
                                </w:rPr>
                                <w:t>, followed by</w:t>
                              </w:r>
                            </w:ins>
                          </w:p>
                          <w:p w14:paraId="0623EF20" w14:textId="237A0DAA" w:rsidR="001D7FBE" w:rsidRDefault="00116C84">
                            <w:pPr>
                              <w:pStyle w:val="ListParagraph"/>
                              <w:numPr>
                                <w:ilvl w:val="2"/>
                                <w:numId w:val="37"/>
                              </w:numPr>
                              <w:spacing w:after="60" w:line="240" w:lineRule="auto"/>
                              <w:ind w:left="1350"/>
                              <w:contextualSpacing w:val="0"/>
                              <w:rPr>
                                <w:lang w:val="en-US"/>
                              </w:rPr>
                              <w:pPrChange w:id="697" w:author="Grant, David M (52400) CIV USN NIWC ATLANTIC VA (USA)" w:date="2024-09-16T16:28:00Z">
                                <w:pPr>
                                  <w:pStyle w:val="ListParagraph"/>
                                  <w:numPr>
                                    <w:ilvl w:val="1"/>
                                    <w:numId w:val="37"/>
                                  </w:numPr>
                                  <w:spacing w:after="60" w:line="240" w:lineRule="auto"/>
                                  <w:ind w:left="993" w:hanging="284"/>
                                  <w:contextualSpacing w:val="0"/>
                                </w:pPr>
                              </w:pPrChange>
                            </w:pPr>
                            <w:ins w:id="698" w:author="Grant, David M (52400) CIV USN NIWC ATLANTIC VA (USA)" w:date="2024-09-16T16:32:00Z">
                              <w:r>
                                <w:rPr>
                                  <w:lang w:val="en-US"/>
                                </w:rPr>
                                <w:t xml:space="preserve">all </w:t>
                              </w:r>
                            </w:ins>
                            <w:del w:id="699" w:author="Grant, David M (52400) CIV USN NIWC ATLANTIC VA (USA)" w:date="2024-09-16T16:29:00Z">
                              <w:r w:rsidR="001D7FBE" w:rsidDel="002D2CAA">
                                <w:rPr>
                                  <w:lang w:val="en-US"/>
                                </w:rPr>
                                <w:delText xml:space="preserve">Render the </w:delText>
                              </w:r>
                            </w:del>
                            <w:r w:rsidR="001D7FBE">
                              <w:rPr>
                                <w:lang w:val="en-US"/>
                              </w:rPr>
                              <w:t>point instructions</w:t>
                            </w:r>
                            <w:ins w:id="700" w:author="Grant, David M (52400) CIV USN NIWC ATLANTIC VA (USA)" w:date="2024-09-16T16:35:00Z">
                              <w:r w:rsidR="00757432">
                                <w:rPr>
                                  <w:lang w:val="en-US"/>
                                </w:rPr>
                                <w:t>, followed by</w:t>
                              </w:r>
                            </w:ins>
                            <w:del w:id="701" w:author="Grant, David M (52400) CIV USN NIWC ATLANTIC VA (USA)" w:date="2024-09-16T16:29:00Z">
                              <w:r w:rsidR="001D7FBE" w:rsidDel="002D2CAA">
                                <w:rPr>
                                  <w:lang w:val="en-US"/>
                                </w:rPr>
                                <w:delText xml:space="preserve"> from that collection</w:delText>
                              </w:r>
                            </w:del>
                          </w:p>
                          <w:p w14:paraId="31857CEC" w14:textId="72546FCB" w:rsidR="001D7FBE" w:rsidRDefault="00116C84" w:rsidP="002D2CAA">
                            <w:pPr>
                              <w:pStyle w:val="ListParagraph"/>
                              <w:numPr>
                                <w:ilvl w:val="2"/>
                                <w:numId w:val="37"/>
                              </w:numPr>
                              <w:spacing w:after="120" w:line="240" w:lineRule="auto"/>
                              <w:ind w:left="1350"/>
                              <w:contextualSpacing w:val="0"/>
                              <w:rPr>
                                <w:ins w:id="702" w:author="Grant, David M (52400) CIV USN NIWC ATLANTIC VA (USA)" w:date="2024-09-16T17:11:00Z"/>
                                <w:lang w:val="en-US"/>
                              </w:rPr>
                            </w:pPr>
                            <w:ins w:id="703" w:author="Grant, David M (52400) CIV USN NIWC ATLANTIC VA (USA)" w:date="2024-09-16T16:32:00Z">
                              <w:r>
                                <w:rPr>
                                  <w:lang w:val="en-US"/>
                                </w:rPr>
                                <w:t xml:space="preserve">all </w:t>
                              </w:r>
                            </w:ins>
                            <w:del w:id="704" w:author="Grant, David M (52400) CIV USN NIWC ATLANTIC VA (USA)" w:date="2024-09-16T16:29:00Z">
                              <w:r w:rsidR="001D7FBE" w:rsidDel="002D2CAA">
                                <w:rPr>
                                  <w:lang w:val="en-US"/>
                                </w:rPr>
                                <w:delText xml:space="preserve">Render the </w:delText>
                              </w:r>
                            </w:del>
                            <w:r w:rsidR="001D7FBE">
                              <w:rPr>
                                <w:lang w:val="en-US"/>
                              </w:rPr>
                              <w:t>text instructions</w:t>
                            </w:r>
                            <w:del w:id="705" w:author="Grant, David M (52400) CIV USN NIWC ATLANTIC VA (USA)" w:date="2024-09-16T16:29:00Z">
                              <w:r w:rsidR="001D7FBE" w:rsidDel="002D2CAA">
                                <w:rPr>
                                  <w:lang w:val="en-US"/>
                                </w:rPr>
                                <w:delText xml:space="preserve"> from that collection</w:delText>
                              </w:r>
                            </w:del>
                          </w:p>
                          <w:p w14:paraId="7F068D49" w14:textId="3E8CC340" w:rsidR="002441F8" w:rsidRPr="002441F8" w:rsidRDefault="002441F8">
                            <w:pPr>
                              <w:spacing w:after="120" w:line="240" w:lineRule="auto"/>
                              <w:ind w:left="340"/>
                              <w:rPr>
                                <w:ins w:id="706" w:author="Grant, David M (52400) CIV USN NIWC ATLANTIC VA (USA)" w:date="2024-09-16T17:11:00Z"/>
                                <w:sz w:val="18"/>
                                <w:szCs w:val="18"/>
                                <w:lang w:val="en-US"/>
                                <w:rPrChange w:id="707" w:author="Grant, David M (52400) CIV USN NIWC ATLANTIC VA (USA)" w:date="2024-09-16T17:12:00Z">
                                  <w:rPr>
                                    <w:ins w:id="708" w:author="Grant, David M (52400) CIV USN NIWC ATLANTIC VA (USA)" w:date="2024-09-16T17:11:00Z"/>
                                    <w:lang w:val="en-US"/>
                                  </w:rPr>
                                </w:rPrChange>
                              </w:rPr>
                              <w:pPrChange w:id="709" w:author="Grant, David M (52400) CIV USN NIWC ATLANTIC VA (USA)" w:date="2024-09-16T17:11:00Z">
                                <w:pPr>
                                  <w:pStyle w:val="ListParagraph"/>
                                  <w:numPr>
                                    <w:numId w:val="37"/>
                                  </w:numPr>
                                  <w:spacing w:after="120" w:line="240" w:lineRule="auto"/>
                                  <w:ind w:hanging="360"/>
                                </w:pPr>
                              </w:pPrChange>
                            </w:pPr>
                            <w:ins w:id="710" w:author="Grant, David M (52400) CIV USN NIWC ATLANTIC VA (USA)" w:date="2024-09-16T17:11:00Z">
                              <w:r w:rsidRPr="002441F8">
                                <w:rPr>
                                  <w:sz w:val="18"/>
                                  <w:szCs w:val="18"/>
                                  <w:lang w:val="en-US"/>
                                  <w:rPrChange w:id="711" w:author="Grant, David M (52400) CIV USN NIWC ATLANTIC VA (USA)" w:date="2024-09-16T17:12:00Z">
                                    <w:rPr>
                                      <w:lang w:val="en-US"/>
                                    </w:rPr>
                                  </w:rPrChange>
                                </w:rPr>
                                <w:t xml:space="preserve">* </w:t>
                              </w:r>
                            </w:ins>
                            <w:ins w:id="712" w:author="Grant, David M (52400) CIV USN NIWC ATLANTIC VA (USA)" w:date="2024-09-17T12:33:00Z">
                              <w:r w:rsidR="00510AF2">
                                <w:rPr>
                                  <w:sz w:val="18"/>
                                  <w:szCs w:val="18"/>
                                  <w:lang w:val="en-US"/>
                                </w:rPr>
                                <w:t>T</w:t>
                              </w:r>
                            </w:ins>
                            <w:ins w:id="713" w:author="Grant, David M (52400) CIV USN NIWC ATLANTIC VA (USA)" w:date="2024-09-16T17:11:00Z">
                              <w:r w:rsidRPr="002441F8">
                                <w:rPr>
                                  <w:sz w:val="18"/>
                                  <w:szCs w:val="18"/>
                                  <w:lang w:val="en-US"/>
                                  <w:rPrChange w:id="714" w:author="Grant, David M (52400) CIV USN NIWC ATLANTIC VA (USA)" w:date="2024-09-16T17:12:00Z">
                                    <w:rPr>
                                      <w:lang w:val="en-US"/>
                                    </w:rPr>
                                  </w:rPrChange>
                                </w:rPr>
                                <w:t xml:space="preserve">he </w:t>
                              </w:r>
                              <w:proofErr w:type="spellStart"/>
                              <w:r w:rsidRPr="002441F8">
                                <w:rPr>
                                  <w:i/>
                                  <w:iCs/>
                                  <w:sz w:val="18"/>
                                  <w:szCs w:val="18"/>
                                  <w:lang w:val="en-US"/>
                                  <w:rPrChange w:id="715" w:author="Grant, David M (52400) CIV USN NIWC ATLANTIC VA (USA)" w:date="2024-09-16T17:12:00Z">
                                    <w:rPr>
                                      <w:i/>
                                      <w:iCs/>
                                      <w:lang w:val="en-US"/>
                                    </w:rPr>
                                  </w:rPrChange>
                                </w:rPr>
                                <w:t>viewingGroup</w:t>
                              </w:r>
                              <w:proofErr w:type="spellEnd"/>
                              <w:r w:rsidRPr="002441F8">
                                <w:rPr>
                                  <w:i/>
                                  <w:iCs/>
                                  <w:sz w:val="18"/>
                                  <w:szCs w:val="18"/>
                                  <w:lang w:val="en-US"/>
                                  <w:rPrChange w:id="716" w:author="Grant, David M (52400) CIV USN NIWC ATLANTIC VA (USA)" w:date="2024-09-16T17:12:00Z">
                                    <w:rPr>
                                      <w:i/>
                                      <w:iCs/>
                                      <w:lang w:val="en-US"/>
                                    </w:rPr>
                                  </w:rPrChange>
                                </w:rPr>
                                <w:t>(s)</w:t>
                              </w:r>
                              <w:r w:rsidRPr="002441F8">
                                <w:rPr>
                                  <w:sz w:val="18"/>
                                  <w:szCs w:val="18"/>
                                  <w:lang w:val="en-US"/>
                                  <w:rPrChange w:id="717" w:author="Grant, David M (52400) CIV USN NIWC ATLANTIC VA (USA)" w:date="2024-09-16T17:12:00Z">
                                    <w:rPr>
                                      <w:lang w:val="en-US"/>
                                    </w:rPr>
                                  </w:rPrChange>
                                </w:rPr>
                                <w:t xml:space="preserve">, </w:t>
                              </w:r>
                              <w:proofErr w:type="spellStart"/>
                              <w:r w:rsidRPr="002441F8">
                                <w:rPr>
                                  <w:i/>
                                  <w:iCs/>
                                  <w:sz w:val="18"/>
                                  <w:szCs w:val="18"/>
                                  <w:lang w:val="en-US"/>
                                  <w:rPrChange w:id="718" w:author="Grant, David M (52400) CIV USN NIWC ATLANTIC VA (USA)" w:date="2024-09-16T17:12:00Z">
                                    <w:rPr>
                                      <w:i/>
                                      <w:iCs/>
                                      <w:lang w:val="en-US"/>
                                    </w:rPr>
                                  </w:rPrChange>
                                </w:rPr>
                                <w:t>scaleMinimum</w:t>
                              </w:r>
                              <w:proofErr w:type="spellEnd"/>
                              <w:r w:rsidRPr="002441F8">
                                <w:rPr>
                                  <w:sz w:val="18"/>
                                  <w:szCs w:val="18"/>
                                  <w:lang w:val="en-US"/>
                                  <w:rPrChange w:id="719" w:author="Grant, David M (52400) CIV USN NIWC ATLANTIC VA (USA)" w:date="2024-09-16T17:12:00Z">
                                    <w:rPr>
                                      <w:lang w:val="en-US"/>
                                    </w:rPr>
                                  </w:rPrChange>
                                </w:rPr>
                                <w:t xml:space="preserve">, </w:t>
                              </w:r>
                              <w:proofErr w:type="spellStart"/>
                              <w:r w:rsidRPr="002441F8">
                                <w:rPr>
                                  <w:i/>
                                  <w:iCs/>
                                  <w:sz w:val="18"/>
                                  <w:szCs w:val="18"/>
                                  <w:lang w:val="en-US"/>
                                  <w:rPrChange w:id="720" w:author="Grant, David M (52400) CIV USN NIWC ATLANTIC VA (USA)" w:date="2024-09-16T17:12:00Z">
                                    <w:rPr>
                                      <w:i/>
                                      <w:iCs/>
                                      <w:lang w:val="en-US"/>
                                    </w:rPr>
                                  </w:rPrChange>
                                </w:rPr>
                                <w:t>scaleMaximum</w:t>
                              </w:r>
                              <w:proofErr w:type="spellEnd"/>
                              <w:r w:rsidRPr="002441F8">
                                <w:rPr>
                                  <w:i/>
                                  <w:iCs/>
                                  <w:sz w:val="18"/>
                                  <w:szCs w:val="18"/>
                                  <w:lang w:val="en-US"/>
                                  <w:rPrChange w:id="721" w:author="Grant, David M (52400) CIV USN NIWC ATLANTIC VA (USA)" w:date="2024-09-16T17:12:00Z">
                                    <w:rPr>
                                      <w:i/>
                                      <w:iCs/>
                                      <w:lang w:val="en-US"/>
                                    </w:rPr>
                                  </w:rPrChange>
                                </w:rPr>
                                <w:t>, date dependency, line suppression, and any other</w:t>
                              </w:r>
                              <w:r w:rsidRPr="002441F8">
                                <w:rPr>
                                  <w:sz w:val="18"/>
                                  <w:szCs w:val="18"/>
                                  <w:lang w:val="en-US"/>
                                  <w:rPrChange w:id="722" w:author="Grant, David M (52400) CIV USN NIWC ATLANTIC VA (USA)" w:date="2024-09-16T17:12:00Z">
                                    <w:rPr>
                                      <w:lang w:val="en-US"/>
                                    </w:rPr>
                                  </w:rPrChange>
                                </w:rPr>
                                <w:t xml:space="preserve"> properties of the </w:t>
                              </w:r>
                            </w:ins>
                            <w:ins w:id="723" w:author="Grant, David M (52400) CIV USN NIWC ATLANTIC VA (USA)" w:date="2024-09-17T12:32:00Z">
                              <w:r w:rsidR="00BF63EB">
                                <w:rPr>
                                  <w:sz w:val="18"/>
                                  <w:szCs w:val="18"/>
                                  <w:lang w:val="en-US"/>
                                </w:rPr>
                                <w:t>drawing</w:t>
                              </w:r>
                            </w:ins>
                            <w:ins w:id="724" w:author="Grant, David M (52400) CIV USN NIWC ATLANTIC VA (USA)" w:date="2024-09-16T17:11:00Z">
                              <w:r w:rsidRPr="002441F8">
                                <w:rPr>
                                  <w:sz w:val="18"/>
                                  <w:szCs w:val="18"/>
                                  <w:lang w:val="en-US"/>
                                  <w:rPrChange w:id="725" w:author="Grant, David M (52400) CIV USN NIWC ATLANTIC VA (USA)" w:date="2024-09-16T17:12:00Z">
                                    <w:rPr>
                                      <w:lang w:val="en-US"/>
                                    </w:rPr>
                                  </w:rPrChange>
                                </w:rPr>
                                <w:t xml:space="preserve"> instruction which may affect the instructions visibility </w:t>
                              </w:r>
                            </w:ins>
                            <w:ins w:id="726" w:author="Grant, David M (52400) CIV USN NIWC ATLANTIC VA (USA)" w:date="2024-09-17T12:33:00Z">
                              <w:r w:rsidR="00510AF2">
                                <w:rPr>
                                  <w:sz w:val="18"/>
                                  <w:szCs w:val="18"/>
                                  <w:lang w:val="en-US"/>
                                </w:rPr>
                                <w:t xml:space="preserve">must be </w:t>
                              </w:r>
                              <w:proofErr w:type="gramStart"/>
                              <w:r w:rsidR="00510AF2">
                                <w:rPr>
                                  <w:sz w:val="18"/>
                                  <w:szCs w:val="18"/>
                                  <w:lang w:val="en-US"/>
                                </w:rPr>
                                <w:t xml:space="preserve">taken </w:t>
                              </w:r>
                            </w:ins>
                            <w:ins w:id="727" w:author="Grant, David M (52400) CIV USN NIWC ATLANTIC VA (USA)" w:date="2024-09-16T17:11:00Z">
                              <w:r w:rsidRPr="002441F8">
                                <w:rPr>
                                  <w:sz w:val="18"/>
                                  <w:szCs w:val="18"/>
                                  <w:lang w:val="en-US"/>
                                  <w:rPrChange w:id="728" w:author="Grant, David M (52400) CIV USN NIWC ATLANTIC VA (USA)" w:date="2024-09-16T17:12:00Z">
                                    <w:rPr>
                                      <w:lang w:val="en-US"/>
                                    </w:rPr>
                                  </w:rPrChange>
                                </w:rPr>
                                <w:t>into account</w:t>
                              </w:r>
                              <w:proofErr w:type="gramEnd"/>
                              <w:r w:rsidRPr="002441F8">
                                <w:rPr>
                                  <w:sz w:val="18"/>
                                  <w:szCs w:val="18"/>
                                  <w:lang w:val="en-US"/>
                                  <w:rPrChange w:id="729" w:author="Grant, David M (52400) CIV USN NIWC ATLANTIC VA (USA)" w:date="2024-09-16T17:12:00Z">
                                    <w:rPr>
                                      <w:lang w:val="en-US"/>
                                    </w:rPr>
                                  </w:rPrChange>
                                </w:rPr>
                                <w:t>. (See S-100 Part 9).</w:t>
                              </w:r>
                            </w:ins>
                          </w:p>
                          <w:p w14:paraId="52FDBB3D" w14:textId="20B1DFF8" w:rsidR="002441F8" w:rsidRPr="002441F8" w:rsidRDefault="002441F8">
                            <w:pPr>
                              <w:spacing w:after="120" w:line="240" w:lineRule="auto"/>
                              <w:ind w:left="340"/>
                              <w:rPr>
                                <w:sz w:val="18"/>
                                <w:szCs w:val="18"/>
                                <w:rPrChange w:id="730" w:author="Grant, David M (52400) CIV USN NIWC ATLANTIC VA (USA)" w:date="2024-09-16T17:12:00Z">
                                  <w:rPr>
                                    <w:lang w:val="en-US"/>
                                  </w:rPr>
                                </w:rPrChange>
                              </w:rPr>
                              <w:pPrChange w:id="731" w:author="Grant, David M (52400) CIV USN NIWC ATLANTIC VA (USA)" w:date="2024-09-16T17:11:00Z">
                                <w:pPr>
                                  <w:pStyle w:val="ListParagraph"/>
                                  <w:numPr>
                                    <w:ilvl w:val="1"/>
                                    <w:numId w:val="37"/>
                                  </w:numPr>
                                  <w:spacing w:after="120" w:line="240" w:lineRule="auto"/>
                                  <w:ind w:left="993" w:hanging="284"/>
                                  <w:contextualSpacing w:val="0"/>
                                </w:pPr>
                              </w:pPrChange>
                            </w:pPr>
                            <w:ins w:id="732" w:author="Grant, David M (52400) CIV USN NIWC ATLANTIC VA (USA)" w:date="2024-09-16T17:11:00Z">
                              <w:r w:rsidRPr="002441F8">
                                <w:rPr>
                                  <w:sz w:val="18"/>
                                  <w:szCs w:val="18"/>
                                  <w:lang w:val="en-US"/>
                                  <w:rPrChange w:id="733" w:author="Grant, David M (52400) CIV USN NIWC ATLANTIC VA (USA)" w:date="2024-09-16T17:12:00Z">
                                    <w:rPr>
                                      <w:lang w:val="en-US"/>
                                    </w:rPr>
                                  </w:rPrChange>
                                </w:rPr>
                                <w:t xml:space="preserve">** To enhance the readability of text, an implementation may </w:t>
                              </w:r>
                            </w:ins>
                            <w:ins w:id="734" w:author="Grant, David M (52400) CIV USN NIWC ATLANTIC VA (USA)" w:date="2024-09-16T17:12:00Z">
                              <w:r w:rsidRPr="002441F8">
                                <w:rPr>
                                  <w:sz w:val="18"/>
                                  <w:szCs w:val="18"/>
                                  <w:lang w:val="en-US"/>
                                </w:rPr>
                                <w:t>consider</w:t>
                              </w:r>
                            </w:ins>
                            <w:ins w:id="735" w:author="Grant, David M (52400) CIV USN NIWC ATLANTIC VA (USA)" w:date="2024-09-16T17:11:00Z">
                              <w:r w:rsidRPr="002441F8">
                                <w:rPr>
                                  <w:sz w:val="18"/>
                                  <w:szCs w:val="18"/>
                                  <w:lang w:val="en-US"/>
                                  <w:rPrChange w:id="736" w:author="Grant, David M (52400) CIV USN NIWC ATLANTIC VA (USA)" w:date="2024-09-16T17:12:00Z">
                                    <w:rPr>
                                      <w:lang w:val="en-US"/>
                                    </w:rPr>
                                  </w:rPrChange>
                                </w:rPr>
                                <w:t xml:space="preserve"> the guidance in S-100 Part 9 regarding text rendering to adjust this algorithm as needed.</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BD376B" id="_x0000_s1029" type="#_x0000_t202" style="position:absolute;left:0;text-align:left;margin-left:92.8pt;margin-top:26.2pt;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" filled="f" strokeweight=".5pt">
                <v:textbox style="mso-fit-shape-to-text:t">
                  <w:txbxContent>
                    <w:p w14:paraId="38F033FB" w14:textId="452E53C2" w:rsidR="001D7FBE" w:rsidRDefault="001D7FBE" w:rsidP="001D02B5">
                      <w:pPr>
                        <w:spacing w:after="120" w:line="240" w:lineRule="auto"/>
                        <w:rPr>
                          <w:lang w:val="en-US"/>
                        </w:rPr>
                      </w:pPr>
                      <w:r w:rsidRPr="00125EDC">
                        <w:rPr>
                          <w:b/>
                          <w:bCs/>
                          <w:lang w:val="en-US"/>
                        </w:rPr>
                        <w:t>Algorithm</w:t>
                      </w:r>
                      <w:r>
                        <w:rPr>
                          <w:lang w:val="en-US"/>
                        </w:rPr>
                        <w:t xml:space="preserve">: </w:t>
                      </w:r>
                      <w:proofErr w:type="spellStart"/>
                      <w:proofErr w:type="gramStart"/>
                      <w:r w:rsidRPr="00A30B93">
                        <w:rPr>
                          <w:i/>
                          <w:iCs/>
                          <w:lang w:val="en-US"/>
                          <w:rPrChange w:id="737" w:author="Grant, David M (52400) CIV USN NIWC ATLANTIC VA (USA)" w:date="2024-09-16T16:04:00Z">
                            <w:rPr>
                              <w:lang w:val="en-US"/>
                            </w:rPr>
                          </w:rPrChange>
                        </w:rPr>
                        <w:t>RenderLayer</w:t>
                      </w:r>
                      <w:proofErr w:type="spellEnd"/>
                      <w:ins w:id="738" w:author="Grant, David M (52400) CIV USN NIWC ATLANTIC VA (USA)" w:date="2024-09-16T16:06:00Z">
                        <w:r w:rsidR="00A30B93">
                          <w:rPr>
                            <w:i/>
                            <w:iCs/>
                            <w:lang w:val="en-US"/>
                          </w:rPr>
                          <w:t>(</w:t>
                        </w:r>
                        <w:proofErr w:type="spellStart"/>
                        <w:proofErr w:type="gramEnd"/>
                        <w:r w:rsidR="00A30B93">
                          <w:rPr>
                            <w:i/>
                            <w:iCs/>
                            <w:lang w:val="en-US"/>
                          </w:rPr>
                          <w:t>dataSets</w:t>
                        </w:r>
                        <w:proofErr w:type="spellEnd"/>
                        <w:r w:rsidR="00A30B93">
                          <w:rPr>
                            <w:i/>
                            <w:iCs/>
                            <w:lang w:val="en-US"/>
                          </w:rPr>
                          <w:t>, viewport)</w:t>
                        </w:r>
                      </w:ins>
                    </w:p>
                    <w:p w14:paraId="53F7C891" w14:textId="77777777" w:rsidR="00D61072" w:rsidRDefault="001D7FBE">
                      <w:pPr>
                        <w:spacing w:after="60" w:line="240" w:lineRule="auto"/>
                        <w:jc w:val="left"/>
                        <w:rPr>
                          <w:ins w:id="739" w:author="Grant, David M (52400) CIV USN NIWC ATLANTIC VA (USA)" w:date="2024-09-17T10:59:00Z"/>
                          <w:lang w:val="en-US"/>
                        </w:rPr>
                        <w:pPrChange w:id="740" w:author="Grant, David M (52400) CIV USN NIWC ATLANTIC VA (USA)" w:date="2024-09-17T11:00:00Z">
                          <w:pPr>
                            <w:spacing w:after="120" w:line="240" w:lineRule="auto"/>
                            <w:jc w:val="left"/>
                          </w:pPr>
                        </w:pPrChange>
                      </w:pPr>
                      <w:r w:rsidRPr="00125EDC">
                        <w:rPr>
                          <w:b/>
                          <w:bCs/>
                          <w:lang w:val="en-US"/>
                        </w:rPr>
                        <w:t>Input</w:t>
                      </w:r>
                      <w:r>
                        <w:rPr>
                          <w:lang w:val="en-US"/>
                        </w:rPr>
                        <w:t xml:space="preserve">: </w:t>
                      </w:r>
                      <w:r>
                        <w:rPr>
                          <w:lang w:val="en-US"/>
                        </w:rPr>
                        <w:tab/>
                        <w:t xml:space="preserve">A set of datasets </w:t>
                      </w:r>
                      <w:proofErr w:type="spellStart"/>
                      <w:r w:rsidRPr="00125EDC">
                        <w:rPr>
                          <w:i/>
                          <w:iCs/>
                          <w:lang w:val="en-US"/>
                        </w:rPr>
                        <w:t>dataSets</w:t>
                      </w:r>
                      <w:proofErr w:type="spellEnd"/>
                      <w:r>
                        <w:rPr>
                          <w:lang w:val="en-US"/>
                        </w:rPr>
                        <w:t xml:space="preserve"> that </w:t>
                      </w:r>
                      <w:del w:id="741" w:author="Grant, David M (52400) CIV USN NIWC ATLANTIC VA (USA)" w:date="2024-09-16T16:04:00Z">
                        <w:r w:rsidDel="00A30B93">
                          <w:rPr>
                            <w:lang w:val="en-US"/>
                          </w:rPr>
                          <w:delText>have the same</w:delText>
                        </w:r>
                      </w:del>
                      <w:ins w:id="742" w:author="Grant, David M (52400) CIV USN NIWC ATLANTIC VA (USA)" w:date="2024-09-16T16:04:00Z">
                        <w:r w:rsidR="00A30B93">
                          <w:rPr>
                            <w:lang w:val="en-US"/>
                          </w:rPr>
                          <w:t>share a</w:t>
                        </w:r>
                      </w:ins>
                      <w:r>
                        <w:rPr>
                          <w:lang w:val="en-US"/>
                        </w:rPr>
                        <w:t xml:space="preserve"> </w:t>
                      </w:r>
                      <w:r w:rsidRPr="00A30B93">
                        <w:rPr>
                          <w:b/>
                          <w:bCs/>
                          <w:lang w:val="en-US"/>
                          <w:rPrChange w:id="743" w:author="Grant, David M (52400) CIV USN NIWC ATLANTIC VA (USA)" w:date="2024-09-16T16:05:00Z">
                            <w:rPr>
                              <w:lang w:val="en-US"/>
                            </w:rPr>
                          </w:rPrChange>
                        </w:rPr>
                        <w:t>minimum display scale</w:t>
                      </w:r>
                      <w:del w:id="744" w:author="Grant, David M (52400) CIV USN NIWC ATLANTIC VA (USA)" w:date="2024-09-16T16:05:00Z">
                        <w:r w:rsidDel="00A30B93">
                          <w:rPr>
                            <w:lang w:val="en-US"/>
                          </w:rPr>
                          <w:delText xml:space="preserve"> and/or drawing indices</w:delText>
                        </w:r>
                      </w:del>
                    </w:p>
                    <w:p w14:paraId="7206F0AF" w14:textId="00AFC135" w:rsidR="001D7FBE" w:rsidRPr="00D61072" w:rsidRDefault="001D7FBE" w:rsidP="001D02B5">
                      <w:pPr>
                        <w:spacing w:after="120" w:line="240" w:lineRule="auto"/>
                        <w:jc w:val="left"/>
                        <w:rPr>
                          <w:b/>
                          <w:bCs/>
                          <w:lang w:val="en-US"/>
                          <w:rPrChange w:id="745" w:author="Grant, David M (52400) CIV USN NIWC ATLANTIC VA (USA)" w:date="2024-09-17T10:59:00Z">
                            <w:rPr>
                              <w:lang w:val="en-US"/>
                            </w:rPr>
                          </w:rPrChange>
                        </w:rPr>
                      </w:pPr>
                      <w:del w:id="746" w:author="Grant, David M (52400) CIV USN NIWC ATLANTIC VA (USA)" w:date="2024-09-17T10:59:00Z">
                        <w:r w:rsidDel="00D61072">
                          <w:rPr>
                            <w:lang w:val="en-US"/>
                          </w:rPr>
                          <w:br/>
                        </w:r>
                      </w:del>
                      <w:r>
                        <w:rPr>
                          <w:lang w:val="en-US"/>
                        </w:rPr>
                        <w:tab/>
                      </w:r>
                      <w:r>
                        <w:rPr>
                          <w:lang w:val="en-US"/>
                        </w:rPr>
                        <w:tab/>
                      </w:r>
                      <w:ins w:id="747" w:author="Grant, David M (52400) CIV USN NIWC ATLANTIC VA (USA)" w:date="2024-09-16T16:05:00Z">
                        <w:r w:rsidR="00A30B93" w:rsidRPr="00A30B93">
                          <w:rPr>
                            <w:lang w:val="en-US"/>
                          </w:rPr>
                          <w:t xml:space="preserve">A device-polygon </w:t>
                        </w:r>
                        <w:r w:rsidR="00A30B93" w:rsidRPr="00A30B93">
                          <w:rPr>
                            <w:i/>
                            <w:iCs/>
                            <w:lang w:val="en-US"/>
                            <w:rPrChange w:id="748" w:author="Grant, David M (52400) CIV USN NIWC ATLANTIC VA (USA)" w:date="2024-09-16T16:05:00Z">
                              <w:rPr>
                                <w:lang w:val="en-US"/>
                              </w:rPr>
                            </w:rPrChange>
                          </w:rPr>
                          <w:t>viewport</w:t>
                        </w:r>
                        <w:r w:rsidR="00A30B93" w:rsidRPr="00A30B93">
                          <w:rPr>
                            <w:lang w:val="en-US"/>
                          </w:rPr>
                          <w:t xml:space="preserve"> describing the device area that should be covered with data</w:t>
                        </w:r>
                      </w:ins>
                      <w:del w:id="749" w:author="Grant, David M (52400) CIV USN NIWC ATLANTIC VA (USA)" w:date="2024-09-16T16:05:00Z">
                        <w:r w:rsidDel="00A30B93">
                          <w:rPr>
                            <w:lang w:val="en-US"/>
                          </w:rPr>
                          <w:delText>A drawing device</w:delText>
                        </w:r>
                      </w:del>
                    </w:p>
                    <w:p w14:paraId="0F4C54E0" w14:textId="703F91D1" w:rsidR="001D7FBE" w:rsidRDefault="001D7FBE" w:rsidP="00685524">
                      <w:pPr>
                        <w:pStyle w:val="ListParagraph"/>
                        <w:numPr>
                          <w:ilvl w:val="0"/>
                          <w:numId w:val="37"/>
                        </w:numPr>
                        <w:spacing w:after="60" w:line="240" w:lineRule="auto"/>
                        <w:ind w:left="567" w:hanging="283"/>
                        <w:contextualSpacing w:val="0"/>
                        <w:rPr>
                          <w:lang w:val="en-US"/>
                        </w:rPr>
                      </w:pPr>
                      <w:r w:rsidRPr="00125EDC">
                        <w:rPr>
                          <w:b/>
                          <w:bCs/>
                          <w:lang w:val="en-US"/>
                        </w:rPr>
                        <w:t>For</w:t>
                      </w:r>
                      <w:r w:rsidRPr="004C4E7A">
                        <w:rPr>
                          <w:lang w:val="en-US"/>
                        </w:rPr>
                        <w:t xml:space="preserve"> each </w:t>
                      </w:r>
                      <w:del w:id="750" w:author="Grant, David M (52400) CIV USN NIWC ATLANTIC VA (USA)" w:date="2024-09-17T12:17:00Z">
                        <w:r w:rsidRPr="004C4E7A" w:rsidDel="00CC3FDF">
                          <w:rPr>
                            <w:lang w:val="en-US"/>
                          </w:rPr>
                          <w:delText xml:space="preserve">display </w:delText>
                        </w:r>
                      </w:del>
                      <w:ins w:id="751" w:author="Grant, David M (52400) CIV USN NIWC ATLANTIC VA (USA)" w:date="2024-09-17T12:17:00Z">
                        <w:r w:rsidR="00CC3FDF">
                          <w:rPr>
                            <w:lang w:val="en-US"/>
                          </w:rPr>
                          <w:t>drawing</w:t>
                        </w:r>
                        <w:r w:rsidR="00CC3FDF" w:rsidRPr="004C4E7A">
                          <w:rPr>
                            <w:lang w:val="en-US"/>
                          </w:rPr>
                          <w:t xml:space="preserve"> </w:t>
                        </w:r>
                      </w:ins>
                      <w:r w:rsidRPr="004C4E7A">
                        <w:rPr>
                          <w:lang w:val="en-US"/>
                        </w:rPr>
                        <w:t xml:space="preserve">priority </w:t>
                      </w:r>
                      <w:proofErr w:type="spellStart"/>
                      <w:r w:rsidRPr="00125EDC">
                        <w:rPr>
                          <w:i/>
                          <w:iCs/>
                          <w:lang w:val="en-US"/>
                        </w:rPr>
                        <w:t>d</w:t>
                      </w:r>
                      <w:ins w:id="752" w:author="Grant, David M (52400) CIV USN NIWC ATLANTIC VA (USA)" w:date="2024-09-17T12:17:00Z">
                        <w:r w:rsidR="00CC3FDF">
                          <w:rPr>
                            <w:i/>
                            <w:iCs/>
                            <w:lang w:val="en-US"/>
                          </w:rPr>
                          <w:t>rawing</w:t>
                        </w:r>
                      </w:ins>
                      <w:del w:id="753" w:author="Grant, David M (52400) CIV USN NIWC ATLANTIC VA (USA)" w:date="2024-09-17T12:17:00Z">
                        <w:r w:rsidRPr="00125EDC" w:rsidDel="00CC3FDF">
                          <w:rPr>
                            <w:i/>
                            <w:iCs/>
                            <w:lang w:val="en-US"/>
                          </w:rPr>
                          <w:delText>isplay</w:delText>
                        </w:r>
                      </w:del>
                      <w:r w:rsidRPr="00125EDC">
                        <w:rPr>
                          <w:i/>
                          <w:iCs/>
                          <w:lang w:val="en-US"/>
                        </w:rPr>
                        <w:t>Priority</w:t>
                      </w:r>
                      <w:proofErr w:type="spellEnd"/>
                      <w:r w:rsidRPr="004C4E7A">
                        <w:rPr>
                          <w:lang w:val="en-US"/>
                        </w:rPr>
                        <w:t xml:space="preserve"> starting with the smallest</w:t>
                      </w:r>
                    </w:p>
                    <w:p w14:paraId="483F0FFA" w14:textId="49EB100A" w:rsidR="004B2E66" w:rsidRPr="002D2CAA" w:rsidRDefault="004E2364" w:rsidP="004B2E66">
                      <w:pPr>
                        <w:pStyle w:val="ListParagraph"/>
                        <w:numPr>
                          <w:ilvl w:val="1"/>
                          <w:numId w:val="37"/>
                        </w:numPr>
                        <w:spacing w:after="60" w:line="240" w:lineRule="auto"/>
                        <w:ind w:left="993" w:hanging="284"/>
                        <w:contextualSpacing w:val="0"/>
                        <w:rPr>
                          <w:ins w:id="754" w:author="Grant, David M (52400) CIV USN NIWC ATLANTIC VA (USA)" w:date="2024-09-16T16:27:00Z"/>
                          <w:lang w:val="en-US"/>
                          <w:rPrChange w:id="755" w:author="Grant, David M (52400) CIV USN NIWC ATLANTIC VA (USA)" w:date="2024-09-16T16:27:00Z">
                            <w:rPr>
                              <w:ins w:id="756" w:author="Grant, David M (52400) CIV USN NIWC ATLANTIC VA (USA)" w:date="2024-09-16T16:27:00Z"/>
                              <w:i/>
                              <w:iCs/>
                              <w:lang w:val="en-US"/>
                            </w:rPr>
                          </w:rPrChange>
                        </w:rPr>
                      </w:pPr>
                      <w:ins w:id="757" w:author="Grant, David M (52400) CIV USN NIWC ATLANTIC VA (USA)" w:date="2024-09-16T16:12:00Z">
                        <w:r>
                          <w:rPr>
                            <w:lang w:val="en-US"/>
                          </w:rPr>
                          <w:t xml:space="preserve">From each dataset, </w:t>
                        </w:r>
                      </w:ins>
                      <w:del w:id="758" w:author="Grant, David M (52400) CIV USN NIWC ATLANTIC VA (USA)" w:date="2024-09-16T16:12:00Z">
                        <w:r w:rsidR="001D7FBE" w:rsidDel="004E2364">
                          <w:rPr>
                            <w:lang w:val="en-US"/>
                          </w:rPr>
                          <w:delText>C</w:delText>
                        </w:r>
                      </w:del>
                      <w:ins w:id="759" w:author="Grant, David M (52400) CIV USN NIWC ATLANTIC VA (USA)" w:date="2024-09-16T16:12:00Z">
                        <w:r>
                          <w:rPr>
                            <w:lang w:val="en-US"/>
                          </w:rPr>
                          <w:t>c</w:t>
                        </w:r>
                      </w:ins>
                      <w:r w:rsidR="001D7FBE">
                        <w:rPr>
                          <w:lang w:val="en-US"/>
                        </w:rPr>
                        <w:t xml:space="preserve">ollect </w:t>
                      </w:r>
                      <w:del w:id="760" w:author="Grant, David M (52400) CIV USN NIWC ATLANTIC VA (USA)" w:date="2024-09-16T16:08:00Z">
                        <w:r w:rsidR="001D7FBE" w:rsidDel="004B2E66">
                          <w:rPr>
                            <w:lang w:val="en-US"/>
                          </w:rPr>
                          <w:delText xml:space="preserve">the </w:delText>
                        </w:r>
                      </w:del>
                      <w:r w:rsidR="001D7FBE">
                        <w:rPr>
                          <w:lang w:val="en-US"/>
                        </w:rPr>
                        <w:t>active</w:t>
                      </w:r>
                      <w:ins w:id="761" w:author="Grant, David M (52400) CIV USN NIWC ATLANTIC VA (USA)" w:date="2024-09-16T16:30:00Z">
                        <w:r w:rsidR="00116C84">
                          <w:rPr>
                            <w:vertAlign w:val="superscript"/>
                            <w:lang w:val="en-US"/>
                          </w:rPr>
                          <w:t>*</w:t>
                        </w:r>
                      </w:ins>
                      <w:ins w:id="762" w:author="Grant, David M (52400) CIV USN NIWC ATLANTIC VA (USA)" w:date="2024-09-16T16:23:00Z">
                        <w:r w:rsidR="00F00AC5">
                          <w:rPr>
                            <w:vertAlign w:val="superscript"/>
                            <w:lang w:val="en-US"/>
                          </w:rPr>
                          <w:t xml:space="preserve"> </w:t>
                        </w:r>
                      </w:ins>
                      <w:del w:id="763" w:author="Grant, David M (52400) CIV USN NIWC ATLANTIC VA (USA)" w:date="2024-09-16T16:23:00Z">
                        <w:r w:rsidR="001D7FBE" w:rsidDel="00F00AC5">
                          <w:rPr>
                            <w:lang w:val="en-US"/>
                          </w:rPr>
                          <w:delText xml:space="preserve"> </w:delText>
                        </w:r>
                      </w:del>
                      <w:r w:rsidR="001D7FBE">
                        <w:rPr>
                          <w:lang w:val="en-US"/>
                        </w:rPr>
                        <w:t>drawing instructions</w:t>
                      </w:r>
                      <w:del w:id="764" w:author="Grant, David M (52400) CIV USN NIWC ATLANTIC VA (USA)" w:date="2024-09-16T16:07:00Z">
                        <w:r w:rsidR="001D7FBE" w:rsidDel="004B2E66">
                          <w:rPr>
                            <w:lang w:val="en-US"/>
                          </w:rPr>
                          <w:delText xml:space="preserve"> </w:delText>
                        </w:r>
                      </w:del>
                      <w:r w:rsidR="001D7FBE">
                        <w:rPr>
                          <w:lang w:val="en-US"/>
                        </w:rPr>
                        <w:t xml:space="preserve"> </w:t>
                      </w:r>
                      <w:ins w:id="765" w:author="Grant, David M (52400) CIV USN NIWC ATLANTIC VA (USA)" w:date="2024-09-16T16:12:00Z">
                        <w:r>
                          <w:rPr>
                            <w:lang w:val="en-US"/>
                          </w:rPr>
                          <w:t xml:space="preserve">which are </w:t>
                        </w:r>
                      </w:ins>
                      <w:ins w:id="766" w:author="Grant, David M (52400) CIV USN NIWC ATLANTIC VA (USA)" w:date="2024-09-16T16:11:00Z">
                        <w:r>
                          <w:rPr>
                            <w:lang w:val="en-US"/>
                          </w:rPr>
                          <w:t xml:space="preserve">assigned to </w:t>
                        </w:r>
                        <w:proofErr w:type="spellStart"/>
                        <w:r w:rsidRPr="004E2364">
                          <w:rPr>
                            <w:i/>
                            <w:iCs/>
                            <w:lang w:val="en-US"/>
                            <w:rPrChange w:id="767" w:author="Grant, David M (52400) CIV USN NIWC ATLANTIC VA (USA)" w:date="2024-09-16T16:12:00Z">
                              <w:rPr>
                                <w:lang w:val="en-US"/>
                              </w:rPr>
                            </w:rPrChange>
                          </w:rPr>
                          <w:t>d</w:t>
                        </w:r>
                      </w:ins>
                      <w:ins w:id="768" w:author="Grant, David M (52400) CIV USN NIWC ATLANTIC VA (USA)" w:date="2024-09-17T12:17:00Z">
                        <w:r w:rsidR="00CC3FDF">
                          <w:rPr>
                            <w:i/>
                            <w:iCs/>
                            <w:lang w:val="en-US"/>
                          </w:rPr>
                          <w:t>rawing</w:t>
                        </w:r>
                      </w:ins>
                      <w:ins w:id="769" w:author="Grant, David M (52400) CIV USN NIWC ATLANTIC VA (USA)" w:date="2024-09-16T16:11:00Z">
                        <w:r w:rsidRPr="004E2364">
                          <w:rPr>
                            <w:i/>
                            <w:iCs/>
                            <w:lang w:val="en-US"/>
                            <w:rPrChange w:id="770" w:author="Grant, David M (52400) CIV USN NIWC ATLANTIC VA (USA)" w:date="2024-09-16T16:12:00Z">
                              <w:rPr>
                                <w:lang w:val="en-US"/>
                              </w:rPr>
                            </w:rPrChange>
                          </w:rPr>
                          <w:t>Priority</w:t>
                        </w:r>
                      </w:ins>
                      <w:proofErr w:type="spellEnd"/>
                      <w:del w:id="771" w:author="Grant, David M (52400) CIV USN NIWC ATLANTIC VA (USA)" w:date="2024-09-16T16:12:00Z">
                        <w:r w:rsidR="001D7FBE" w:rsidDel="004E2364">
                          <w:rPr>
                            <w:lang w:val="en-US"/>
                          </w:rPr>
                          <w:delText>from each dataset</w:delText>
                        </w:r>
                      </w:del>
                      <w:del w:id="772" w:author="Grant, David M (52400) CIV USN NIWC ATLANTIC VA (USA)" w:date="2024-09-16T16:10:00Z">
                        <w:r w:rsidR="001D7FBE" w:rsidDel="004E2364">
                          <w:rPr>
                            <w:lang w:val="en-US"/>
                          </w:rPr>
                          <w:delText>’s</w:delText>
                        </w:r>
                      </w:del>
                      <w:del w:id="773" w:author="Grant, David M (52400) CIV USN NIWC ATLANTIC VA (USA)" w:date="2024-09-16T16:12:00Z">
                        <w:r w:rsidR="001D7FBE" w:rsidDel="004E2364">
                          <w:rPr>
                            <w:lang w:val="en-US"/>
                          </w:rPr>
                          <w:delText xml:space="preserve"> </w:delText>
                        </w:r>
                      </w:del>
                      <w:del w:id="774" w:author="Grant, David M (52400) CIV USN NIWC ATLANTIC VA (USA)" w:date="2024-09-16T16:07:00Z">
                        <w:r w:rsidR="001D7FBE" w:rsidDel="004B2E66">
                          <w:rPr>
                            <w:lang w:val="en-US"/>
                          </w:rPr>
                          <w:delText xml:space="preserve">display </w:delText>
                        </w:r>
                      </w:del>
                      <w:del w:id="775" w:author="Grant, David M (52400) CIV USN NIWC ATLANTIC VA (USA)" w:date="2024-09-16T16:10:00Z">
                        <w:r w:rsidR="001D7FBE" w:rsidDel="004E2364">
                          <w:rPr>
                            <w:lang w:val="en-US"/>
                          </w:rPr>
                          <w:delText>instructions that are assigned to</w:delText>
                        </w:r>
                      </w:del>
                      <w:del w:id="776" w:author="Grant, David M (52400) CIV USN NIWC ATLANTIC VA (USA)" w:date="2024-09-16T16:12:00Z">
                        <w:r w:rsidR="001D7FBE" w:rsidDel="004E2364">
                          <w:rPr>
                            <w:lang w:val="en-US"/>
                          </w:rPr>
                          <w:delText xml:space="preserve"> </w:delText>
                        </w:r>
                        <w:r w:rsidR="001D7FBE" w:rsidRPr="00125EDC" w:rsidDel="004E2364">
                          <w:rPr>
                            <w:i/>
                            <w:iCs/>
                            <w:lang w:val="en-US"/>
                          </w:rPr>
                          <w:delText>displayPriority</w:delText>
                        </w:r>
                      </w:del>
                      <w:ins w:id="777" w:author="Grant, David M (52400) CIV USN NIWC ATLANTIC VA (USA)" w:date="2024-09-16T16:09:00Z">
                        <w:r w:rsidR="004B2E66">
                          <w:rPr>
                            <w:i/>
                            <w:iCs/>
                            <w:lang w:val="en-US"/>
                          </w:rPr>
                          <w:t>.</w:t>
                        </w:r>
                      </w:ins>
                    </w:p>
                    <w:p w14:paraId="23A4F9FC" w14:textId="4924A45C" w:rsidR="002D2CAA" w:rsidRPr="004B2E66" w:rsidRDefault="002D2CAA" w:rsidP="004B2E66">
                      <w:pPr>
                        <w:pStyle w:val="ListParagraph"/>
                        <w:numPr>
                          <w:ilvl w:val="1"/>
                          <w:numId w:val="37"/>
                        </w:numPr>
                        <w:spacing w:after="60" w:line="240" w:lineRule="auto"/>
                        <w:ind w:left="993" w:hanging="284"/>
                        <w:contextualSpacing w:val="0"/>
                        <w:rPr>
                          <w:lang w:val="en-US"/>
                        </w:rPr>
                      </w:pPr>
                      <w:ins w:id="778" w:author="Grant, David M (52400) CIV USN NIWC ATLANTIC VA (USA)" w:date="2024-09-16T16:27:00Z">
                        <w:r>
                          <w:rPr>
                            <w:lang w:val="en-US"/>
                          </w:rPr>
                          <w:t>From the collection</w:t>
                        </w:r>
                      </w:ins>
                      <w:ins w:id="779" w:author="Grant, David M (52400) CIV USN NIWC ATLANTIC VA (USA)" w:date="2024-09-16T16:28:00Z">
                        <w:r>
                          <w:rPr>
                            <w:lang w:val="en-US"/>
                          </w:rPr>
                          <w:t>,</w:t>
                        </w:r>
                      </w:ins>
                      <w:ins w:id="780" w:author="Grant, David M (52400) CIV USN NIWC ATLANTIC VA (USA)" w:date="2024-09-16T16:27:00Z">
                        <w:r>
                          <w:rPr>
                            <w:lang w:val="en-US"/>
                          </w:rPr>
                          <w:t xml:space="preserve"> render </w:t>
                        </w:r>
                      </w:ins>
                      <w:ins w:id="781" w:author="Grant, David M (52400) CIV USN NIWC ATLANTIC VA (USA)" w:date="2024-09-16T16:31:00Z">
                        <w:r w:rsidR="00116C84">
                          <w:rPr>
                            <w:lang w:val="en-US"/>
                          </w:rPr>
                          <w:t xml:space="preserve">the </w:t>
                        </w:r>
                      </w:ins>
                      <w:ins w:id="782" w:author="Grant, David M (52400) CIV USN NIWC ATLANTIC VA (USA)" w:date="2024-09-16T16:28:00Z">
                        <w:r>
                          <w:rPr>
                            <w:lang w:val="en-US"/>
                          </w:rPr>
                          <w:t>i</w:t>
                        </w:r>
                      </w:ins>
                      <w:ins w:id="783" w:author="Grant, David M (52400) CIV USN NIWC ATLANTIC VA (USA)" w:date="2024-09-16T16:27:00Z">
                        <w:r>
                          <w:rPr>
                            <w:lang w:val="en-US"/>
                          </w:rPr>
                          <w:t>nstructions in the following order</w:t>
                        </w:r>
                      </w:ins>
                      <w:ins w:id="784" w:author="Grant, David M (52400) CIV USN NIWC ATLANTIC VA (USA)" w:date="2024-09-16T16:31:00Z">
                        <w:r w:rsidR="00116C84" w:rsidRPr="00116C84">
                          <w:rPr>
                            <w:vertAlign w:val="superscript"/>
                            <w:lang w:val="en-US"/>
                            <w:rPrChange w:id="785" w:author="Grant, David M (52400) CIV USN NIWC ATLANTIC VA (USA)" w:date="2024-09-16T16:31:00Z">
                              <w:rPr>
                                <w:lang w:val="en-US"/>
                              </w:rPr>
                            </w:rPrChange>
                          </w:rPr>
                          <w:t>**</w:t>
                        </w:r>
                      </w:ins>
                      <w:ins w:id="786" w:author="Grant, David M (52400) CIV USN NIWC ATLANTIC VA (USA)" w:date="2024-09-16T16:27:00Z">
                        <w:r>
                          <w:rPr>
                            <w:lang w:val="en-US"/>
                          </w:rPr>
                          <w:t>:</w:t>
                        </w:r>
                      </w:ins>
                    </w:p>
                    <w:p w14:paraId="62A71DA0" w14:textId="11CBA3BD" w:rsidR="001D7FBE" w:rsidRPr="00125EDC" w:rsidRDefault="001D7FBE">
                      <w:pPr>
                        <w:pStyle w:val="ListParagraph"/>
                        <w:numPr>
                          <w:ilvl w:val="2"/>
                          <w:numId w:val="37"/>
                        </w:numPr>
                        <w:spacing w:after="60" w:line="240" w:lineRule="auto"/>
                        <w:ind w:left="1350"/>
                        <w:contextualSpacing w:val="0"/>
                        <w:rPr>
                          <w:lang w:val="en-US"/>
                        </w:rPr>
                        <w:pPrChange w:id="787" w:author="Grant, David M (52400) CIV USN NIWC ATLANTIC VA (USA)" w:date="2024-09-16T16:28:00Z">
                          <w:pPr>
                            <w:pStyle w:val="ListParagraph"/>
                            <w:numPr>
                              <w:ilvl w:val="1"/>
                              <w:numId w:val="37"/>
                            </w:numPr>
                            <w:spacing w:after="60" w:line="240" w:lineRule="auto"/>
                            <w:ind w:left="993" w:hanging="284"/>
                            <w:contextualSpacing w:val="0"/>
                          </w:pPr>
                        </w:pPrChange>
                      </w:pPr>
                      <w:del w:id="788" w:author="Grant, David M (52400) CIV USN NIWC ATLANTIC VA (USA)" w:date="2024-09-16T16:33:00Z">
                        <w:r w:rsidDel="00116C84">
                          <w:rPr>
                            <w:i/>
                            <w:iCs/>
                            <w:lang w:val="en-US"/>
                          </w:rPr>
                          <w:delText xml:space="preserve">Note: while </w:delText>
                        </w:r>
                      </w:del>
                      <w:r>
                        <w:rPr>
                          <w:i/>
                          <w:iCs/>
                          <w:lang w:val="en-US"/>
                        </w:rPr>
                        <w:t xml:space="preserve">null instructions </w:t>
                      </w:r>
                      <w:ins w:id="789" w:author="Grant, David M (52400) CIV USN NIWC ATLANTIC VA (USA)" w:date="2024-09-16T16:19:00Z">
                        <w:r w:rsidR="00F00AC5">
                          <w:rPr>
                            <w:i/>
                            <w:iCs/>
                            <w:lang w:val="en-US"/>
                          </w:rPr>
                          <w:t>(</w:t>
                        </w:r>
                        <w:proofErr w:type="spellStart"/>
                        <w:r w:rsidR="00F00AC5">
                          <w:rPr>
                            <w:i/>
                            <w:iCs/>
                            <w:lang w:val="en-US"/>
                          </w:rPr>
                          <w:t>NullInstruction</w:t>
                        </w:r>
                        <w:proofErr w:type="spellEnd"/>
                        <w:r w:rsidR="00F00AC5">
                          <w:rPr>
                            <w:i/>
                            <w:iCs/>
                            <w:lang w:val="en-US"/>
                          </w:rPr>
                          <w:t xml:space="preserve">) </w:t>
                        </w:r>
                      </w:ins>
                      <w:r>
                        <w:rPr>
                          <w:i/>
                          <w:iCs/>
                          <w:lang w:val="en-US"/>
                        </w:rPr>
                        <w:t xml:space="preserve">should not be rendered, </w:t>
                      </w:r>
                      <w:ins w:id="790" w:author="Grant, David M (52400) CIV USN NIWC ATLANTIC VA (USA)" w:date="2024-09-16T16:33:00Z">
                        <w:r w:rsidR="00116C84">
                          <w:rPr>
                            <w:i/>
                            <w:iCs/>
                            <w:lang w:val="en-US"/>
                          </w:rPr>
                          <w:t xml:space="preserve">but </w:t>
                        </w:r>
                      </w:ins>
                      <w:r>
                        <w:rPr>
                          <w:i/>
                          <w:iCs/>
                          <w:lang w:val="en-US"/>
                        </w:rPr>
                        <w:t xml:space="preserve">they should show in the pick report </w:t>
                      </w:r>
                      <w:ins w:id="791" w:author="Grant, David M (52400) CIV USN NIWC ATLANTIC VA (USA)" w:date="2024-09-16T16:34:00Z">
                        <w:r w:rsidR="00116C84">
                          <w:rPr>
                            <w:i/>
                            <w:iCs/>
                            <w:lang w:val="en-US"/>
                          </w:rPr>
                          <w:t>in this position (</w:t>
                        </w:r>
                      </w:ins>
                      <w:r>
                        <w:rPr>
                          <w:i/>
                          <w:iCs/>
                          <w:lang w:val="en-US"/>
                        </w:rPr>
                        <w:t xml:space="preserve">below </w:t>
                      </w:r>
                      <w:ins w:id="792" w:author="Grant, David M (52400) CIV USN NIWC ATLANTIC VA (USA)" w:date="2024-09-16T16:35:00Z">
                        <w:r w:rsidR="00757432">
                          <w:rPr>
                            <w:i/>
                            <w:iCs/>
                            <w:lang w:val="en-US"/>
                          </w:rPr>
                          <w:t xml:space="preserve">the </w:t>
                        </w:r>
                      </w:ins>
                      <w:del w:id="793" w:author="Grant, David M (52400) CIV USN NIWC ATLANTIC VA (USA)" w:date="2024-09-16T16:12:00Z">
                        <w:r w:rsidDel="004E2364">
                          <w:rPr>
                            <w:i/>
                            <w:iCs/>
                            <w:lang w:val="en-US"/>
                          </w:rPr>
                          <w:delText xml:space="preserve">the </w:delText>
                        </w:r>
                      </w:del>
                      <w:r>
                        <w:rPr>
                          <w:i/>
                          <w:iCs/>
                          <w:lang w:val="en-US"/>
                        </w:rPr>
                        <w:t>other instructions</w:t>
                      </w:r>
                      <w:ins w:id="794" w:author="Grant, David M (52400) CIV USN NIWC ATLANTIC VA (USA)" w:date="2024-09-16T16:34:00Z">
                        <w:r w:rsidR="00116C84">
                          <w:rPr>
                            <w:i/>
                            <w:iCs/>
                            <w:lang w:val="en-US"/>
                          </w:rPr>
                          <w:t xml:space="preserve"> </w:t>
                        </w:r>
                      </w:ins>
                      <w:ins w:id="795" w:author="Grant, David M (52400) CIV USN NIWC ATLANTIC VA (USA)" w:date="2024-09-16T16:35:00Z">
                        <w:r w:rsidR="00116C84">
                          <w:rPr>
                            <w:i/>
                            <w:iCs/>
                            <w:lang w:val="en-US"/>
                          </w:rPr>
                          <w:t xml:space="preserve">which share the </w:t>
                        </w:r>
                        <w:r w:rsidR="00757432">
                          <w:rPr>
                            <w:i/>
                            <w:iCs/>
                            <w:lang w:val="en-US"/>
                          </w:rPr>
                          <w:t xml:space="preserve">same </w:t>
                        </w:r>
                        <w:r w:rsidR="00116C84">
                          <w:rPr>
                            <w:i/>
                            <w:iCs/>
                            <w:lang w:val="en-US"/>
                          </w:rPr>
                          <w:t>drawing priority)</w:t>
                        </w:r>
                      </w:ins>
                      <w:del w:id="796" w:author="Grant, David M (52400) CIV USN NIWC ATLANTIC VA (USA)" w:date="2024-09-16T16:33:00Z">
                        <w:r w:rsidDel="00116C84">
                          <w:rPr>
                            <w:i/>
                            <w:iCs/>
                            <w:lang w:val="en-US"/>
                          </w:rPr>
                          <w:delText xml:space="preserve"> </w:delText>
                        </w:r>
                      </w:del>
                      <w:del w:id="797" w:author="Grant, David M (52400) CIV USN NIWC ATLANTIC VA (USA)" w:date="2024-09-16T16:29:00Z">
                        <w:r w:rsidDel="002D2CAA">
                          <w:rPr>
                            <w:i/>
                            <w:iCs/>
                            <w:lang w:val="en-US"/>
                          </w:rPr>
                          <w:delText xml:space="preserve">from </w:delText>
                        </w:r>
                      </w:del>
                      <w:del w:id="798" w:author="Grant, David M (52400) CIV USN NIWC ATLANTIC VA (USA)" w:date="2024-09-16T16:32:00Z">
                        <w:r w:rsidDel="00116C84">
                          <w:rPr>
                            <w:i/>
                            <w:iCs/>
                            <w:lang w:val="en-US"/>
                          </w:rPr>
                          <w:delText>th</w:delText>
                        </w:r>
                      </w:del>
                      <w:del w:id="799" w:author="Grant, David M (52400) CIV USN NIWC ATLANTIC VA (USA)" w:date="2024-09-16T16:13:00Z">
                        <w:r w:rsidDel="004E2364">
                          <w:rPr>
                            <w:i/>
                            <w:iCs/>
                            <w:lang w:val="en-US"/>
                          </w:rPr>
                          <w:delText>at</w:delText>
                        </w:r>
                      </w:del>
                      <w:del w:id="800" w:author="Grant, David M (52400) CIV USN NIWC ATLANTIC VA (USA)" w:date="2024-09-16T16:32:00Z">
                        <w:r w:rsidDel="00116C84">
                          <w:rPr>
                            <w:i/>
                            <w:iCs/>
                            <w:lang w:val="en-US"/>
                          </w:rPr>
                          <w:delText xml:space="preserve"> collection</w:delText>
                        </w:r>
                      </w:del>
                      <w:ins w:id="801" w:author="Grant, David M (52400) CIV USN NIWC ATLANTIC VA (USA)" w:date="2024-09-16T16:13:00Z">
                        <w:r w:rsidR="004E2364">
                          <w:rPr>
                            <w:i/>
                            <w:iCs/>
                            <w:lang w:val="en-US"/>
                          </w:rPr>
                          <w:t>.</w:t>
                        </w:r>
                      </w:ins>
                    </w:p>
                    <w:p w14:paraId="40285C11" w14:textId="1098D335" w:rsidR="001D7FBE" w:rsidRDefault="00116C84">
                      <w:pPr>
                        <w:pStyle w:val="ListParagraph"/>
                        <w:numPr>
                          <w:ilvl w:val="2"/>
                          <w:numId w:val="37"/>
                        </w:numPr>
                        <w:spacing w:after="60" w:line="240" w:lineRule="auto"/>
                        <w:ind w:left="1350"/>
                        <w:contextualSpacing w:val="0"/>
                        <w:rPr>
                          <w:lang w:val="en-US"/>
                        </w:rPr>
                        <w:pPrChange w:id="802" w:author="Grant, David M (52400) CIV USN NIWC ATLANTIC VA (USA)" w:date="2024-09-16T16:28:00Z">
                          <w:pPr>
                            <w:pStyle w:val="ListParagraph"/>
                            <w:numPr>
                              <w:ilvl w:val="1"/>
                              <w:numId w:val="37"/>
                            </w:numPr>
                            <w:spacing w:after="60" w:line="240" w:lineRule="auto"/>
                            <w:ind w:left="993" w:hanging="284"/>
                            <w:contextualSpacing w:val="0"/>
                          </w:pPr>
                        </w:pPrChange>
                      </w:pPr>
                      <w:ins w:id="803" w:author="Grant, David M (52400) CIV USN NIWC ATLANTIC VA (USA)" w:date="2024-09-16T16:32:00Z">
                        <w:r>
                          <w:rPr>
                            <w:lang w:val="en-US"/>
                          </w:rPr>
                          <w:t>a</w:t>
                        </w:r>
                      </w:ins>
                      <w:ins w:id="804" w:author="Grant, David M (52400) CIV USN NIWC ATLANTIC VA (USA)" w:date="2024-09-16T16:31:00Z">
                        <w:r>
                          <w:rPr>
                            <w:lang w:val="en-US"/>
                          </w:rPr>
                          <w:t xml:space="preserve">ll </w:t>
                        </w:r>
                      </w:ins>
                      <w:del w:id="805" w:author="Grant, David M (52400) CIV USN NIWC ATLANTIC VA (USA)" w:date="2024-09-16T16:29:00Z">
                        <w:r w:rsidR="001D7FBE" w:rsidDel="002D2CAA">
                          <w:rPr>
                            <w:lang w:val="en-US"/>
                          </w:rPr>
                          <w:delText xml:space="preserve">Render the </w:delText>
                        </w:r>
                      </w:del>
                      <w:r w:rsidR="001D7FBE">
                        <w:rPr>
                          <w:lang w:val="en-US"/>
                        </w:rPr>
                        <w:t>area instructions</w:t>
                      </w:r>
                      <w:del w:id="806" w:author="Grant, David M (52400) CIV USN NIWC ATLANTIC VA (USA)" w:date="2024-09-16T16:29:00Z">
                        <w:r w:rsidR="001D7FBE" w:rsidDel="002D2CAA">
                          <w:rPr>
                            <w:lang w:val="en-US"/>
                          </w:rPr>
                          <w:delText xml:space="preserve"> from that collection</w:delText>
                        </w:r>
                      </w:del>
                      <w:ins w:id="807" w:author="Grant, David M (52400) CIV USN NIWC ATLANTIC VA (USA)" w:date="2024-09-16T16:32:00Z">
                        <w:r>
                          <w:rPr>
                            <w:lang w:val="en-US"/>
                          </w:rPr>
                          <w:t>, followed by</w:t>
                        </w:r>
                      </w:ins>
                    </w:p>
                    <w:p w14:paraId="6760C2F4" w14:textId="3EED693B" w:rsidR="001D7FBE" w:rsidRDefault="00116C84">
                      <w:pPr>
                        <w:pStyle w:val="ListParagraph"/>
                        <w:numPr>
                          <w:ilvl w:val="2"/>
                          <w:numId w:val="37"/>
                        </w:numPr>
                        <w:spacing w:after="60" w:line="240" w:lineRule="auto"/>
                        <w:ind w:left="1350"/>
                        <w:contextualSpacing w:val="0"/>
                        <w:rPr>
                          <w:lang w:val="en-US"/>
                        </w:rPr>
                        <w:pPrChange w:id="808" w:author="Grant, David M (52400) CIV USN NIWC ATLANTIC VA (USA)" w:date="2024-09-16T16:28:00Z">
                          <w:pPr>
                            <w:pStyle w:val="ListParagraph"/>
                            <w:numPr>
                              <w:ilvl w:val="1"/>
                              <w:numId w:val="37"/>
                            </w:numPr>
                            <w:spacing w:after="60" w:line="240" w:lineRule="auto"/>
                            <w:ind w:left="993" w:hanging="284"/>
                            <w:contextualSpacing w:val="0"/>
                          </w:pPr>
                        </w:pPrChange>
                      </w:pPr>
                      <w:ins w:id="809" w:author="Grant, David M (52400) CIV USN NIWC ATLANTIC VA (USA)" w:date="2024-09-16T16:32:00Z">
                        <w:r>
                          <w:rPr>
                            <w:lang w:val="en-US"/>
                          </w:rPr>
                          <w:t xml:space="preserve">all </w:t>
                        </w:r>
                      </w:ins>
                      <w:del w:id="810" w:author="Grant, David M (52400) CIV USN NIWC ATLANTIC VA (USA)" w:date="2024-09-16T16:29:00Z">
                        <w:r w:rsidR="001D7FBE" w:rsidDel="002D2CAA">
                          <w:rPr>
                            <w:lang w:val="en-US"/>
                          </w:rPr>
                          <w:delText xml:space="preserve">Render the </w:delText>
                        </w:r>
                      </w:del>
                      <w:r w:rsidR="001D7FBE">
                        <w:rPr>
                          <w:lang w:val="en-US"/>
                        </w:rPr>
                        <w:t xml:space="preserve">line </w:t>
                      </w:r>
                      <w:del w:id="811" w:author="Grant, David M (52400) CIV USN NIWC ATLANTIC VA (USA)" w:date="2024-09-16T16:18:00Z">
                        <w:r w:rsidR="001D7FBE" w:rsidRPr="002D2CAA" w:rsidDel="000E15DE">
                          <w:rPr>
                            <w:lang w:val="en-US"/>
                          </w:rPr>
                          <w:delText>i</w:delText>
                        </w:r>
                      </w:del>
                      <w:del w:id="812" w:author="Grant, David M (52400) CIV USN NIWC ATLANTIC VA (USA)" w:date="2024-09-16T16:22:00Z">
                        <w:r w:rsidR="001D7FBE" w:rsidRPr="002D2CAA" w:rsidDel="00F00AC5">
                          <w:rPr>
                            <w:lang w:val="en-US"/>
                          </w:rPr>
                          <w:delText>nstruction</w:delText>
                        </w:r>
                      </w:del>
                      <w:del w:id="813" w:author="Grant, David M (52400) CIV USN NIWC ATLANTIC VA (USA)" w:date="2024-09-16T16:18:00Z">
                        <w:r w:rsidR="001D7FBE" w:rsidRPr="002D2CAA" w:rsidDel="000E15DE">
                          <w:rPr>
                            <w:lang w:val="en-US"/>
                          </w:rPr>
                          <w:delText>s</w:delText>
                        </w:r>
                      </w:del>
                      <w:del w:id="814" w:author="Grant, David M (52400) CIV USN NIWC ATLANTIC VA (USA)" w:date="2024-09-16T16:22:00Z">
                        <w:r w:rsidR="001D7FBE" w:rsidRPr="002D2CAA" w:rsidDel="00F00AC5">
                          <w:rPr>
                            <w:lang w:val="en-US"/>
                          </w:rPr>
                          <w:delText xml:space="preserve"> </w:delText>
                        </w:r>
                      </w:del>
                      <w:del w:id="815" w:author="Grant, David M (52400) CIV USN NIWC ATLANTIC VA (USA)" w:date="2024-09-16T16:29:00Z">
                        <w:r w:rsidR="001D7FBE" w:rsidRPr="002D2CAA" w:rsidDel="002D2CAA">
                          <w:rPr>
                            <w:lang w:val="en-US"/>
                          </w:rPr>
                          <w:delText>from that collection</w:delText>
                        </w:r>
                      </w:del>
                      <w:ins w:id="816" w:author="Grant, David M (52400) CIV USN NIWC ATLANTIC VA (USA)" w:date="2024-09-16T16:29:00Z">
                        <w:r w:rsidR="002D2CAA" w:rsidRPr="002D2CAA">
                          <w:rPr>
                            <w:lang w:val="en-US"/>
                            <w:rPrChange w:id="817" w:author="Grant, David M (52400) CIV USN NIWC ATLANTIC VA (USA)" w:date="2024-09-16T16:29:00Z">
                              <w:rPr>
                                <w:i/>
                                <w:iCs/>
                                <w:lang w:val="en-US"/>
                              </w:rPr>
                            </w:rPrChange>
                          </w:rPr>
                          <w:t>instructions</w:t>
                        </w:r>
                      </w:ins>
                      <w:ins w:id="818" w:author="Grant, David M (52400) CIV USN NIWC ATLANTIC VA (USA)" w:date="2024-09-16T16:35:00Z">
                        <w:r w:rsidR="00757432">
                          <w:rPr>
                            <w:lang w:val="en-US"/>
                          </w:rPr>
                          <w:t>, followed by</w:t>
                        </w:r>
                      </w:ins>
                    </w:p>
                    <w:p w14:paraId="0623EF20" w14:textId="237A0DAA" w:rsidR="001D7FBE" w:rsidRDefault="00116C84">
                      <w:pPr>
                        <w:pStyle w:val="ListParagraph"/>
                        <w:numPr>
                          <w:ilvl w:val="2"/>
                          <w:numId w:val="37"/>
                        </w:numPr>
                        <w:spacing w:after="60" w:line="240" w:lineRule="auto"/>
                        <w:ind w:left="1350"/>
                        <w:contextualSpacing w:val="0"/>
                        <w:rPr>
                          <w:lang w:val="en-US"/>
                        </w:rPr>
                        <w:pPrChange w:id="819" w:author="Grant, David M (52400) CIV USN NIWC ATLANTIC VA (USA)" w:date="2024-09-16T16:28:00Z">
                          <w:pPr>
                            <w:pStyle w:val="ListParagraph"/>
                            <w:numPr>
                              <w:ilvl w:val="1"/>
                              <w:numId w:val="37"/>
                            </w:numPr>
                            <w:spacing w:after="60" w:line="240" w:lineRule="auto"/>
                            <w:ind w:left="993" w:hanging="284"/>
                            <w:contextualSpacing w:val="0"/>
                          </w:pPr>
                        </w:pPrChange>
                      </w:pPr>
                      <w:ins w:id="820" w:author="Grant, David M (52400) CIV USN NIWC ATLANTIC VA (USA)" w:date="2024-09-16T16:32:00Z">
                        <w:r>
                          <w:rPr>
                            <w:lang w:val="en-US"/>
                          </w:rPr>
                          <w:t xml:space="preserve">all </w:t>
                        </w:r>
                      </w:ins>
                      <w:del w:id="821" w:author="Grant, David M (52400) CIV USN NIWC ATLANTIC VA (USA)" w:date="2024-09-16T16:29:00Z">
                        <w:r w:rsidR="001D7FBE" w:rsidDel="002D2CAA">
                          <w:rPr>
                            <w:lang w:val="en-US"/>
                          </w:rPr>
                          <w:delText xml:space="preserve">Render the </w:delText>
                        </w:r>
                      </w:del>
                      <w:r w:rsidR="001D7FBE">
                        <w:rPr>
                          <w:lang w:val="en-US"/>
                        </w:rPr>
                        <w:t>point instructions</w:t>
                      </w:r>
                      <w:ins w:id="822" w:author="Grant, David M (52400) CIV USN NIWC ATLANTIC VA (USA)" w:date="2024-09-16T16:35:00Z">
                        <w:r w:rsidR="00757432">
                          <w:rPr>
                            <w:lang w:val="en-US"/>
                          </w:rPr>
                          <w:t>, followed by</w:t>
                        </w:r>
                      </w:ins>
                      <w:del w:id="823" w:author="Grant, David M (52400) CIV USN NIWC ATLANTIC VA (USA)" w:date="2024-09-16T16:29:00Z">
                        <w:r w:rsidR="001D7FBE" w:rsidDel="002D2CAA">
                          <w:rPr>
                            <w:lang w:val="en-US"/>
                          </w:rPr>
                          <w:delText xml:space="preserve"> from that collection</w:delText>
                        </w:r>
                      </w:del>
                    </w:p>
                    <w:p w14:paraId="31857CEC" w14:textId="72546FCB" w:rsidR="001D7FBE" w:rsidRDefault="00116C84" w:rsidP="002D2CAA">
                      <w:pPr>
                        <w:pStyle w:val="ListParagraph"/>
                        <w:numPr>
                          <w:ilvl w:val="2"/>
                          <w:numId w:val="37"/>
                        </w:numPr>
                        <w:spacing w:after="120" w:line="240" w:lineRule="auto"/>
                        <w:ind w:left="1350"/>
                        <w:contextualSpacing w:val="0"/>
                        <w:rPr>
                          <w:ins w:id="824" w:author="Grant, David M (52400) CIV USN NIWC ATLANTIC VA (USA)" w:date="2024-09-16T17:11:00Z"/>
                          <w:lang w:val="en-US"/>
                        </w:rPr>
                      </w:pPr>
                      <w:ins w:id="825" w:author="Grant, David M (52400) CIV USN NIWC ATLANTIC VA (USA)" w:date="2024-09-16T16:32:00Z">
                        <w:r>
                          <w:rPr>
                            <w:lang w:val="en-US"/>
                          </w:rPr>
                          <w:t xml:space="preserve">all </w:t>
                        </w:r>
                      </w:ins>
                      <w:del w:id="826" w:author="Grant, David M (52400) CIV USN NIWC ATLANTIC VA (USA)" w:date="2024-09-16T16:29:00Z">
                        <w:r w:rsidR="001D7FBE" w:rsidDel="002D2CAA">
                          <w:rPr>
                            <w:lang w:val="en-US"/>
                          </w:rPr>
                          <w:delText xml:space="preserve">Render the </w:delText>
                        </w:r>
                      </w:del>
                      <w:r w:rsidR="001D7FBE">
                        <w:rPr>
                          <w:lang w:val="en-US"/>
                        </w:rPr>
                        <w:t>text instructions</w:t>
                      </w:r>
                      <w:del w:id="827" w:author="Grant, David M (52400) CIV USN NIWC ATLANTIC VA (USA)" w:date="2024-09-16T16:29:00Z">
                        <w:r w:rsidR="001D7FBE" w:rsidDel="002D2CAA">
                          <w:rPr>
                            <w:lang w:val="en-US"/>
                          </w:rPr>
                          <w:delText xml:space="preserve"> from that collection</w:delText>
                        </w:r>
                      </w:del>
                    </w:p>
                    <w:p w14:paraId="7F068D49" w14:textId="3E8CC340" w:rsidR="002441F8" w:rsidRPr="002441F8" w:rsidRDefault="002441F8">
                      <w:pPr>
                        <w:spacing w:after="120" w:line="240" w:lineRule="auto"/>
                        <w:ind w:left="340"/>
                        <w:rPr>
                          <w:ins w:id="828" w:author="Grant, David M (52400) CIV USN NIWC ATLANTIC VA (USA)" w:date="2024-09-16T17:11:00Z"/>
                          <w:sz w:val="18"/>
                          <w:szCs w:val="18"/>
                          <w:lang w:val="en-US"/>
                          <w:rPrChange w:id="829" w:author="Grant, David M (52400) CIV USN NIWC ATLANTIC VA (USA)" w:date="2024-09-16T17:12:00Z">
                            <w:rPr>
                              <w:ins w:id="830" w:author="Grant, David M (52400) CIV USN NIWC ATLANTIC VA (USA)" w:date="2024-09-16T17:11:00Z"/>
                              <w:lang w:val="en-US"/>
                            </w:rPr>
                          </w:rPrChange>
                        </w:rPr>
                        <w:pPrChange w:id="831" w:author="Grant, David M (52400) CIV USN NIWC ATLANTIC VA (USA)" w:date="2024-09-16T17:11:00Z">
                          <w:pPr>
                            <w:pStyle w:val="ListParagraph"/>
                            <w:numPr>
                              <w:numId w:val="37"/>
                            </w:numPr>
                            <w:spacing w:after="120" w:line="240" w:lineRule="auto"/>
                            <w:ind w:hanging="360"/>
                          </w:pPr>
                        </w:pPrChange>
                      </w:pPr>
                      <w:ins w:id="832" w:author="Grant, David M (52400) CIV USN NIWC ATLANTIC VA (USA)" w:date="2024-09-16T17:11:00Z">
                        <w:r w:rsidRPr="002441F8">
                          <w:rPr>
                            <w:sz w:val="18"/>
                            <w:szCs w:val="18"/>
                            <w:lang w:val="en-US"/>
                            <w:rPrChange w:id="833" w:author="Grant, David M (52400) CIV USN NIWC ATLANTIC VA (USA)" w:date="2024-09-16T17:12:00Z">
                              <w:rPr>
                                <w:lang w:val="en-US"/>
                              </w:rPr>
                            </w:rPrChange>
                          </w:rPr>
                          <w:t xml:space="preserve">* </w:t>
                        </w:r>
                      </w:ins>
                      <w:ins w:id="834" w:author="Grant, David M (52400) CIV USN NIWC ATLANTIC VA (USA)" w:date="2024-09-17T12:33:00Z">
                        <w:r w:rsidR="00510AF2">
                          <w:rPr>
                            <w:sz w:val="18"/>
                            <w:szCs w:val="18"/>
                            <w:lang w:val="en-US"/>
                          </w:rPr>
                          <w:t>T</w:t>
                        </w:r>
                      </w:ins>
                      <w:ins w:id="835" w:author="Grant, David M (52400) CIV USN NIWC ATLANTIC VA (USA)" w:date="2024-09-16T17:11:00Z">
                        <w:r w:rsidRPr="002441F8">
                          <w:rPr>
                            <w:sz w:val="18"/>
                            <w:szCs w:val="18"/>
                            <w:lang w:val="en-US"/>
                            <w:rPrChange w:id="836" w:author="Grant, David M (52400) CIV USN NIWC ATLANTIC VA (USA)" w:date="2024-09-16T17:12:00Z">
                              <w:rPr>
                                <w:lang w:val="en-US"/>
                              </w:rPr>
                            </w:rPrChange>
                          </w:rPr>
                          <w:t xml:space="preserve">he </w:t>
                        </w:r>
                        <w:proofErr w:type="spellStart"/>
                        <w:r w:rsidRPr="002441F8">
                          <w:rPr>
                            <w:i/>
                            <w:iCs/>
                            <w:sz w:val="18"/>
                            <w:szCs w:val="18"/>
                            <w:lang w:val="en-US"/>
                            <w:rPrChange w:id="837" w:author="Grant, David M (52400) CIV USN NIWC ATLANTIC VA (USA)" w:date="2024-09-16T17:12:00Z">
                              <w:rPr>
                                <w:i/>
                                <w:iCs/>
                                <w:lang w:val="en-US"/>
                              </w:rPr>
                            </w:rPrChange>
                          </w:rPr>
                          <w:t>viewingGroup</w:t>
                        </w:r>
                        <w:proofErr w:type="spellEnd"/>
                        <w:r w:rsidRPr="002441F8">
                          <w:rPr>
                            <w:i/>
                            <w:iCs/>
                            <w:sz w:val="18"/>
                            <w:szCs w:val="18"/>
                            <w:lang w:val="en-US"/>
                            <w:rPrChange w:id="838" w:author="Grant, David M (52400) CIV USN NIWC ATLANTIC VA (USA)" w:date="2024-09-16T17:12:00Z">
                              <w:rPr>
                                <w:i/>
                                <w:iCs/>
                                <w:lang w:val="en-US"/>
                              </w:rPr>
                            </w:rPrChange>
                          </w:rPr>
                          <w:t>(s)</w:t>
                        </w:r>
                        <w:r w:rsidRPr="002441F8">
                          <w:rPr>
                            <w:sz w:val="18"/>
                            <w:szCs w:val="18"/>
                            <w:lang w:val="en-US"/>
                            <w:rPrChange w:id="839" w:author="Grant, David M (52400) CIV USN NIWC ATLANTIC VA (USA)" w:date="2024-09-16T17:12:00Z">
                              <w:rPr>
                                <w:lang w:val="en-US"/>
                              </w:rPr>
                            </w:rPrChange>
                          </w:rPr>
                          <w:t xml:space="preserve">, </w:t>
                        </w:r>
                        <w:proofErr w:type="spellStart"/>
                        <w:r w:rsidRPr="002441F8">
                          <w:rPr>
                            <w:i/>
                            <w:iCs/>
                            <w:sz w:val="18"/>
                            <w:szCs w:val="18"/>
                            <w:lang w:val="en-US"/>
                            <w:rPrChange w:id="840" w:author="Grant, David M (52400) CIV USN NIWC ATLANTIC VA (USA)" w:date="2024-09-16T17:12:00Z">
                              <w:rPr>
                                <w:i/>
                                <w:iCs/>
                                <w:lang w:val="en-US"/>
                              </w:rPr>
                            </w:rPrChange>
                          </w:rPr>
                          <w:t>scaleMinimum</w:t>
                        </w:r>
                        <w:proofErr w:type="spellEnd"/>
                        <w:r w:rsidRPr="002441F8">
                          <w:rPr>
                            <w:sz w:val="18"/>
                            <w:szCs w:val="18"/>
                            <w:lang w:val="en-US"/>
                            <w:rPrChange w:id="841" w:author="Grant, David M (52400) CIV USN NIWC ATLANTIC VA (USA)" w:date="2024-09-16T17:12:00Z">
                              <w:rPr>
                                <w:lang w:val="en-US"/>
                              </w:rPr>
                            </w:rPrChange>
                          </w:rPr>
                          <w:t xml:space="preserve">, </w:t>
                        </w:r>
                        <w:proofErr w:type="spellStart"/>
                        <w:r w:rsidRPr="002441F8">
                          <w:rPr>
                            <w:i/>
                            <w:iCs/>
                            <w:sz w:val="18"/>
                            <w:szCs w:val="18"/>
                            <w:lang w:val="en-US"/>
                            <w:rPrChange w:id="842" w:author="Grant, David M (52400) CIV USN NIWC ATLANTIC VA (USA)" w:date="2024-09-16T17:12:00Z">
                              <w:rPr>
                                <w:i/>
                                <w:iCs/>
                                <w:lang w:val="en-US"/>
                              </w:rPr>
                            </w:rPrChange>
                          </w:rPr>
                          <w:t>scaleMaximum</w:t>
                        </w:r>
                        <w:proofErr w:type="spellEnd"/>
                        <w:r w:rsidRPr="002441F8">
                          <w:rPr>
                            <w:i/>
                            <w:iCs/>
                            <w:sz w:val="18"/>
                            <w:szCs w:val="18"/>
                            <w:lang w:val="en-US"/>
                            <w:rPrChange w:id="843" w:author="Grant, David M (52400) CIV USN NIWC ATLANTIC VA (USA)" w:date="2024-09-16T17:12:00Z">
                              <w:rPr>
                                <w:i/>
                                <w:iCs/>
                                <w:lang w:val="en-US"/>
                              </w:rPr>
                            </w:rPrChange>
                          </w:rPr>
                          <w:t>, date dependency, line suppression, and any other</w:t>
                        </w:r>
                        <w:r w:rsidRPr="002441F8">
                          <w:rPr>
                            <w:sz w:val="18"/>
                            <w:szCs w:val="18"/>
                            <w:lang w:val="en-US"/>
                            <w:rPrChange w:id="844" w:author="Grant, David M (52400) CIV USN NIWC ATLANTIC VA (USA)" w:date="2024-09-16T17:12:00Z">
                              <w:rPr>
                                <w:lang w:val="en-US"/>
                              </w:rPr>
                            </w:rPrChange>
                          </w:rPr>
                          <w:t xml:space="preserve"> properties of the </w:t>
                        </w:r>
                      </w:ins>
                      <w:ins w:id="845" w:author="Grant, David M (52400) CIV USN NIWC ATLANTIC VA (USA)" w:date="2024-09-17T12:32:00Z">
                        <w:r w:rsidR="00BF63EB">
                          <w:rPr>
                            <w:sz w:val="18"/>
                            <w:szCs w:val="18"/>
                            <w:lang w:val="en-US"/>
                          </w:rPr>
                          <w:t>drawing</w:t>
                        </w:r>
                      </w:ins>
                      <w:ins w:id="846" w:author="Grant, David M (52400) CIV USN NIWC ATLANTIC VA (USA)" w:date="2024-09-16T17:11:00Z">
                        <w:r w:rsidRPr="002441F8">
                          <w:rPr>
                            <w:sz w:val="18"/>
                            <w:szCs w:val="18"/>
                            <w:lang w:val="en-US"/>
                            <w:rPrChange w:id="847" w:author="Grant, David M (52400) CIV USN NIWC ATLANTIC VA (USA)" w:date="2024-09-16T17:12:00Z">
                              <w:rPr>
                                <w:lang w:val="en-US"/>
                              </w:rPr>
                            </w:rPrChange>
                          </w:rPr>
                          <w:t xml:space="preserve"> instruction which may affect the instructions visibility </w:t>
                        </w:r>
                      </w:ins>
                      <w:ins w:id="848" w:author="Grant, David M (52400) CIV USN NIWC ATLANTIC VA (USA)" w:date="2024-09-17T12:33:00Z">
                        <w:r w:rsidR="00510AF2">
                          <w:rPr>
                            <w:sz w:val="18"/>
                            <w:szCs w:val="18"/>
                            <w:lang w:val="en-US"/>
                          </w:rPr>
                          <w:t xml:space="preserve">must be </w:t>
                        </w:r>
                        <w:proofErr w:type="gramStart"/>
                        <w:r w:rsidR="00510AF2">
                          <w:rPr>
                            <w:sz w:val="18"/>
                            <w:szCs w:val="18"/>
                            <w:lang w:val="en-US"/>
                          </w:rPr>
                          <w:t xml:space="preserve">taken </w:t>
                        </w:r>
                      </w:ins>
                      <w:ins w:id="849" w:author="Grant, David M (52400) CIV USN NIWC ATLANTIC VA (USA)" w:date="2024-09-16T17:11:00Z">
                        <w:r w:rsidRPr="002441F8">
                          <w:rPr>
                            <w:sz w:val="18"/>
                            <w:szCs w:val="18"/>
                            <w:lang w:val="en-US"/>
                            <w:rPrChange w:id="850" w:author="Grant, David M (52400) CIV USN NIWC ATLANTIC VA (USA)" w:date="2024-09-16T17:12:00Z">
                              <w:rPr>
                                <w:lang w:val="en-US"/>
                              </w:rPr>
                            </w:rPrChange>
                          </w:rPr>
                          <w:t>into account</w:t>
                        </w:r>
                        <w:proofErr w:type="gramEnd"/>
                        <w:r w:rsidRPr="002441F8">
                          <w:rPr>
                            <w:sz w:val="18"/>
                            <w:szCs w:val="18"/>
                            <w:lang w:val="en-US"/>
                            <w:rPrChange w:id="851" w:author="Grant, David M (52400) CIV USN NIWC ATLANTIC VA (USA)" w:date="2024-09-16T17:12:00Z">
                              <w:rPr>
                                <w:lang w:val="en-US"/>
                              </w:rPr>
                            </w:rPrChange>
                          </w:rPr>
                          <w:t>. (See S-100 Part 9).</w:t>
                        </w:r>
                      </w:ins>
                    </w:p>
                    <w:p w14:paraId="52FDBB3D" w14:textId="20B1DFF8" w:rsidR="002441F8" w:rsidRPr="002441F8" w:rsidRDefault="002441F8">
                      <w:pPr>
                        <w:spacing w:after="120" w:line="240" w:lineRule="auto"/>
                        <w:ind w:left="340"/>
                        <w:rPr>
                          <w:sz w:val="18"/>
                          <w:szCs w:val="18"/>
                          <w:rPrChange w:id="852" w:author="Grant, David M (52400) CIV USN NIWC ATLANTIC VA (USA)" w:date="2024-09-16T17:12:00Z">
                            <w:rPr>
                              <w:lang w:val="en-US"/>
                            </w:rPr>
                          </w:rPrChange>
                        </w:rPr>
                        <w:pPrChange w:id="853" w:author="Grant, David M (52400) CIV USN NIWC ATLANTIC VA (USA)" w:date="2024-09-16T17:11:00Z">
                          <w:pPr>
                            <w:pStyle w:val="ListParagraph"/>
                            <w:numPr>
                              <w:ilvl w:val="1"/>
                              <w:numId w:val="37"/>
                            </w:numPr>
                            <w:spacing w:after="120" w:line="240" w:lineRule="auto"/>
                            <w:ind w:left="993" w:hanging="284"/>
                            <w:contextualSpacing w:val="0"/>
                          </w:pPr>
                        </w:pPrChange>
                      </w:pPr>
                      <w:ins w:id="854" w:author="Grant, David M (52400) CIV USN NIWC ATLANTIC VA (USA)" w:date="2024-09-16T17:11:00Z">
                        <w:r w:rsidRPr="002441F8">
                          <w:rPr>
                            <w:sz w:val="18"/>
                            <w:szCs w:val="18"/>
                            <w:lang w:val="en-US"/>
                            <w:rPrChange w:id="855" w:author="Grant, David M (52400) CIV USN NIWC ATLANTIC VA (USA)" w:date="2024-09-16T17:12:00Z">
                              <w:rPr>
                                <w:lang w:val="en-US"/>
                              </w:rPr>
                            </w:rPrChange>
                          </w:rPr>
                          <w:t xml:space="preserve">** To enhance the readability of text, an implementation may </w:t>
                        </w:r>
                      </w:ins>
                      <w:ins w:id="856" w:author="Grant, David M (52400) CIV USN NIWC ATLANTIC VA (USA)" w:date="2024-09-16T17:12:00Z">
                        <w:r w:rsidRPr="002441F8">
                          <w:rPr>
                            <w:sz w:val="18"/>
                            <w:szCs w:val="18"/>
                            <w:lang w:val="en-US"/>
                          </w:rPr>
                          <w:t>consider</w:t>
                        </w:r>
                      </w:ins>
                      <w:ins w:id="857" w:author="Grant, David M (52400) CIV USN NIWC ATLANTIC VA (USA)" w:date="2024-09-16T17:11:00Z">
                        <w:r w:rsidRPr="002441F8">
                          <w:rPr>
                            <w:sz w:val="18"/>
                            <w:szCs w:val="18"/>
                            <w:lang w:val="en-US"/>
                            <w:rPrChange w:id="858" w:author="Grant, David M (52400) CIV USN NIWC ATLANTIC VA (USA)" w:date="2024-09-16T17:12:00Z">
                              <w:rPr>
                                <w:lang w:val="en-US"/>
                              </w:rPr>
                            </w:rPrChange>
                          </w:rPr>
                          <w:t xml:space="preserve"> the guidance in S-100 Part 9 regarding text rendering to adjust this algorithm as needed.</w:t>
                        </w:r>
                      </w:ins>
                    </w:p>
                  </w:txbxContent>
                </v:textbox>
                <w10:wrap type="square" anchorx="margin"/>
              </v:shape>
            </w:pict>
          </mc:Fallback>
        </mc:AlternateContent>
      </w:r>
      <w:r>
        <w:rPr>
          <w:lang w:val="en-US"/>
        </w:rPr>
        <w:t>This algorithm describes how the datasets of one layer</w:t>
      </w:r>
      <w:del w:id="859" w:author="Grant, David M (52400) CIV USN NIWC ATLANTIC VA (USA)" w:date="2024-09-16T15:58:00Z">
        <w:r w:rsidR="00295FE5" w:rsidDel="009F5568">
          <w:rPr>
            <w:lang w:val="en-US"/>
          </w:rPr>
          <w:delText>;</w:delText>
        </w:r>
        <w:r w:rsidDel="009F5568">
          <w:rPr>
            <w:lang w:val="en-US"/>
          </w:rPr>
          <w:delText xml:space="preserve"> </w:delText>
        </w:r>
        <w:r w:rsidR="00295FE5" w:rsidDel="009F5568">
          <w:rPr>
            <w:lang w:val="en-US"/>
          </w:rPr>
          <w:delText>that is,</w:delText>
        </w:r>
        <w:r w:rsidDel="009F5568">
          <w:rPr>
            <w:lang w:val="en-US"/>
          </w:rPr>
          <w:delText xml:space="preserve"> those that have</w:delText>
        </w:r>
      </w:del>
      <w:ins w:id="860" w:author="Grant, David M (52400) CIV USN NIWC ATLANTIC VA (USA)" w:date="2024-09-16T15:58:00Z">
        <w:r w:rsidR="009F5568">
          <w:rPr>
            <w:lang w:val="en-US"/>
          </w:rPr>
          <w:t xml:space="preserve"> (</w:t>
        </w:r>
      </w:ins>
      <w:ins w:id="861" w:author="Grant, David M (52400) CIV USN NIWC ATLANTIC VA (USA)" w:date="2024-09-16T16:00:00Z">
        <w:r w:rsidR="00654130">
          <w:rPr>
            <w:lang w:val="en-US"/>
          </w:rPr>
          <w:t xml:space="preserve">sharing a single </w:t>
        </w:r>
      </w:ins>
      <w:del w:id="862" w:author="Grant, David M (52400) CIV USN NIWC ATLANTIC VA (USA)" w:date="2024-09-16T15:59:00Z">
        <w:r w:rsidDel="00654130">
          <w:rPr>
            <w:lang w:val="en-US"/>
          </w:rPr>
          <w:delText xml:space="preserve"> the same</w:delText>
        </w:r>
      </w:del>
      <w:del w:id="863" w:author="Grant, David M (52400) CIV USN NIWC ATLANTIC VA (USA)" w:date="2024-09-16T16:00:00Z">
        <w:r w:rsidDel="00654130">
          <w:rPr>
            <w:lang w:val="en-US"/>
          </w:rPr>
          <w:delText xml:space="preserve"> </w:delText>
        </w:r>
      </w:del>
      <w:r w:rsidRPr="009F5568">
        <w:rPr>
          <w:b/>
          <w:bCs/>
          <w:lang w:val="en-US"/>
          <w:rPrChange w:id="864" w:author="Grant, David M (52400) CIV USN NIWC ATLANTIC VA (USA)" w:date="2024-09-16T15:57:00Z">
            <w:rPr>
              <w:lang w:val="en-US"/>
            </w:rPr>
          </w:rPrChange>
        </w:rPr>
        <w:t>minimum display scale</w:t>
      </w:r>
      <w:ins w:id="865" w:author="Grant, David M (52400) CIV USN NIWC ATLANTIC VA (USA)" w:date="2024-09-16T15:59:00Z">
        <w:r w:rsidR="009F5568" w:rsidRPr="009F5568">
          <w:rPr>
            <w:lang w:val="en-US"/>
            <w:rPrChange w:id="866" w:author="Grant, David M (52400) CIV USN NIWC ATLANTIC VA (USA)" w:date="2024-09-16T15:59:00Z">
              <w:rPr>
                <w:b/>
                <w:bCs/>
                <w:lang w:val="en-US"/>
              </w:rPr>
            </w:rPrChange>
          </w:rPr>
          <w:t>)</w:t>
        </w:r>
      </w:ins>
      <w:ins w:id="867" w:author="Grant, David M (52400) CIV USN NIWC ATLANTIC VA (USA)" w:date="2024-09-16T15:58:00Z">
        <w:r w:rsidR="009F5568">
          <w:rPr>
            <w:b/>
            <w:bCs/>
            <w:lang w:val="en-US"/>
          </w:rPr>
          <w:t>,</w:t>
        </w:r>
      </w:ins>
      <w:del w:id="868" w:author="Grant, David M (52400) CIV USN NIWC ATLANTIC VA (USA)" w:date="2024-09-16T15:57:00Z">
        <w:r w:rsidDel="009F5568">
          <w:rPr>
            <w:lang w:val="en-US"/>
          </w:rPr>
          <w:delText>s</w:delText>
        </w:r>
      </w:del>
      <w:r>
        <w:rPr>
          <w:lang w:val="en-US"/>
        </w:rPr>
        <w:t xml:space="preserve"> </w:t>
      </w:r>
      <w:del w:id="869" w:author="Grant, David M (52400) CIV USN NIWC ATLANTIC VA (USA)" w:date="2024-09-16T15:57:00Z">
        <w:r w:rsidDel="009F5568">
          <w:rPr>
            <w:lang w:val="en-US"/>
          </w:rPr>
          <w:delText xml:space="preserve">and/or </w:delText>
        </w:r>
        <w:r w:rsidRPr="009F5568" w:rsidDel="009F5568">
          <w:rPr>
            <w:b/>
            <w:bCs/>
            <w:lang w:val="en-US"/>
            <w:rPrChange w:id="870" w:author="Grant, David M (52400) CIV USN NIWC ATLANTIC VA (USA)" w:date="2024-09-16T15:57:00Z">
              <w:rPr>
                <w:lang w:val="en-US"/>
              </w:rPr>
            </w:rPrChange>
          </w:rPr>
          <w:delText>drawing ind</w:delText>
        </w:r>
        <w:r w:rsidDel="009F5568">
          <w:rPr>
            <w:lang w:val="en-US"/>
          </w:rPr>
          <w:delText xml:space="preserve">ices </w:delText>
        </w:r>
      </w:del>
      <w:r>
        <w:rPr>
          <w:lang w:val="en-US"/>
        </w:rPr>
        <w:t xml:space="preserve">are </w:t>
      </w:r>
      <w:ins w:id="871" w:author="Grant, David M (52400) CIV USN NIWC ATLANTIC VA (USA)" w:date="2024-09-16T16:04:00Z">
        <w:r w:rsidR="00A30B93">
          <w:rPr>
            <w:lang w:val="en-US"/>
          </w:rPr>
          <w:t xml:space="preserve">to be </w:t>
        </w:r>
      </w:ins>
      <w:r>
        <w:rPr>
          <w:lang w:val="en-US"/>
        </w:rPr>
        <w:t>rendered.</w:t>
      </w:r>
    </w:p>
    <w:p w14:paraId="1D1F9124" w14:textId="77777777" w:rsidR="001D7FBE" w:rsidDel="002441F8" w:rsidRDefault="001D7FBE" w:rsidP="001D02B5">
      <w:pPr>
        <w:spacing w:after="0" w:line="240" w:lineRule="auto"/>
        <w:rPr>
          <w:del w:id="872" w:author="Grant, David M (52400) CIV USN NIWC ATLANTIC VA (USA)" w:date="2024-09-16T17:11:00Z"/>
          <w:lang w:val="en-US"/>
        </w:rPr>
      </w:pPr>
    </w:p>
    <w:p w14:paraId="0025EA77" w14:textId="0C7ED769" w:rsidR="001D7FBE" w:rsidDel="00116C84" w:rsidRDefault="001D7FBE" w:rsidP="001D02B5">
      <w:pPr>
        <w:spacing w:after="120" w:line="240" w:lineRule="auto"/>
        <w:rPr>
          <w:del w:id="873" w:author="Grant, David M (52400) CIV USN NIWC ATLANTIC VA (USA)" w:date="2024-09-16T16:31:00Z"/>
          <w:lang w:val="en-US"/>
        </w:rPr>
      </w:pPr>
      <w:del w:id="874" w:author="Grant, David M (52400) CIV USN NIWC ATLANTIC VA (USA)" w:date="2024-09-16T16:31:00Z">
        <w:r w:rsidDel="00116C84">
          <w:rPr>
            <w:lang w:val="en-US"/>
          </w:rPr>
          <w:delText>N</w:delText>
        </w:r>
        <w:r w:rsidR="001D02B5" w:rsidDel="00116C84">
          <w:rPr>
            <w:lang w:val="en-US"/>
          </w:rPr>
          <w:delText>OTES</w:delText>
        </w:r>
        <w:r w:rsidDel="00116C84">
          <w:rPr>
            <w:lang w:val="en-US"/>
          </w:rPr>
          <w:delText>:</w:delText>
        </w:r>
      </w:del>
    </w:p>
    <w:p w14:paraId="49A07BDF" w14:textId="0353407D" w:rsidR="001D7FBE" w:rsidDel="002441F8" w:rsidRDefault="001D7FBE" w:rsidP="001D02B5">
      <w:pPr>
        <w:spacing w:after="120" w:line="240" w:lineRule="auto"/>
        <w:rPr>
          <w:del w:id="875" w:author="Grant, David M (52400) CIV USN NIWC ATLANTIC VA (USA)" w:date="2024-09-16T17:11:00Z"/>
          <w:lang w:val="en-US"/>
        </w:rPr>
      </w:pPr>
      <w:del w:id="876" w:author="Grant, David M (52400) CIV USN NIWC ATLANTIC VA (USA)" w:date="2024-09-16T16:30:00Z">
        <w:r w:rsidDel="00116C84">
          <w:rPr>
            <w:lang w:val="en-US"/>
          </w:rPr>
          <w:delText>1a</w:delText>
        </w:r>
      </w:del>
      <w:del w:id="877" w:author="Grant, David M (52400) CIV USN NIWC ATLANTIC VA (USA)" w:date="2024-09-16T17:11:00Z">
        <w:r w:rsidDel="002441F8">
          <w:rPr>
            <w:lang w:val="en-US"/>
          </w:rPr>
          <w:delText>:</w:delText>
        </w:r>
        <w:r w:rsidR="001D02B5" w:rsidDel="002441F8">
          <w:rPr>
            <w:lang w:val="en-US"/>
          </w:rPr>
          <w:delText xml:space="preserve"> </w:delText>
        </w:r>
        <w:r w:rsidDel="002441F8">
          <w:rPr>
            <w:lang w:val="en-US"/>
          </w:rPr>
          <w:delText xml:space="preserve">Rendering must take the </w:delText>
        </w:r>
        <w:r w:rsidRPr="008303CB" w:rsidDel="002441F8">
          <w:rPr>
            <w:i/>
            <w:iCs/>
            <w:lang w:val="en-US"/>
          </w:rPr>
          <w:delText>viewingGroup</w:delText>
        </w:r>
        <w:r w:rsidDel="002441F8">
          <w:rPr>
            <w:i/>
            <w:iCs/>
            <w:lang w:val="en-US"/>
          </w:rPr>
          <w:delText>(s)</w:delText>
        </w:r>
        <w:r w:rsidDel="002441F8">
          <w:rPr>
            <w:lang w:val="en-US"/>
          </w:rPr>
          <w:delText xml:space="preserve">, </w:delText>
        </w:r>
        <w:r w:rsidRPr="008303CB" w:rsidDel="002441F8">
          <w:rPr>
            <w:i/>
            <w:iCs/>
            <w:lang w:val="en-US"/>
          </w:rPr>
          <w:delText>scaleMinimum</w:delText>
        </w:r>
        <w:r w:rsidDel="002441F8">
          <w:rPr>
            <w:lang w:val="en-US"/>
          </w:rPr>
          <w:delText xml:space="preserve">, </w:delText>
        </w:r>
        <w:r w:rsidRPr="008303CB" w:rsidDel="002441F8">
          <w:rPr>
            <w:i/>
            <w:iCs/>
            <w:lang w:val="en-US"/>
          </w:rPr>
          <w:delText>scaleMaximum</w:delText>
        </w:r>
        <w:r w:rsidDel="002441F8">
          <w:rPr>
            <w:i/>
            <w:iCs/>
            <w:lang w:val="en-US"/>
          </w:rPr>
          <w:delText>, date dependency, and any other</w:delText>
        </w:r>
        <w:r w:rsidDel="002441F8">
          <w:rPr>
            <w:lang w:val="en-US"/>
          </w:rPr>
          <w:delText xml:space="preserve"> properties of the display instruction which may affect the instructions visibility into account. (See S-100 Part 9)</w:delText>
        </w:r>
      </w:del>
    </w:p>
    <w:p w14:paraId="577F5E87" w14:textId="6072ECD6" w:rsidR="00382FD3" w:rsidRPr="001D7FBE" w:rsidDel="002441F8" w:rsidRDefault="001D7FBE" w:rsidP="001D02B5">
      <w:pPr>
        <w:spacing w:after="120" w:line="240" w:lineRule="auto"/>
        <w:rPr>
          <w:del w:id="878" w:author="Grant, David M (52400) CIV USN NIWC ATLANTIC VA (USA)" w:date="2024-09-16T17:11:00Z"/>
        </w:rPr>
      </w:pPr>
      <w:del w:id="879" w:author="Grant, David M (52400) CIV USN NIWC ATLANTIC VA (USA)" w:date="2024-09-16T16:30:00Z">
        <w:r w:rsidDel="00116C84">
          <w:rPr>
            <w:lang w:val="en-US"/>
          </w:rPr>
          <w:delText>1f</w:delText>
        </w:r>
      </w:del>
      <w:del w:id="880" w:author="Grant, David M (52400) CIV USN NIWC ATLANTIC VA (USA)" w:date="2024-09-16T17:11:00Z">
        <w:r w:rsidDel="002441F8">
          <w:rPr>
            <w:lang w:val="en-US"/>
          </w:rPr>
          <w:delText>:</w:delText>
        </w:r>
        <w:r w:rsidR="001D02B5" w:rsidDel="002441F8">
          <w:rPr>
            <w:lang w:val="en-US"/>
          </w:rPr>
          <w:delText xml:space="preserve"> </w:delText>
        </w:r>
      </w:del>
      <w:del w:id="881" w:author="Grant, David M (52400) CIV USN NIWC ATLANTIC VA (USA)" w:date="2024-09-16T16:24:00Z">
        <w:r w:rsidDel="002D2CAA">
          <w:rPr>
            <w:lang w:val="en-US"/>
          </w:rPr>
          <w:delText>When rendering text, a</w:delText>
        </w:r>
      </w:del>
      <w:del w:id="882" w:author="Grant, David M (52400) CIV USN NIWC ATLANTIC VA (USA)" w:date="2024-09-16T17:11:00Z">
        <w:r w:rsidDel="002441F8">
          <w:rPr>
            <w:lang w:val="en-US"/>
          </w:rPr>
          <w:delText>n implementation may take into account the guidance in S-100 Part 9 regarding text rendering to adjust this algorithm as needed</w:delText>
        </w:r>
      </w:del>
      <w:del w:id="883" w:author="Grant, David M (52400) CIV USN NIWC ATLANTIC VA (USA)" w:date="2024-09-16T16:25:00Z">
        <w:r w:rsidDel="002D2CAA">
          <w:rPr>
            <w:lang w:val="en-US"/>
          </w:rPr>
          <w:delText xml:space="preserve"> to enhance the readability of text</w:delText>
        </w:r>
      </w:del>
      <w:del w:id="884" w:author="Grant, David M (52400) CIV USN NIWC ATLANTIC VA (USA)" w:date="2024-09-16T17:11:00Z">
        <w:r w:rsidDel="002441F8">
          <w:rPr>
            <w:lang w:val="en-US"/>
          </w:rPr>
          <w:delText>.</w:delText>
        </w:r>
      </w:del>
    </w:p>
    <w:p w14:paraId="19A3EAF3" w14:textId="49036BF9" w:rsidR="00C801D7" w:rsidDel="00971FC2" w:rsidRDefault="00C801D7">
      <w:pPr>
        <w:spacing w:after="160" w:line="259" w:lineRule="auto"/>
        <w:jc w:val="left"/>
        <w:rPr>
          <w:del w:id="885" w:author="David" w:date="2024-09-17T10:05:00Z"/>
          <w:lang w:val="en-US"/>
        </w:rPr>
      </w:pPr>
      <w:del w:id="886" w:author="Grant, David M (52400) CIV USN NIWC ATLANTIC VA (USA)" w:date="2024-09-16T16:36:00Z">
        <w:r w:rsidDel="00757432">
          <w:rPr>
            <w:lang w:val="en-US"/>
          </w:rPr>
          <w:br w:type="page"/>
        </w:r>
      </w:del>
    </w:p>
    <w:p w14:paraId="0D476419" w14:textId="3F6A55AB" w:rsidR="00C801D7" w:rsidRPr="004507E0" w:rsidDel="00971FC2" w:rsidRDefault="00C801D7">
      <w:pPr>
        <w:pStyle w:val="Heading2"/>
        <w:tabs>
          <w:tab w:val="clear" w:pos="540"/>
        </w:tabs>
        <w:spacing w:before="0" w:after="160" w:line="259" w:lineRule="auto"/>
        <w:ind w:left="709" w:hanging="709"/>
        <w:jc w:val="left"/>
        <w:rPr>
          <w:del w:id="887" w:author="David" w:date="2024-09-17T10:05:00Z"/>
        </w:rPr>
        <w:pPrChange w:id="888" w:author="David" w:date="2024-09-17T10:05:00Z">
          <w:pPr>
            <w:pStyle w:val="Heading2"/>
            <w:tabs>
              <w:tab w:val="clear" w:pos="540"/>
            </w:tabs>
            <w:spacing w:before="120" w:after="200" w:line="240" w:lineRule="auto"/>
            <w:ind w:left="709" w:hanging="709"/>
          </w:pPr>
        </w:pPrChange>
      </w:pPr>
      <w:bookmarkStart w:id="889" w:name="_Toc439685272"/>
      <w:bookmarkStart w:id="890" w:name="_Toc162435346"/>
      <w:del w:id="891" w:author="David" w:date="2024-09-17T10:05:00Z">
        <w:r w:rsidRPr="00693533" w:rsidDel="00971FC2">
          <w:delText xml:space="preserve">Dataset </w:delText>
        </w:r>
        <w:r w:rsidDel="00971FC2">
          <w:delText>l</w:delText>
        </w:r>
        <w:r w:rsidRPr="00693533" w:rsidDel="00971FC2">
          <w:delText xml:space="preserve">oading </w:delText>
        </w:r>
        <w:bookmarkEnd w:id="889"/>
        <w:r w:rsidRPr="00693533" w:rsidDel="00971FC2">
          <w:delText xml:space="preserve">and </w:delText>
        </w:r>
        <w:r w:rsidDel="00971FC2">
          <w:delText>d</w:delText>
        </w:r>
        <w:r w:rsidRPr="004507E0" w:rsidDel="00971FC2">
          <w:delText xml:space="preserve">isplay </w:delText>
        </w:r>
        <w:r w:rsidDel="00971FC2">
          <w:delText>o</w:delText>
        </w:r>
        <w:r w:rsidRPr="004507E0" w:rsidDel="00971FC2">
          <w:delText>rder</w:delText>
        </w:r>
        <w:bookmarkEnd w:id="890"/>
      </w:del>
    </w:p>
    <w:p w14:paraId="06D7BCD2" w14:textId="66A1270B" w:rsidR="00C801D7" w:rsidDel="00971FC2" w:rsidRDefault="00C801D7" w:rsidP="00C801D7">
      <w:pPr>
        <w:widowControl w:val="0"/>
        <w:spacing w:after="120" w:line="240" w:lineRule="auto"/>
        <w:rPr>
          <w:del w:id="892" w:author="David" w:date="2024-09-17T10:05:00Z"/>
        </w:rPr>
      </w:pPr>
      <w:del w:id="893" w:author="David" w:date="2024-09-17T10:05:00Z">
        <w:r w:rsidDel="00971FC2">
          <w:delText>Figures 4-7 to 4-9 below are intended to assist in understanding how the datasets should be displayed in the system graphics window:</w:delText>
        </w:r>
      </w:del>
    </w:p>
    <w:p w14:paraId="1D737E70" w14:textId="33079609" w:rsidR="00C801D7" w:rsidRPr="004507E0" w:rsidDel="00971FC2" w:rsidRDefault="00C801D7" w:rsidP="00C801D7">
      <w:pPr>
        <w:keepNext/>
        <w:spacing w:line="240" w:lineRule="auto"/>
        <w:jc w:val="center"/>
        <w:rPr>
          <w:del w:id="894" w:author="David" w:date="2024-09-17T10:05:00Z"/>
        </w:rPr>
      </w:pPr>
      <w:commentRangeStart w:id="895"/>
      <w:del w:id="896" w:author="David" w:date="2024-09-17T10:05:00Z">
        <w:r w:rsidRPr="00770E8B" w:rsidDel="00971FC2">
          <w:rPr>
            <w:noProof/>
            <w:lang w:val="fr-FR" w:eastAsia="fr-FR"/>
          </w:rPr>
          <w:drawing>
            <wp:inline distT="0" distB="0" distL="0" distR="0" wp14:anchorId="289BC600" wp14:editId="7B07C19E">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commentRangeEnd w:id="895"/>
        <w:r w:rsidR="00757432" w:rsidDel="00971FC2">
          <w:rPr>
            <w:rStyle w:val="CommentReference"/>
          </w:rPr>
          <w:commentReference w:id="895"/>
        </w:r>
      </w:del>
    </w:p>
    <w:p w14:paraId="72C6405D" w14:textId="2DA86BDD" w:rsidR="00C801D7" w:rsidRPr="00067165" w:rsidDel="00971FC2" w:rsidRDefault="00C801D7" w:rsidP="00C801D7">
      <w:pPr>
        <w:pStyle w:val="Caption"/>
        <w:spacing w:line="240" w:lineRule="auto"/>
        <w:jc w:val="center"/>
        <w:rPr>
          <w:del w:id="897" w:author="David" w:date="2024-09-17T10:05:00Z"/>
          <w:rFonts w:cs="Arial"/>
          <w:sz w:val="18"/>
          <w:szCs w:val="18"/>
        </w:rPr>
      </w:pPr>
      <w:del w:id="898" w:author="David" w:date="2024-09-17T10:05:00Z">
        <w:r w:rsidRPr="00067165" w:rsidDel="00971FC2">
          <w:rPr>
            <w:sz w:val="18"/>
            <w:szCs w:val="18"/>
          </w:rPr>
          <w:delText>Figure 4-</w:delText>
        </w:r>
        <w:r w:rsidDel="00971FC2">
          <w:rPr>
            <w:sz w:val="18"/>
            <w:szCs w:val="18"/>
          </w:rPr>
          <w:delText>7</w:delText>
        </w:r>
        <w:r w:rsidRPr="00067165" w:rsidDel="00971FC2">
          <w:rPr>
            <w:sz w:val="18"/>
            <w:szCs w:val="18"/>
          </w:rPr>
          <w:delText xml:space="preserve"> – Dataset loading </w:delText>
        </w:r>
        <w:r w:rsidDel="00971FC2">
          <w:rPr>
            <w:sz w:val="18"/>
            <w:szCs w:val="18"/>
          </w:rPr>
          <w:delText>– scenario 1</w:delText>
        </w:r>
      </w:del>
    </w:p>
    <w:p w14:paraId="3AA01A09" w14:textId="644C3DC6" w:rsidR="00C801D7" w:rsidRPr="00723450" w:rsidDel="00971FC2" w:rsidRDefault="00C801D7" w:rsidP="00C801D7">
      <w:pPr>
        <w:keepNext/>
        <w:spacing w:line="240" w:lineRule="auto"/>
        <w:jc w:val="center"/>
        <w:rPr>
          <w:del w:id="899" w:author="David" w:date="2024-09-17T10:05:00Z"/>
        </w:rPr>
      </w:pPr>
      <w:commentRangeStart w:id="900"/>
      <w:del w:id="901" w:author="David" w:date="2024-09-17T10:05:00Z">
        <w:r w:rsidRPr="006C11F2" w:rsidDel="00971FC2">
          <w:rPr>
            <w:noProof/>
            <w:lang w:val="fr-FR" w:eastAsia="fr-FR"/>
          </w:rPr>
          <w:drawing>
            <wp:inline distT="0" distB="0" distL="0" distR="0" wp14:anchorId="739BBF82" wp14:editId="390EDAD5">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commentRangeEnd w:id="900"/>
        <w:r w:rsidR="00115579" w:rsidDel="00971FC2">
          <w:rPr>
            <w:rStyle w:val="CommentReference"/>
          </w:rPr>
          <w:commentReference w:id="900"/>
        </w:r>
      </w:del>
    </w:p>
    <w:p w14:paraId="2B1394A0" w14:textId="6494C79F" w:rsidR="00C801D7" w:rsidRPr="00067165" w:rsidDel="00971FC2" w:rsidRDefault="00C801D7" w:rsidP="00C801D7">
      <w:pPr>
        <w:pStyle w:val="Caption"/>
        <w:spacing w:line="240" w:lineRule="auto"/>
        <w:jc w:val="center"/>
        <w:rPr>
          <w:del w:id="902" w:author="David" w:date="2024-09-17T10:05:00Z"/>
          <w:sz w:val="18"/>
          <w:szCs w:val="18"/>
        </w:rPr>
      </w:pPr>
      <w:del w:id="903" w:author="David" w:date="2024-09-17T10:05:00Z">
        <w:r w:rsidRPr="00067165" w:rsidDel="00971FC2">
          <w:rPr>
            <w:sz w:val="18"/>
            <w:szCs w:val="18"/>
          </w:rPr>
          <w:delText>Figure 4-</w:delText>
        </w:r>
        <w:r w:rsidDel="00971FC2">
          <w:rPr>
            <w:sz w:val="18"/>
            <w:szCs w:val="18"/>
          </w:rPr>
          <w:delText>8</w:delText>
        </w:r>
        <w:r w:rsidRPr="00067165" w:rsidDel="00971FC2">
          <w:rPr>
            <w:sz w:val="18"/>
            <w:szCs w:val="18"/>
          </w:rPr>
          <w:delText xml:space="preserve"> – Dataset loading </w:delText>
        </w:r>
        <w:r w:rsidDel="00971FC2">
          <w:rPr>
            <w:sz w:val="18"/>
            <w:szCs w:val="18"/>
          </w:rPr>
          <w:delText>– scenario 2</w:delText>
        </w:r>
      </w:del>
    </w:p>
    <w:p w14:paraId="2939914C" w14:textId="3ABB1287" w:rsidR="00C801D7" w:rsidRPr="00103B14" w:rsidDel="00971FC2" w:rsidRDefault="00C801D7" w:rsidP="00C801D7">
      <w:pPr>
        <w:spacing w:after="120" w:line="240" w:lineRule="auto"/>
        <w:rPr>
          <w:del w:id="904" w:author="David" w:date="2024-09-17T10:05:00Z"/>
        </w:rPr>
      </w:pPr>
    </w:p>
    <w:p w14:paraId="2087DBEA" w14:textId="0C2024BB" w:rsidR="00C801D7" w:rsidRPr="00723450" w:rsidDel="00971FC2" w:rsidRDefault="00C801D7" w:rsidP="00C801D7">
      <w:pPr>
        <w:spacing w:before="120" w:line="240" w:lineRule="auto"/>
        <w:jc w:val="center"/>
        <w:rPr>
          <w:del w:id="905" w:author="David" w:date="2024-09-17T10:05:00Z"/>
        </w:rPr>
      </w:pPr>
      <w:commentRangeStart w:id="906"/>
      <w:del w:id="907" w:author="David" w:date="2024-09-17T10:05:00Z">
        <w:r w:rsidRPr="006C11F2" w:rsidDel="00971FC2">
          <w:rPr>
            <w:noProof/>
            <w:lang w:val="fr-FR" w:eastAsia="fr-FR"/>
          </w:rPr>
          <w:drawing>
            <wp:inline distT="0" distB="0" distL="0" distR="0" wp14:anchorId="09EDF9EB" wp14:editId="09996C5D">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commentRangeEnd w:id="906"/>
        <w:r w:rsidR="000F6F54" w:rsidDel="00971FC2">
          <w:rPr>
            <w:rStyle w:val="CommentReference"/>
          </w:rPr>
          <w:commentReference w:id="906"/>
        </w:r>
      </w:del>
    </w:p>
    <w:p w14:paraId="170C688B" w14:textId="04298C99" w:rsidR="00C801D7" w:rsidDel="00971FC2" w:rsidRDefault="00C801D7" w:rsidP="00C801D7">
      <w:pPr>
        <w:spacing w:before="120" w:after="120" w:line="240" w:lineRule="auto"/>
        <w:jc w:val="center"/>
        <w:rPr>
          <w:ins w:id="908" w:author="Grant, David M (52400) CIV USN NIWC ATLANTIC VA (USA)" w:date="2024-09-16T16:46:00Z"/>
          <w:del w:id="909" w:author="David" w:date="2024-09-17T10:05:00Z"/>
          <w:b/>
          <w:sz w:val="18"/>
          <w:szCs w:val="18"/>
        </w:rPr>
      </w:pPr>
      <w:del w:id="910" w:author="David" w:date="2024-09-17T10:05:00Z">
        <w:r w:rsidRPr="00067165" w:rsidDel="00971FC2">
          <w:rPr>
            <w:b/>
            <w:sz w:val="18"/>
            <w:szCs w:val="18"/>
          </w:rPr>
          <w:delText>Figure 4-</w:delText>
        </w:r>
        <w:r w:rsidDel="00971FC2">
          <w:rPr>
            <w:b/>
            <w:sz w:val="18"/>
            <w:szCs w:val="18"/>
          </w:rPr>
          <w:delText>9</w:delText>
        </w:r>
        <w:r w:rsidRPr="00067165" w:rsidDel="00971FC2">
          <w:rPr>
            <w:b/>
            <w:sz w:val="18"/>
            <w:szCs w:val="18"/>
          </w:rPr>
          <w:delText xml:space="preserve"> – </w:delText>
        </w:r>
        <w:r w:rsidRPr="00412A1B" w:rsidDel="00971FC2">
          <w:rPr>
            <w:b/>
            <w:sz w:val="18"/>
            <w:szCs w:val="18"/>
          </w:rPr>
          <w:delText xml:space="preserve">Dataset loading – scenario </w:delText>
        </w:r>
        <w:r w:rsidDel="00971FC2">
          <w:rPr>
            <w:b/>
            <w:sz w:val="18"/>
            <w:szCs w:val="18"/>
          </w:rPr>
          <w:delText>3</w:delText>
        </w:r>
      </w:del>
    </w:p>
    <w:p w14:paraId="681258B6" w14:textId="77777777" w:rsidR="000F6F54" w:rsidRPr="00067165" w:rsidRDefault="000F6F54">
      <w:pPr>
        <w:spacing w:before="120" w:after="120" w:line="240" w:lineRule="auto"/>
        <w:rPr>
          <w:b/>
          <w:sz w:val="18"/>
          <w:szCs w:val="18"/>
        </w:rPr>
        <w:pPrChange w:id="911" w:author="David" w:date="2024-09-17T10:05:00Z">
          <w:pPr>
            <w:spacing w:before="120" w:after="120" w:line="240" w:lineRule="auto"/>
            <w:jc w:val="center"/>
          </w:pPr>
        </w:pPrChange>
      </w:pPr>
    </w:p>
    <w:p w14:paraId="7DD27D32" w14:textId="5639980B" w:rsidR="000F6F54" w:rsidRPr="00602D3E" w:rsidRDefault="000F6F54" w:rsidP="000F6F54">
      <w:pPr>
        <w:pStyle w:val="ListContinue2"/>
        <w:numPr>
          <w:ilvl w:val="1"/>
          <w:numId w:val="40"/>
        </w:numPr>
        <w:tabs>
          <w:tab w:val="clear" w:pos="800"/>
        </w:tabs>
        <w:spacing w:before="120" w:after="120" w:line="240" w:lineRule="auto"/>
        <w:rPr>
          <w:ins w:id="912" w:author="Grant, David M (52400) CIV USN NIWC ATLANTIC VA (USA)" w:date="2024-09-16T16:46:00Z"/>
          <w:szCs w:val="22"/>
          <w:lang w:eastAsia="en-US"/>
        </w:rPr>
      </w:pPr>
      <w:ins w:id="913" w:author="Grant, David M (52400) CIV USN NIWC ATLANTIC VA (USA)" w:date="2024-09-16T16:46:00Z">
        <w:del w:id="914" w:author="David" w:date="2024-09-17T10:07:00Z">
          <w:r w:rsidDel="00A67277">
            <w:rPr>
              <w:b/>
              <w:sz w:val="22"/>
              <w:szCs w:val="22"/>
              <w:lang w:eastAsia="en-US"/>
            </w:rPr>
            <w:delText>Alternate</w:delText>
          </w:r>
        </w:del>
      </w:ins>
      <w:ins w:id="915" w:author="David" w:date="2024-09-17T10:07:00Z">
        <w:r w:rsidR="00A67277">
          <w:rPr>
            <w:b/>
            <w:sz w:val="22"/>
            <w:szCs w:val="22"/>
            <w:lang w:eastAsia="en-US"/>
          </w:rPr>
          <w:t>Advanced</w:t>
        </w:r>
      </w:ins>
      <w:ins w:id="916" w:author="Grant, David M (52400) CIV USN NIWC ATLANTIC VA (USA)" w:date="2024-09-16T16:46:00Z">
        <w:r>
          <w:rPr>
            <w:b/>
            <w:sz w:val="22"/>
            <w:szCs w:val="22"/>
            <w:lang w:eastAsia="en-US"/>
          </w:rPr>
          <w:t xml:space="preserve"> </w:t>
        </w:r>
      </w:ins>
      <w:ins w:id="917" w:author="David" w:date="2024-09-17T10:07:00Z">
        <w:r w:rsidR="00A67277">
          <w:rPr>
            <w:b/>
            <w:sz w:val="22"/>
            <w:szCs w:val="22"/>
            <w:lang w:eastAsia="en-US"/>
          </w:rPr>
          <w:t xml:space="preserve">Data </w:t>
        </w:r>
      </w:ins>
      <w:ins w:id="918" w:author="Grant, David M (52400) CIV USN NIWC ATLANTIC VA (USA)" w:date="2024-09-16T16:46:00Z">
        <w:del w:id="919" w:author="David" w:date="2024-09-17T10:07:00Z">
          <w:r w:rsidDel="00A67277">
            <w:rPr>
              <w:b/>
              <w:sz w:val="22"/>
              <w:szCs w:val="22"/>
              <w:lang w:eastAsia="en-US"/>
            </w:rPr>
            <w:delText>d</w:delText>
          </w:r>
        </w:del>
      </w:ins>
      <w:ins w:id="920" w:author="David" w:date="2024-09-17T10:07:00Z">
        <w:r w:rsidR="00A67277">
          <w:rPr>
            <w:b/>
            <w:sz w:val="22"/>
            <w:szCs w:val="22"/>
            <w:lang w:eastAsia="en-US"/>
          </w:rPr>
          <w:t>D</w:t>
        </w:r>
      </w:ins>
      <w:ins w:id="921" w:author="Grant, David M (52400) CIV USN NIWC ATLANTIC VA (USA)" w:date="2024-09-16T16:46:00Z">
        <w:r>
          <w:rPr>
            <w:b/>
            <w:sz w:val="22"/>
            <w:szCs w:val="22"/>
            <w:lang w:eastAsia="en-US"/>
          </w:rPr>
          <w:t xml:space="preserve">isplay </w:t>
        </w:r>
        <w:del w:id="922" w:author="David" w:date="2024-09-17T10:07:00Z">
          <w:r w:rsidDel="00A67277">
            <w:rPr>
              <w:b/>
              <w:sz w:val="22"/>
              <w:szCs w:val="22"/>
              <w:lang w:eastAsia="en-US"/>
            </w:rPr>
            <w:delText>a</w:delText>
          </w:r>
        </w:del>
      </w:ins>
      <w:ins w:id="923" w:author="David" w:date="2024-09-17T10:07:00Z">
        <w:r w:rsidR="00A67277">
          <w:rPr>
            <w:b/>
            <w:sz w:val="22"/>
            <w:szCs w:val="22"/>
            <w:lang w:eastAsia="en-US"/>
          </w:rPr>
          <w:t>A</w:t>
        </w:r>
      </w:ins>
      <w:ins w:id="924" w:author="Grant, David M (52400) CIV USN NIWC ATLANTIC VA (USA)" w:date="2024-09-16T16:46:00Z">
        <w:r>
          <w:rPr>
            <w:b/>
            <w:sz w:val="22"/>
            <w:szCs w:val="22"/>
            <w:lang w:eastAsia="en-US"/>
          </w:rPr>
          <w:t>lgorithm</w:t>
        </w:r>
      </w:ins>
    </w:p>
    <w:p w14:paraId="0F19F2AF" w14:textId="77777777" w:rsidR="000F6F54" w:rsidRPr="00295FE5" w:rsidRDefault="000F6F54" w:rsidP="000F6F54">
      <w:pPr>
        <w:pStyle w:val="ListContinue2"/>
        <w:numPr>
          <w:ilvl w:val="2"/>
          <w:numId w:val="40"/>
        </w:numPr>
        <w:tabs>
          <w:tab w:val="clear" w:pos="432"/>
        </w:tabs>
        <w:spacing w:before="120" w:after="120" w:line="240" w:lineRule="auto"/>
        <w:rPr>
          <w:ins w:id="925" w:author="Grant, David M (52400) CIV USN NIWC ATLANTIC VA (USA)" w:date="2024-09-16T16:46:00Z"/>
          <w:lang w:eastAsia="en-US"/>
        </w:rPr>
      </w:pPr>
      <w:ins w:id="926" w:author="Grant, David M (52400) CIV USN NIWC ATLANTIC VA (USA)" w:date="2024-09-16T16:46:00Z">
        <w:r w:rsidRPr="00FD48AC">
          <w:rPr>
            <w:b/>
            <w:lang w:eastAsia="en-US"/>
          </w:rPr>
          <w:t>General</w:t>
        </w:r>
      </w:ins>
    </w:p>
    <w:p w14:paraId="115677C5" w14:textId="0130EBE2" w:rsidR="000F6F54" w:rsidRDefault="002441F8" w:rsidP="000F6F54">
      <w:pPr>
        <w:spacing w:after="120" w:line="240" w:lineRule="auto"/>
        <w:rPr>
          <w:ins w:id="927" w:author="Grant, David M (52400) CIV USN NIWC ATLANTIC VA (USA)" w:date="2024-09-16T16:48:00Z"/>
          <w:lang w:val="en-US"/>
        </w:rPr>
      </w:pPr>
      <w:ins w:id="928" w:author="Grant, David M (52400) CIV USN NIWC ATLANTIC VA (USA)" w:date="2024-09-16T17:13:00Z">
        <w:r>
          <w:rPr>
            <w:lang w:val="en-US"/>
          </w:rPr>
          <w:t xml:space="preserve">This algorithm is intended to resolve the following issues present </w:t>
        </w:r>
      </w:ins>
      <w:ins w:id="929" w:author="Grant, David M (52400) CIV USN NIWC ATLANTIC VA (USA)" w:date="2024-09-16T16:47:00Z">
        <w:r w:rsidR="000F6F54">
          <w:rPr>
            <w:lang w:val="en-US"/>
          </w:rPr>
          <w:t xml:space="preserve">in </w:t>
        </w:r>
      </w:ins>
      <w:ins w:id="930" w:author="Grant, David M (52400) CIV USN NIWC ATLANTIC VA (USA)" w:date="2024-09-16T17:13:00Z">
        <w:r>
          <w:rPr>
            <w:lang w:val="en-US"/>
          </w:rPr>
          <w:t xml:space="preserve">the </w:t>
        </w:r>
      </w:ins>
      <w:ins w:id="931" w:author="David" w:date="2024-09-17T10:08:00Z">
        <w:r w:rsidR="00757F0C">
          <w:rPr>
            <w:lang w:val="en-US"/>
          </w:rPr>
          <w:t xml:space="preserve">basic </w:t>
        </w:r>
      </w:ins>
      <w:ins w:id="932" w:author="Grant, David M (52400) CIV USN NIWC ATLANTIC VA (USA)" w:date="2024-09-16T17:13:00Z">
        <w:r>
          <w:rPr>
            <w:lang w:val="en-US"/>
          </w:rPr>
          <w:t>algorithm described in</w:t>
        </w:r>
        <w:del w:id="933" w:author="David" w:date="2024-09-17T10:07:00Z">
          <w:r w:rsidDel="004266C9">
            <w:rPr>
              <w:lang w:val="en-US"/>
            </w:rPr>
            <w:delText xml:space="preserve"> </w:delText>
          </w:r>
        </w:del>
      </w:ins>
      <w:ins w:id="934" w:author="Grant, David M (52400) CIV USN NIWC ATLANTIC VA (USA)" w:date="2024-09-16T16:47:00Z">
        <w:del w:id="935" w:author="David" w:date="2024-09-17T10:07:00Z">
          <w:r w:rsidR="000F6F54" w:rsidDel="004266C9">
            <w:rPr>
              <w:lang w:val="en-US"/>
            </w:rPr>
            <w:delText>D-3.1</w:delText>
          </w:r>
        </w:del>
      </w:ins>
      <w:ins w:id="936" w:author="David" w:date="2024-09-17T10:07:00Z">
        <w:r w:rsidR="004266C9">
          <w:rPr>
            <w:lang w:val="en-US"/>
          </w:rPr>
          <w:t xml:space="preserve"> </w:t>
        </w:r>
      </w:ins>
      <w:ins w:id="937" w:author="David" w:date="2024-09-17T10:08:00Z">
        <w:r w:rsidR="004266C9">
          <w:rPr>
            <w:lang w:val="en-US"/>
          </w:rPr>
          <w:fldChar w:fldCharType="begin"/>
        </w:r>
        <w:r w:rsidR="004266C9">
          <w:rPr>
            <w:lang w:val="en-US"/>
          </w:rPr>
          <w:instrText xml:space="preserve"> REF _Ref177460116 \r \h </w:instrText>
        </w:r>
      </w:ins>
      <w:r w:rsidR="004266C9">
        <w:rPr>
          <w:lang w:val="en-US"/>
        </w:rPr>
      </w:r>
      <w:r w:rsidR="004266C9">
        <w:rPr>
          <w:lang w:val="en-US"/>
        </w:rPr>
        <w:fldChar w:fldCharType="separate"/>
      </w:r>
      <w:ins w:id="938" w:author="Grant, David M (52400) CIV USN NIWC ATLANTIC VA (USA)" w:date="2024-09-17T13:29:00Z">
        <w:r w:rsidR="005F447C">
          <w:rPr>
            <w:lang w:val="en-US"/>
          </w:rPr>
          <w:t>D-2.1</w:t>
        </w:r>
      </w:ins>
      <w:ins w:id="939" w:author="David" w:date="2024-09-17T10:08:00Z">
        <w:r w:rsidR="004266C9">
          <w:rPr>
            <w:lang w:val="en-US"/>
          </w:rPr>
          <w:fldChar w:fldCharType="end"/>
        </w:r>
      </w:ins>
      <w:ins w:id="940" w:author="Grant, David M (52400) CIV USN NIWC ATLANTIC VA (USA)" w:date="2024-09-16T16:48:00Z">
        <w:r w:rsidR="000F6F54">
          <w:rPr>
            <w:lang w:val="en-US"/>
          </w:rPr>
          <w:t>:</w:t>
        </w:r>
      </w:ins>
    </w:p>
    <w:p w14:paraId="7873B78E" w14:textId="624CBC88" w:rsidR="00046EDE" w:rsidRDefault="00046EDE" w:rsidP="000F6F54">
      <w:pPr>
        <w:pStyle w:val="ListParagraph"/>
        <w:numPr>
          <w:ilvl w:val="0"/>
          <w:numId w:val="35"/>
        </w:numPr>
        <w:spacing w:after="120" w:line="240" w:lineRule="auto"/>
        <w:rPr>
          <w:ins w:id="941" w:author="David" w:date="2024-09-17T10:36:00Z"/>
          <w:lang w:val="en-US"/>
        </w:rPr>
      </w:pPr>
      <w:ins w:id="942" w:author="David" w:date="2024-09-17T10:36:00Z">
        <w:r>
          <w:rPr>
            <w:lang w:val="en-US"/>
          </w:rPr>
          <w:t xml:space="preserve">The basic algorithm </w:t>
        </w:r>
      </w:ins>
      <w:ins w:id="943" w:author="David" w:date="2024-09-17T10:37:00Z">
        <w:r w:rsidR="000862F3">
          <w:rPr>
            <w:lang w:val="en-US"/>
          </w:rPr>
          <w:t>cannot</w:t>
        </w:r>
      </w:ins>
      <w:ins w:id="944" w:author="David" w:date="2024-09-17T10:36:00Z">
        <w:r>
          <w:rPr>
            <w:lang w:val="en-US"/>
          </w:rPr>
          <w:t xml:space="preserve"> guarantee that </w:t>
        </w:r>
      </w:ins>
      <w:ins w:id="945" w:author="David" w:date="2024-09-17T10:38:00Z">
        <w:r w:rsidR="001233E3">
          <w:rPr>
            <w:lang w:val="en-US"/>
          </w:rPr>
          <w:t>smaller</w:t>
        </w:r>
      </w:ins>
      <w:ins w:id="946" w:author="David" w:date="2024-09-17T10:36:00Z">
        <w:r w:rsidR="00A86EB9">
          <w:rPr>
            <w:lang w:val="en-US"/>
          </w:rPr>
          <w:t xml:space="preserve"> scale </w:t>
        </w:r>
      </w:ins>
      <w:ins w:id="947" w:author="David" w:date="2024-09-17T10:38:00Z">
        <w:r w:rsidR="001233E3">
          <w:rPr>
            <w:lang w:val="en-US"/>
          </w:rPr>
          <w:t xml:space="preserve">data does not </w:t>
        </w:r>
      </w:ins>
      <w:ins w:id="948" w:author="David" w:date="2024-09-17T10:37:00Z">
        <w:r w:rsidR="00F54E7D">
          <w:rPr>
            <w:lang w:val="en-US"/>
          </w:rPr>
          <w:t xml:space="preserve">obscure </w:t>
        </w:r>
      </w:ins>
      <w:ins w:id="949" w:author="David" w:date="2024-09-17T10:38:00Z">
        <w:r w:rsidR="001233E3">
          <w:rPr>
            <w:lang w:val="en-US"/>
          </w:rPr>
          <w:t xml:space="preserve">larger </w:t>
        </w:r>
      </w:ins>
      <w:ins w:id="950" w:author="David" w:date="2024-09-17T10:37:00Z">
        <w:r w:rsidR="00F54E7D">
          <w:rPr>
            <w:lang w:val="en-US"/>
          </w:rPr>
          <w:t xml:space="preserve">scale </w:t>
        </w:r>
      </w:ins>
      <w:ins w:id="951" w:author="David" w:date="2024-09-17T10:39:00Z">
        <w:r w:rsidR="001233E3">
          <w:rPr>
            <w:lang w:val="en-US"/>
          </w:rPr>
          <w:t>data</w:t>
        </w:r>
      </w:ins>
      <w:ins w:id="952" w:author="David" w:date="2024-09-17T10:38:00Z">
        <w:r w:rsidR="00945C32">
          <w:rPr>
            <w:lang w:val="en-US"/>
          </w:rPr>
          <w:t>.</w:t>
        </w:r>
      </w:ins>
    </w:p>
    <w:p w14:paraId="22E89778" w14:textId="3AADE509" w:rsidR="000F6F54" w:rsidRDefault="00757F0C" w:rsidP="000F6F54">
      <w:pPr>
        <w:pStyle w:val="ListParagraph"/>
        <w:numPr>
          <w:ilvl w:val="0"/>
          <w:numId w:val="35"/>
        </w:numPr>
        <w:spacing w:after="120" w:line="240" w:lineRule="auto"/>
        <w:rPr>
          <w:ins w:id="953" w:author="David" w:date="2024-09-17T10:39:00Z"/>
          <w:lang w:val="en-US"/>
        </w:rPr>
      </w:pPr>
      <w:ins w:id="954" w:author="David" w:date="2024-09-17T10:08:00Z">
        <w:r>
          <w:rPr>
            <w:lang w:val="en-US"/>
          </w:rPr>
          <w:t xml:space="preserve">The basic algorithm </w:t>
        </w:r>
      </w:ins>
      <w:ins w:id="955" w:author="Grant, David M (52400) CIV USN NIWC ATLANTIC VA (USA)" w:date="2024-09-16T17:14:00Z">
        <w:del w:id="956" w:author="David" w:date="2024-09-17T10:08:00Z">
          <w:r w:rsidR="002441F8" w:rsidDel="00311D7A">
            <w:rPr>
              <w:lang w:val="en-US"/>
            </w:rPr>
            <w:delText>C</w:delText>
          </w:r>
        </w:del>
      </w:ins>
      <w:ins w:id="957" w:author="David" w:date="2024-09-17T10:08:00Z">
        <w:r w:rsidR="00311D7A">
          <w:rPr>
            <w:lang w:val="en-US"/>
          </w:rPr>
          <w:t>c</w:t>
        </w:r>
      </w:ins>
      <w:ins w:id="958" w:author="Grant, David M (52400) CIV USN NIWC ATLANTIC VA (USA)" w:date="2024-09-16T16:48:00Z">
        <w:r w:rsidR="000F6F54">
          <w:rPr>
            <w:lang w:val="en-US"/>
          </w:rPr>
          <w:t xml:space="preserve">annot be used </w:t>
        </w:r>
      </w:ins>
      <w:ins w:id="959" w:author="Grant, David M (52400) CIV USN NIWC ATLANTIC VA (USA)" w:date="2024-09-16T17:38:00Z">
        <w:r w:rsidR="00603DE0">
          <w:rPr>
            <w:lang w:val="en-US"/>
          </w:rPr>
          <w:t>when</w:t>
        </w:r>
      </w:ins>
      <w:ins w:id="960" w:author="Grant, David M (52400) CIV USN NIWC ATLANTIC VA (USA)" w:date="2024-09-16T17:14:00Z">
        <w:r w:rsidR="002441F8">
          <w:rPr>
            <w:lang w:val="en-US"/>
          </w:rPr>
          <w:t xml:space="preserve"> </w:t>
        </w:r>
      </w:ins>
      <w:ins w:id="961" w:author="Grant, David M (52400) CIV USN NIWC ATLANTIC VA (USA)" w:date="2024-09-16T16:49:00Z">
        <w:r w:rsidR="000F6F54">
          <w:rPr>
            <w:lang w:val="en-US"/>
          </w:rPr>
          <w:t>render</w:t>
        </w:r>
      </w:ins>
      <w:ins w:id="962" w:author="Grant, David M (52400) CIV USN NIWC ATLANTIC VA (USA)" w:date="2024-09-16T17:38:00Z">
        <w:r w:rsidR="00603DE0">
          <w:rPr>
            <w:lang w:val="en-US"/>
          </w:rPr>
          <w:t>ing to</w:t>
        </w:r>
      </w:ins>
      <w:ins w:id="963" w:author="Grant, David M (52400) CIV USN NIWC ATLANTIC VA (USA)" w:date="2024-09-16T17:14:00Z">
        <w:r w:rsidR="002441F8">
          <w:rPr>
            <w:lang w:val="en-US"/>
          </w:rPr>
          <w:t xml:space="preserve"> </w:t>
        </w:r>
      </w:ins>
      <w:ins w:id="964" w:author="Grant, David M (52400) CIV USN NIWC ATLANTIC VA (USA)" w:date="2024-09-16T16:49:00Z">
        <w:r w:rsidR="000F6F54">
          <w:rPr>
            <w:lang w:val="en-US"/>
          </w:rPr>
          <w:t>the above-RADAR display plane</w:t>
        </w:r>
      </w:ins>
      <w:ins w:id="965" w:author="David" w:date="2024-09-17T10:39:00Z">
        <w:r w:rsidR="0020753B">
          <w:rPr>
            <w:lang w:val="en-US"/>
          </w:rPr>
          <w:t>.</w:t>
        </w:r>
      </w:ins>
      <w:ins w:id="966" w:author="Grant, David M (52400) CIV USN NIWC ATLANTIC VA (USA)" w:date="2024-09-16T16:49:00Z">
        <w:del w:id="967" w:author="David" w:date="2024-09-17T10:39:00Z">
          <w:r w:rsidR="000F6F54" w:rsidDel="0020753B">
            <w:rPr>
              <w:lang w:val="en-US"/>
            </w:rPr>
            <w:delText>.</w:delText>
          </w:r>
        </w:del>
      </w:ins>
    </w:p>
    <w:p w14:paraId="6BA52AE9" w14:textId="322D3CDF" w:rsidR="0020753B" w:rsidDel="00895F7D" w:rsidRDefault="0020753B" w:rsidP="000F6F54">
      <w:pPr>
        <w:pStyle w:val="ListParagraph"/>
        <w:numPr>
          <w:ilvl w:val="0"/>
          <w:numId w:val="35"/>
        </w:numPr>
        <w:spacing w:after="120" w:line="240" w:lineRule="auto"/>
        <w:rPr>
          <w:ins w:id="968" w:author="Grant, David M (52400) CIV USN NIWC ATLANTIC VA (USA)" w:date="2024-09-16T16:49:00Z"/>
          <w:del w:id="969" w:author="David" w:date="2024-09-17T10:41:00Z"/>
          <w:lang w:val="en-US"/>
        </w:rPr>
      </w:pPr>
    </w:p>
    <w:p w14:paraId="717FDF70" w14:textId="5BA1F9F6" w:rsidR="000F6F54" w:rsidRDefault="000F6F54" w:rsidP="000F6F54">
      <w:pPr>
        <w:pStyle w:val="ListParagraph"/>
        <w:numPr>
          <w:ilvl w:val="0"/>
          <w:numId w:val="35"/>
        </w:numPr>
        <w:spacing w:after="120" w:line="240" w:lineRule="auto"/>
        <w:rPr>
          <w:ins w:id="970" w:author="Grant, David M (52400) CIV USN NIWC ATLANTIC VA (USA)" w:date="2024-09-16T16:53:00Z"/>
          <w:lang w:val="en-US"/>
        </w:rPr>
      </w:pPr>
      <w:ins w:id="971" w:author="Grant, David M (52400) CIV USN NIWC ATLANTIC VA (USA)" w:date="2024-09-16T16:50:00Z">
        <w:r>
          <w:rPr>
            <w:lang w:val="en-US"/>
          </w:rPr>
          <w:t>I</w:t>
        </w:r>
      </w:ins>
      <w:ins w:id="972" w:author="Grant, David M (52400) CIV USN NIWC ATLANTIC VA (USA)" w:date="2024-09-16T17:03:00Z">
        <w:r w:rsidR="00FA4358">
          <w:rPr>
            <w:lang w:val="en-US"/>
          </w:rPr>
          <w:t xml:space="preserve">n certain </w:t>
        </w:r>
      </w:ins>
      <w:ins w:id="973" w:author="Grant, David M (52400) CIV USN NIWC ATLANTIC VA (USA)" w:date="2024-09-16T17:06:00Z">
        <w:r w:rsidR="00A258EB">
          <w:rPr>
            <w:lang w:val="en-US"/>
          </w:rPr>
          <w:t>cases,</w:t>
        </w:r>
      </w:ins>
      <w:ins w:id="974" w:author="Grant, David M (52400) CIV USN NIWC ATLANTIC VA (USA)" w:date="2024-09-16T17:03:00Z">
        <w:r w:rsidR="00FA4358">
          <w:rPr>
            <w:lang w:val="en-US"/>
          </w:rPr>
          <w:t xml:space="preserve"> </w:t>
        </w:r>
      </w:ins>
      <w:ins w:id="975" w:author="David" w:date="2024-09-17T10:09:00Z">
        <w:r w:rsidR="00311D7A">
          <w:rPr>
            <w:lang w:val="en-US"/>
          </w:rPr>
          <w:t xml:space="preserve">the basic algorithm </w:t>
        </w:r>
      </w:ins>
      <w:ins w:id="976" w:author="Grant, David M (52400) CIV USN NIWC ATLANTIC VA (USA)" w:date="2024-09-16T17:03:00Z">
        <w:r w:rsidR="00FA4358">
          <w:rPr>
            <w:lang w:val="en-US"/>
          </w:rPr>
          <w:t xml:space="preserve">does </w:t>
        </w:r>
      </w:ins>
      <w:ins w:id="977" w:author="Grant, David M (52400) CIV USN NIWC ATLANTIC VA (USA)" w:date="2024-09-16T16:50:00Z">
        <w:r>
          <w:rPr>
            <w:lang w:val="en-US"/>
          </w:rPr>
          <w:t xml:space="preserve">not properly </w:t>
        </w:r>
      </w:ins>
      <w:ins w:id="978" w:author="Grant, David M (52400) CIV USN NIWC ATLANTIC VA (USA)" w:date="2024-09-16T16:52:00Z">
        <w:r w:rsidR="00B40AAF">
          <w:rPr>
            <w:lang w:val="en-US"/>
          </w:rPr>
          <w:t>render drawing</w:t>
        </w:r>
      </w:ins>
      <w:ins w:id="979" w:author="Grant, David M (52400) CIV USN NIWC ATLANTIC VA (USA)" w:date="2024-09-16T16:50:00Z">
        <w:r>
          <w:rPr>
            <w:lang w:val="en-US"/>
          </w:rPr>
          <w:t xml:space="preserve"> </w:t>
        </w:r>
      </w:ins>
      <w:ins w:id="980" w:author="Grant, David M (52400) CIV USN NIWC ATLANTIC VA (USA)" w:date="2024-09-16T16:53:00Z">
        <w:r w:rsidR="00B40AAF">
          <w:rPr>
            <w:lang w:val="en-US"/>
          </w:rPr>
          <w:t>instructions which extend beyond the geographic boundary</w:t>
        </w:r>
      </w:ins>
      <w:ins w:id="981" w:author="Grant, David M (52400) CIV USN NIWC ATLANTIC VA (USA)" w:date="2024-09-16T16:55:00Z">
        <w:r w:rsidR="00B40AAF">
          <w:rPr>
            <w:lang w:val="en-US"/>
          </w:rPr>
          <w:t xml:space="preserve"> of the originating dataset</w:t>
        </w:r>
      </w:ins>
      <w:ins w:id="982" w:author="Grant, David M (52400) CIV USN NIWC ATLANTIC VA (USA)" w:date="2024-09-16T16:53:00Z">
        <w:r w:rsidR="00B40AAF">
          <w:rPr>
            <w:lang w:val="en-US"/>
          </w:rPr>
          <w:t>.</w:t>
        </w:r>
      </w:ins>
    </w:p>
    <w:p w14:paraId="7CF7480C" w14:textId="38A70AC5" w:rsidR="00B40AAF" w:rsidRDefault="00B40AAF">
      <w:pPr>
        <w:pStyle w:val="ListParagraph"/>
        <w:numPr>
          <w:ilvl w:val="1"/>
          <w:numId w:val="35"/>
        </w:numPr>
        <w:spacing w:after="120" w:line="240" w:lineRule="auto"/>
        <w:ind w:left="1080"/>
        <w:rPr>
          <w:ins w:id="983" w:author="David" w:date="2024-09-17T10:41:00Z"/>
          <w:lang w:val="en-US"/>
        </w:rPr>
      </w:pPr>
      <w:ins w:id="984" w:author="Grant, David M (52400) CIV USN NIWC ATLANTIC VA (USA)" w:date="2024-09-16T16:53:00Z">
        <w:r>
          <w:rPr>
            <w:lang w:val="en-US"/>
          </w:rPr>
          <w:t xml:space="preserve">For instance, </w:t>
        </w:r>
      </w:ins>
      <w:ins w:id="985" w:author="Grant, David M (52400) CIV USN NIWC ATLANTIC VA (USA)" w:date="2024-09-16T16:54:00Z">
        <w:r>
          <w:rPr>
            <w:lang w:val="en-US"/>
          </w:rPr>
          <w:t xml:space="preserve">portrayal of </w:t>
        </w:r>
      </w:ins>
      <w:ins w:id="986" w:author="Grant, David M (52400) CIV USN NIWC ATLANTIC VA (USA)" w:date="2024-09-16T16:53:00Z">
        <w:r>
          <w:rPr>
            <w:lang w:val="en-US"/>
          </w:rPr>
          <w:t xml:space="preserve">leg lines and sector arcs </w:t>
        </w:r>
      </w:ins>
      <w:ins w:id="987" w:author="Grant, David M (52400) CIV USN NIWC ATLANTIC VA (USA)" w:date="2024-09-16T16:54:00Z">
        <w:r>
          <w:rPr>
            <w:lang w:val="en-US"/>
          </w:rPr>
          <w:t>generated from L</w:t>
        </w:r>
      </w:ins>
      <w:ins w:id="988" w:author="Grant, David M (52400) CIV USN NIWC ATLANTIC VA (USA)" w:date="2024-09-16T16:53:00Z">
        <w:r>
          <w:rPr>
            <w:lang w:val="en-US"/>
          </w:rPr>
          <w:t>ight</w:t>
        </w:r>
      </w:ins>
      <w:ins w:id="989" w:author="Grant, David M (52400) CIV USN NIWC ATLANTIC VA (USA)" w:date="2024-09-16T16:54:00Z">
        <w:r>
          <w:rPr>
            <w:lang w:val="en-US"/>
          </w:rPr>
          <w:t xml:space="preserve"> features</w:t>
        </w:r>
      </w:ins>
      <w:ins w:id="990" w:author="Grant, David M (52400) CIV USN NIWC ATLANTIC VA (USA)" w:date="2024-09-16T17:04:00Z">
        <w:r w:rsidR="00FA4358">
          <w:rPr>
            <w:lang w:val="en-US"/>
          </w:rPr>
          <w:t xml:space="preserve"> </w:t>
        </w:r>
      </w:ins>
      <w:ins w:id="991" w:author="Grant, David M (52400) CIV USN NIWC ATLANTIC VA (USA)" w:date="2024-09-16T17:15:00Z">
        <w:r w:rsidR="002441F8">
          <w:rPr>
            <w:lang w:val="en-US"/>
          </w:rPr>
          <w:t>(</w:t>
        </w:r>
      </w:ins>
      <w:ins w:id="992" w:author="Grant, David M (52400) CIV USN NIWC ATLANTIC VA (USA)" w:date="2024-09-16T17:04:00Z">
        <w:r w:rsidR="00FA4358">
          <w:rPr>
            <w:lang w:val="en-US"/>
          </w:rPr>
          <w:t xml:space="preserve">when </w:t>
        </w:r>
      </w:ins>
      <w:ins w:id="993" w:author="Grant, David M (52400) CIV USN NIWC ATLANTIC VA (USA)" w:date="2024-09-16T17:06:00Z">
        <w:r w:rsidR="00A258EB">
          <w:rPr>
            <w:lang w:val="en-US"/>
          </w:rPr>
          <w:t>an</w:t>
        </w:r>
      </w:ins>
      <w:ins w:id="994" w:author="Grant, David M (52400) CIV USN NIWC ATLANTIC VA (USA)" w:date="2024-09-16T17:04:00Z">
        <w:r w:rsidR="00FA4358">
          <w:rPr>
            <w:lang w:val="en-US"/>
          </w:rPr>
          <w:t xml:space="preserve"> adjacent dataset is </w:t>
        </w:r>
      </w:ins>
      <w:ins w:id="995" w:author="Grant, David M (52400) CIV USN NIWC ATLANTIC VA (USA)" w:date="2024-09-16T17:07:00Z">
        <w:r w:rsidR="00A258EB">
          <w:rPr>
            <w:lang w:val="en-US"/>
          </w:rPr>
          <w:t xml:space="preserve">rendered </w:t>
        </w:r>
      </w:ins>
      <w:ins w:id="996" w:author="Grant, David M (52400) CIV USN NIWC ATLANTIC VA (USA)" w:date="2024-09-16T17:08:00Z">
        <w:r w:rsidR="00A258EB">
          <w:rPr>
            <w:lang w:val="en-US"/>
          </w:rPr>
          <w:t>after</w:t>
        </w:r>
      </w:ins>
      <w:ins w:id="997" w:author="Grant, David M (52400) CIV USN NIWC ATLANTIC VA (USA)" w:date="2024-09-16T17:04:00Z">
        <w:r w:rsidR="00FA4358">
          <w:rPr>
            <w:lang w:val="en-US"/>
          </w:rPr>
          <w:t xml:space="preserve"> the originating dataset</w:t>
        </w:r>
      </w:ins>
      <w:ins w:id="998" w:author="Grant, David M (52400) CIV USN NIWC ATLANTIC VA (USA)" w:date="2024-09-16T17:15:00Z">
        <w:r w:rsidR="002441F8">
          <w:rPr>
            <w:lang w:val="en-US"/>
          </w:rPr>
          <w:t>)</w:t>
        </w:r>
      </w:ins>
      <w:ins w:id="999" w:author="Grant, David M (52400) CIV USN NIWC ATLANTIC VA (USA)" w:date="2024-09-16T17:04:00Z">
        <w:r w:rsidR="00FA4358">
          <w:rPr>
            <w:lang w:val="en-US"/>
          </w:rPr>
          <w:t>.</w:t>
        </w:r>
      </w:ins>
    </w:p>
    <w:p w14:paraId="75E0C939" w14:textId="2A7FB16A" w:rsidR="00895F7D" w:rsidRPr="00895F7D" w:rsidRDefault="00895F7D">
      <w:pPr>
        <w:pStyle w:val="ListParagraph"/>
        <w:numPr>
          <w:ilvl w:val="0"/>
          <w:numId w:val="35"/>
        </w:numPr>
        <w:spacing w:after="120" w:line="240" w:lineRule="auto"/>
        <w:rPr>
          <w:ins w:id="1000" w:author="Grant, David M (52400) CIV USN NIWC ATLANTIC VA (USA)" w:date="2024-09-16T16:55:00Z"/>
          <w:lang w:val="en-US"/>
        </w:rPr>
        <w:pPrChange w:id="1001" w:author="David" w:date="2024-09-17T10:41:00Z">
          <w:pPr>
            <w:pStyle w:val="ListParagraph"/>
            <w:numPr>
              <w:ilvl w:val="1"/>
              <w:numId w:val="35"/>
            </w:numPr>
            <w:spacing w:after="120" w:line="240" w:lineRule="auto"/>
            <w:ind w:left="1440" w:hanging="360"/>
          </w:pPr>
        </w:pPrChange>
      </w:pPr>
      <w:ins w:id="1002" w:author="David" w:date="2024-09-17T10:41:00Z">
        <w:r>
          <w:rPr>
            <w:lang w:val="en-US"/>
          </w:rPr>
          <w:t xml:space="preserve">The basic algorithm may not work </w:t>
        </w:r>
        <w:r w:rsidR="004776A9">
          <w:rPr>
            <w:lang w:val="en-US"/>
          </w:rPr>
          <w:t>with</w:t>
        </w:r>
        <w:r>
          <w:rPr>
            <w:lang w:val="en-US"/>
          </w:rPr>
          <w:t xml:space="preserve"> future</w:t>
        </w:r>
        <w:r w:rsidR="004776A9">
          <w:rPr>
            <w:lang w:val="en-US"/>
          </w:rPr>
          <w:t xml:space="preserve"> portra</w:t>
        </w:r>
      </w:ins>
      <w:ins w:id="1003" w:author="David" w:date="2024-09-17T10:42:00Z">
        <w:r w:rsidR="004776A9">
          <w:rPr>
            <w:lang w:val="en-US"/>
          </w:rPr>
          <w:t>yal catalogs</w:t>
        </w:r>
      </w:ins>
      <w:ins w:id="1004" w:author="David" w:date="2024-09-17T10:41:00Z">
        <w:r w:rsidR="004776A9">
          <w:rPr>
            <w:lang w:val="en-US"/>
          </w:rPr>
          <w:t xml:space="preserve">; it </w:t>
        </w:r>
      </w:ins>
      <w:ins w:id="1005" w:author="David" w:date="2024-09-17T10:42:00Z">
        <w:del w:id="1006" w:author="Grant, David M (52400) CIV USN NIWC ATLANTIC VA (USA)" w:date="2024-09-17T11:57:00Z">
          <w:r w:rsidR="002A4839" w:rsidDel="00A33186">
            <w:rPr>
              <w:lang w:val="en-US"/>
            </w:rPr>
            <w:delText>relys</w:delText>
          </w:r>
        </w:del>
      </w:ins>
      <w:ins w:id="1007" w:author="Grant, David M (52400) CIV USN NIWC ATLANTIC VA (USA)" w:date="2024-09-17T11:57:00Z">
        <w:r w:rsidR="00A33186">
          <w:rPr>
            <w:lang w:val="en-US"/>
          </w:rPr>
          <w:t>relies</w:t>
        </w:r>
      </w:ins>
      <w:ins w:id="1008" w:author="David" w:date="2024-09-17T10:41:00Z">
        <w:r w:rsidR="004776A9">
          <w:rPr>
            <w:lang w:val="en-US"/>
          </w:rPr>
          <w:t xml:space="preserve"> on </w:t>
        </w:r>
      </w:ins>
      <w:ins w:id="1009" w:author="David" w:date="2024-09-17T10:42:00Z">
        <w:r w:rsidR="002A4839">
          <w:rPr>
            <w:lang w:val="en-US"/>
          </w:rPr>
          <w:t xml:space="preserve">all </w:t>
        </w:r>
      </w:ins>
      <w:ins w:id="1010" w:author="David" w:date="2024-09-17T10:41:00Z">
        <w:r w:rsidR="004776A9">
          <w:rPr>
            <w:lang w:val="en-US"/>
          </w:rPr>
          <w:t xml:space="preserve">“skin of the earth” features </w:t>
        </w:r>
      </w:ins>
      <w:ins w:id="1011" w:author="Grant, David M (52400) CIV USN NIWC ATLANTIC VA (USA)" w:date="2024-09-17T11:57:00Z">
        <w:r w:rsidR="003A5C04">
          <w:rPr>
            <w:lang w:val="en-US"/>
          </w:rPr>
          <w:t xml:space="preserve">to </w:t>
        </w:r>
      </w:ins>
      <w:ins w:id="1012" w:author="David" w:date="2024-09-17T10:41:00Z">
        <w:r w:rsidR="004776A9">
          <w:rPr>
            <w:lang w:val="en-US"/>
          </w:rPr>
          <w:t>hav</w:t>
        </w:r>
        <w:del w:id="1013" w:author="Grant, David M (52400) CIV USN NIWC ATLANTIC VA (USA)" w:date="2024-09-17T11:57:00Z">
          <w:r w:rsidR="004776A9" w:rsidDel="003A5C04">
            <w:rPr>
              <w:lang w:val="en-US"/>
            </w:rPr>
            <w:delText>ing</w:delText>
          </w:r>
        </w:del>
      </w:ins>
      <w:ins w:id="1014" w:author="Grant, David M (52400) CIV USN NIWC ATLANTIC VA (USA)" w:date="2024-09-17T11:57:00Z">
        <w:r w:rsidR="003A5C04">
          <w:rPr>
            <w:lang w:val="en-US"/>
          </w:rPr>
          <w:t>e</w:t>
        </w:r>
      </w:ins>
      <w:ins w:id="1015" w:author="David" w:date="2024-09-17T10:41:00Z">
        <w:r w:rsidR="004776A9">
          <w:rPr>
            <w:lang w:val="en-US"/>
          </w:rPr>
          <w:t xml:space="preserve"> opaque fills</w:t>
        </w:r>
        <w:r>
          <w:rPr>
            <w:lang w:val="en-US"/>
          </w:rPr>
          <w:t>.</w:t>
        </w:r>
      </w:ins>
    </w:p>
    <w:p w14:paraId="6A6E7913" w14:textId="73FEAA59" w:rsidR="00603DE0" w:rsidDel="004C72B8" w:rsidRDefault="00A258EB">
      <w:pPr>
        <w:spacing w:after="120" w:line="240" w:lineRule="auto"/>
        <w:rPr>
          <w:del w:id="1016" w:author="David" w:date="2024-09-17T10:14:00Z"/>
          <w:lang w:val="en-US"/>
        </w:rPr>
      </w:pPr>
      <w:ins w:id="1017" w:author="Grant, David M (52400) CIV USN NIWC ATLANTIC VA (USA)" w:date="2024-09-16T17:08:00Z">
        <w:r w:rsidRPr="00A258EB">
          <w:rPr>
            <w:lang w:val="en-US"/>
          </w:rPr>
          <w:t>T</w:t>
        </w:r>
        <w:r>
          <w:rPr>
            <w:lang w:val="en-US"/>
          </w:rPr>
          <w:t>h</w:t>
        </w:r>
      </w:ins>
      <w:ins w:id="1018" w:author="David" w:date="2024-09-17T10:09:00Z">
        <w:r w:rsidR="00AD7E67">
          <w:rPr>
            <w:lang w:val="en-US"/>
          </w:rPr>
          <w:t>e</w:t>
        </w:r>
      </w:ins>
      <w:ins w:id="1019" w:author="Grant, David M (52400) CIV USN NIWC ATLANTIC VA (USA)" w:date="2024-09-16T17:08:00Z">
        <w:del w:id="1020" w:author="David" w:date="2024-09-17T10:09:00Z">
          <w:r w:rsidDel="00AD7E67">
            <w:rPr>
              <w:lang w:val="en-US"/>
            </w:rPr>
            <w:delText>is</w:delText>
          </w:r>
        </w:del>
        <w:r>
          <w:rPr>
            <w:lang w:val="en-US"/>
          </w:rPr>
          <w:t xml:space="preserve"> </w:t>
        </w:r>
      </w:ins>
      <w:ins w:id="1021" w:author="David" w:date="2024-09-17T10:09:00Z">
        <w:r w:rsidR="00AD7E67">
          <w:rPr>
            <w:lang w:val="en-US"/>
          </w:rPr>
          <w:t xml:space="preserve">advanced </w:t>
        </w:r>
      </w:ins>
      <w:ins w:id="1022" w:author="Grant, David M (52400) CIV USN NIWC ATLANTIC VA (USA)" w:date="2024-09-16T17:09:00Z">
        <w:r>
          <w:rPr>
            <w:lang w:val="en-US"/>
          </w:rPr>
          <w:t xml:space="preserve">algorithm </w:t>
        </w:r>
      </w:ins>
      <w:ins w:id="1023" w:author="Grant, David M (52400) CIV USN NIWC ATLANTIC VA (USA)" w:date="2024-09-16T17:16:00Z">
        <w:r w:rsidR="00504A42">
          <w:rPr>
            <w:lang w:val="en-US"/>
          </w:rPr>
          <w:t>addresses</w:t>
        </w:r>
      </w:ins>
      <w:ins w:id="1024" w:author="Grant, David M (52400) CIV USN NIWC ATLANTIC VA (USA)" w:date="2024-09-16T17:09:00Z">
        <w:r>
          <w:rPr>
            <w:lang w:val="en-US"/>
          </w:rPr>
          <w:t xml:space="preserve"> </w:t>
        </w:r>
      </w:ins>
      <w:ins w:id="1025" w:author="Grant, David M (52400) CIV USN NIWC ATLANTIC VA (USA)" w:date="2024-09-17T11:53:00Z">
        <w:r w:rsidR="008241B4">
          <w:rPr>
            <w:lang w:val="en-US"/>
          </w:rPr>
          <w:t>all</w:t>
        </w:r>
      </w:ins>
      <w:ins w:id="1026" w:author="Grant, David M (52400) CIV USN NIWC ATLANTIC VA (USA)" w:date="2024-09-17T10:45:00Z">
        <w:r w:rsidR="00C97F96">
          <w:rPr>
            <w:lang w:val="en-US"/>
          </w:rPr>
          <w:t xml:space="preserve"> </w:t>
        </w:r>
      </w:ins>
      <w:ins w:id="1027" w:author="Grant, David M (52400) CIV USN NIWC ATLANTIC VA (USA)" w:date="2024-09-16T17:09:00Z">
        <w:r>
          <w:rPr>
            <w:lang w:val="en-US"/>
          </w:rPr>
          <w:t>these issues</w:t>
        </w:r>
      </w:ins>
      <w:ins w:id="1028" w:author="Grant, David M (52400) CIV USN NIWC ATLANTIC VA (USA)" w:date="2024-09-17T10:45:00Z">
        <w:r w:rsidR="00B1639F">
          <w:rPr>
            <w:lang w:val="en-US"/>
          </w:rPr>
          <w:t xml:space="preserve">. It prioritizes rendering by drawing priority rather </w:t>
        </w:r>
      </w:ins>
      <w:ins w:id="1029" w:author="Grant, David M (52400) CIV USN NIWC ATLANTIC VA (USA)" w:date="2024-09-17T11:57:00Z">
        <w:r w:rsidR="003A5C04">
          <w:rPr>
            <w:lang w:val="en-US"/>
          </w:rPr>
          <w:t>than</w:t>
        </w:r>
      </w:ins>
      <w:ins w:id="1030" w:author="Grant, David M (52400) CIV USN NIWC ATLANTIC VA (USA)" w:date="2024-09-17T10:45:00Z">
        <w:r w:rsidR="00B1639F">
          <w:rPr>
            <w:lang w:val="en-US"/>
          </w:rPr>
          <w:t xml:space="preserve"> by dataset;</w:t>
        </w:r>
      </w:ins>
      <w:ins w:id="1031" w:author="Grant, David M (52400) CIV USN NIWC ATLANTIC VA (USA)" w:date="2024-09-16T17:09:00Z">
        <w:del w:id="1032" w:author="David" w:date="2024-09-17T10:10:00Z">
          <w:r w:rsidDel="00833DD4">
            <w:rPr>
              <w:lang w:val="en-US"/>
            </w:rPr>
            <w:delText xml:space="preserve"> by modifying the D-3.1 algorithm.</w:delText>
          </w:r>
        </w:del>
      </w:ins>
      <w:ins w:id="1033" w:author="Grant, David M (52400) CIV USN NIWC ATLANTIC VA (USA)" w:date="2024-09-16T17:36:00Z">
        <w:del w:id="1034" w:author="David" w:date="2024-09-17T10:10:00Z">
          <w:r w:rsidR="00603DE0" w:rsidDel="00833DD4">
            <w:rPr>
              <w:lang w:val="en-US"/>
            </w:rPr>
            <w:delText xml:space="preserve"> It</w:delText>
          </w:r>
        </w:del>
      </w:ins>
      <w:ins w:id="1035" w:author="David" w:date="2024-09-17T10:10:00Z">
        <w:r w:rsidR="00833DD4">
          <w:rPr>
            <w:lang w:val="en-US"/>
          </w:rPr>
          <w:t xml:space="preserve"> </w:t>
        </w:r>
        <w:del w:id="1036" w:author="Grant, David M (52400) CIV USN NIWC ATLANTIC VA (USA)" w:date="2024-09-17T10:45:00Z">
          <w:r w:rsidR="00833DD4" w:rsidDel="00B1639F">
            <w:rPr>
              <w:lang w:val="en-US"/>
            </w:rPr>
            <w:delText>by</w:delText>
          </w:r>
        </w:del>
      </w:ins>
      <w:ins w:id="1037" w:author="Grant, David M (52400) CIV USN NIWC ATLANTIC VA (USA)" w:date="2024-09-16T17:36:00Z">
        <w:del w:id="1038" w:author="David" w:date="2024-09-17T10:10:00Z">
          <w:r w:rsidR="00603DE0" w:rsidDel="00833DD4">
            <w:rPr>
              <w:lang w:val="en-US"/>
            </w:rPr>
            <w:delText xml:space="preserve">res </w:delText>
          </w:r>
        </w:del>
      </w:ins>
      <w:ins w:id="1039" w:author="David" w:date="2024-09-17T10:10:00Z">
        <w:del w:id="1040" w:author="Grant, David M (52400) CIV USN NIWC ATLANTIC VA (USA)" w:date="2024-09-17T10:45:00Z">
          <w:r w:rsidR="00833DD4" w:rsidDel="00B1639F">
            <w:rPr>
              <w:lang w:val="en-US"/>
            </w:rPr>
            <w:delText xml:space="preserve">ring </w:delText>
          </w:r>
        </w:del>
      </w:ins>
      <w:ins w:id="1041" w:author="Grant, David M (52400) CIV USN NIWC ATLANTIC VA (USA)" w:date="2024-09-17T10:45:00Z">
        <w:r w:rsidR="00B1639F">
          <w:rPr>
            <w:lang w:val="en-US"/>
          </w:rPr>
          <w:t xml:space="preserve">it ensures </w:t>
        </w:r>
      </w:ins>
      <w:ins w:id="1042" w:author="Grant, David M (52400) CIV USN NIWC ATLANTIC VA (USA)" w:date="2024-09-16T17:36:00Z">
        <w:r w:rsidR="00603DE0">
          <w:rPr>
            <w:lang w:val="en-US"/>
          </w:rPr>
          <w:t xml:space="preserve">drawing instructions originating from a visible point within a dataset remain visible as the </w:t>
        </w:r>
      </w:ins>
      <w:ins w:id="1043" w:author="Grant, David M (52400) CIV USN NIWC ATLANTIC VA (USA)" w:date="2024-09-16T17:37:00Z">
        <w:r w:rsidR="00603DE0">
          <w:rPr>
            <w:lang w:val="en-US"/>
          </w:rPr>
          <w:t>instruction is rendered across</w:t>
        </w:r>
      </w:ins>
      <w:ins w:id="1044" w:author="Grant, David M (52400) CIV USN NIWC ATLANTIC VA (USA)" w:date="2024-09-16T17:36:00Z">
        <w:r w:rsidR="00603DE0">
          <w:rPr>
            <w:lang w:val="en-US"/>
          </w:rPr>
          <w:t xml:space="preserve"> adjacent datasets </w:t>
        </w:r>
      </w:ins>
      <w:ins w:id="1045" w:author="Grant, David M (52400) CIV USN NIWC ATLANTIC VA (USA)" w:date="2024-09-17T11:58:00Z">
        <w:r w:rsidR="009934F7">
          <w:rPr>
            <w:lang w:val="en-US"/>
          </w:rPr>
          <w:t>(</w:t>
        </w:r>
      </w:ins>
      <w:ins w:id="1046" w:author="Grant, David M (52400) CIV USN NIWC ATLANTIC VA (USA)" w:date="2024-09-16T17:36:00Z">
        <w:r w:rsidR="00603DE0">
          <w:rPr>
            <w:lang w:val="en-US"/>
          </w:rPr>
          <w:t xml:space="preserve">even if those adjacent datasets </w:t>
        </w:r>
      </w:ins>
      <w:ins w:id="1047" w:author="Grant, David M (52400) CIV USN NIWC ATLANTIC VA (USA)" w:date="2024-09-16T17:37:00Z">
        <w:r w:rsidR="00603DE0">
          <w:rPr>
            <w:lang w:val="en-US"/>
          </w:rPr>
          <w:t>obscur</w:t>
        </w:r>
      </w:ins>
      <w:ins w:id="1048" w:author="Grant, David M (52400) CIV USN NIWC ATLANTIC VA (USA)" w:date="2024-09-16T17:38:00Z">
        <w:r w:rsidR="00603DE0">
          <w:rPr>
            <w:lang w:val="en-US"/>
          </w:rPr>
          <w:t>e</w:t>
        </w:r>
      </w:ins>
      <w:ins w:id="1049" w:author="Grant, David M (52400) CIV USN NIWC ATLANTIC VA (USA)" w:date="2024-09-16T17:37:00Z">
        <w:r w:rsidR="00603DE0">
          <w:rPr>
            <w:lang w:val="en-US"/>
          </w:rPr>
          <w:t xml:space="preserve"> portions</w:t>
        </w:r>
      </w:ins>
      <w:ins w:id="1050" w:author="Grant, David M (52400) CIV USN NIWC ATLANTIC VA (USA)" w:date="2024-09-16T17:36:00Z">
        <w:r w:rsidR="00603DE0">
          <w:rPr>
            <w:lang w:val="en-US"/>
          </w:rPr>
          <w:t xml:space="preserve"> </w:t>
        </w:r>
      </w:ins>
      <w:ins w:id="1051" w:author="Grant, David M (52400) CIV USN NIWC ATLANTIC VA (USA)" w:date="2024-09-16T17:37:00Z">
        <w:r w:rsidR="00603DE0">
          <w:rPr>
            <w:lang w:val="en-US"/>
          </w:rPr>
          <w:t xml:space="preserve">of </w:t>
        </w:r>
      </w:ins>
      <w:ins w:id="1052" w:author="Grant, David M (52400) CIV USN NIWC ATLANTIC VA (USA)" w:date="2024-09-16T17:36:00Z">
        <w:r w:rsidR="00603DE0">
          <w:rPr>
            <w:lang w:val="en-US"/>
          </w:rPr>
          <w:t>the originating dataset</w:t>
        </w:r>
      </w:ins>
      <w:ins w:id="1053" w:author="Grant, David M (52400) CIV USN NIWC ATLANTIC VA (USA)" w:date="2024-09-17T11:58:00Z">
        <w:r w:rsidR="009934F7">
          <w:rPr>
            <w:lang w:val="en-US"/>
          </w:rPr>
          <w:t>)</w:t>
        </w:r>
      </w:ins>
      <w:ins w:id="1054" w:author="Grant, David M (52400) CIV USN NIWC ATLANTIC VA (USA)" w:date="2024-09-17T10:46:00Z">
        <w:r w:rsidR="005511CB">
          <w:rPr>
            <w:lang w:val="en-US"/>
          </w:rPr>
          <w:t>;</w:t>
        </w:r>
      </w:ins>
      <w:ins w:id="1055" w:author="David" w:date="2024-09-17T10:10:00Z">
        <w:r w:rsidR="00281954">
          <w:rPr>
            <w:lang w:val="en-US"/>
          </w:rPr>
          <w:t xml:space="preserve"> </w:t>
        </w:r>
        <w:del w:id="1056" w:author="Grant, David M (52400) CIV USN NIWC ATLANTIC VA (USA)" w:date="2024-09-17T10:46:00Z">
          <w:r w:rsidR="00281954" w:rsidDel="004C72B8">
            <w:rPr>
              <w:lang w:val="en-US"/>
            </w:rPr>
            <w:delText>I</w:delText>
          </w:r>
        </w:del>
      </w:ins>
      <w:ins w:id="1057" w:author="Grant, David M (52400) CIV USN NIWC ATLANTIC VA (USA)" w:date="2024-09-17T10:46:00Z">
        <w:r w:rsidR="004C72B8">
          <w:rPr>
            <w:lang w:val="en-US"/>
          </w:rPr>
          <w:t>i</w:t>
        </w:r>
      </w:ins>
      <w:ins w:id="1058" w:author="David" w:date="2024-09-17T10:10:00Z">
        <w:r w:rsidR="00281954">
          <w:rPr>
            <w:lang w:val="en-US"/>
          </w:rPr>
          <w:t xml:space="preserve">t </w:t>
        </w:r>
      </w:ins>
      <w:ins w:id="1059" w:author="David" w:date="2024-09-17T10:13:00Z">
        <w:r w:rsidR="00F36112">
          <w:rPr>
            <w:lang w:val="en-US"/>
          </w:rPr>
          <w:t>does not rely on “skin of the earth” objects to</w:t>
        </w:r>
      </w:ins>
      <w:ins w:id="1060" w:author="David" w:date="2024-09-17T10:14:00Z">
        <w:r w:rsidR="00F36112">
          <w:rPr>
            <w:lang w:val="en-US"/>
          </w:rPr>
          <w:t xml:space="preserve"> obscure underlying information and can therefore be used to </w:t>
        </w:r>
        <w:r w:rsidR="007C5D29">
          <w:rPr>
            <w:lang w:val="en-US"/>
          </w:rPr>
          <w:t xml:space="preserve">render to any display </w:t>
        </w:r>
        <w:commentRangeStart w:id="1061"/>
        <w:r w:rsidR="007C5D29">
          <w:rPr>
            <w:lang w:val="en-US"/>
          </w:rPr>
          <w:t>plane</w:t>
        </w:r>
      </w:ins>
      <w:commentRangeEnd w:id="1061"/>
      <w:r w:rsidR="00CD36D6">
        <w:rPr>
          <w:rStyle w:val="CommentReference"/>
        </w:rPr>
        <w:commentReference w:id="1061"/>
      </w:r>
      <w:ins w:id="1062" w:author="David" w:date="2024-09-17T10:14:00Z">
        <w:r w:rsidR="007C5D29">
          <w:rPr>
            <w:lang w:val="en-US"/>
          </w:rPr>
          <w:t>.</w:t>
        </w:r>
      </w:ins>
    </w:p>
    <w:p w14:paraId="059D6F07" w14:textId="621D7844" w:rsidR="004C72B8" w:rsidRPr="009D01EE" w:rsidRDefault="004C72B8" w:rsidP="00603DE0">
      <w:pPr>
        <w:spacing w:after="120" w:line="240" w:lineRule="auto"/>
        <w:rPr>
          <w:ins w:id="1063" w:author="Grant, David M (52400) CIV USN NIWC ATLANTIC VA (USA)" w:date="2024-09-17T10:46:00Z"/>
          <w:b/>
          <w:bCs/>
          <w:lang w:val="en-US"/>
        </w:rPr>
      </w:pPr>
    </w:p>
    <w:p w14:paraId="1C20588E" w14:textId="3F23DF36" w:rsidR="000F6F54" w:rsidRPr="00295FE5" w:rsidRDefault="00504A42" w:rsidP="000F6F54">
      <w:pPr>
        <w:pStyle w:val="ListContinue2"/>
        <w:numPr>
          <w:ilvl w:val="2"/>
          <w:numId w:val="40"/>
        </w:numPr>
        <w:tabs>
          <w:tab w:val="clear" w:pos="432"/>
        </w:tabs>
        <w:spacing w:before="120" w:after="120" w:line="240" w:lineRule="auto"/>
        <w:rPr>
          <w:ins w:id="1064" w:author="Grant, David M (52400) CIV USN NIWC ATLANTIC VA (USA)" w:date="2024-09-16T16:46:00Z"/>
          <w:lang w:eastAsia="en-US"/>
        </w:rPr>
      </w:pPr>
      <w:ins w:id="1065" w:author="Grant, David M (52400) CIV USN NIWC ATLANTIC VA (USA)" w:date="2024-09-16T17:19:00Z">
        <w:del w:id="1066" w:author="David" w:date="2024-09-17T10:14:00Z">
          <w:r w:rsidDel="007C5D29">
            <w:rPr>
              <w:b/>
              <w:lang w:val="en-US" w:eastAsia="en-US"/>
            </w:rPr>
            <w:delText>Alternate</w:delText>
          </w:r>
        </w:del>
      </w:ins>
      <w:ins w:id="1067" w:author="David" w:date="2024-09-17T10:14:00Z">
        <w:r w:rsidR="007C5D29">
          <w:rPr>
            <w:b/>
            <w:lang w:val="en-US" w:eastAsia="en-US"/>
          </w:rPr>
          <w:t>Advanced</w:t>
        </w:r>
      </w:ins>
      <w:ins w:id="1068" w:author="Grant, David M (52400) CIV USN NIWC ATLANTIC VA (USA)" w:date="2024-09-16T16:46:00Z">
        <w:r w:rsidR="000F6F54" w:rsidRPr="00FD48AC">
          <w:rPr>
            <w:b/>
            <w:lang w:val="en-US" w:eastAsia="en-US"/>
          </w:rPr>
          <w:t xml:space="preserve"> Rendering Algorithm</w:t>
        </w:r>
      </w:ins>
    </w:p>
    <w:p w14:paraId="153BDC88" w14:textId="2896A1DC" w:rsidR="00F753BA" w:rsidRDefault="008241B4" w:rsidP="008241B4">
      <w:pPr>
        <w:spacing w:after="120" w:line="240" w:lineRule="auto"/>
        <w:rPr>
          <w:ins w:id="1069" w:author="Grant, David M (52400) CIV USN NIWC ATLANTIC VA (USA)" w:date="2024-09-16T17:42:00Z"/>
          <w:lang w:val="en-US"/>
        </w:rPr>
      </w:pPr>
      <w:ins w:id="1070" w:author="Grant, David M (52400) CIV USN NIWC ATLANTIC VA (USA)" w:date="2024-09-16T16:46:00Z">
        <w:r>
          <w:rPr>
            <w:noProof/>
            <w:lang w:val="en-US" w:eastAsia="en-US"/>
          </w:rPr>
          <w:lastRenderedPageBreak/>
          <mc:AlternateContent>
            <mc:Choice Requires="wps">
              <w:drawing>
                <wp:anchor distT="0" distB="0" distL="114300" distR="114300" simplePos="0" relativeHeight="251654144" behindDoc="0" locked="0" layoutInCell="1" allowOverlap="1" wp14:anchorId="4E135A0B" wp14:editId="79BD85D3">
                  <wp:simplePos x="0" y="0"/>
                  <wp:positionH relativeFrom="margin">
                    <wp:align>left</wp:align>
                  </wp:positionH>
                  <wp:positionV relativeFrom="paragraph">
                    <wp:posOffset>880745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24A7055" w14:textId="57F4CC6B" w:rsidR="000F6F54" w:rsidRDefault="000F6F54" w:rsidP="000F6F54">
                              <w:pPr>
                                <w:spacing w:after="120" w:line="240" w:lineRule="auto"/>
                                <w:rPr>
                                  <w:i/>
                                  <w:iCs/>
                                  <w:lang w:val="en-US"/>
                                </w:rPr>
                              </w:pPr>
                              <w:r w:rsidRPr="00332ACE">
                                <w:rPr>
                                  <w:b/>
                                  <w:bCs/>
                                  <w:lang w:val="en-US"/>
                                </w:rPr>
                                <w:t>Algorithm</w:t>
                              </w:r>
                              <w:r>
                                <w:rPr>
                                  <w:lang w:val="en-US"/>
                                </w:rPr>
                                <w:t xml:space="preserve">: </w:t>
                              </w:r>
                              <w:del w:id="1071" w:author="Grant, David M (52400) CIV USN NIWC ATLANTIC VA (USA)" w:date="2024-09-17T11:19:00Z">
                                <w:r w:rsidRPr="00332ACE" w:rsidDel="007D307E">
                                  <w:rPr>
                                    <w:i/>
                                    <w:iCs/>
                                    <w:lang w:val="en-US"/>
                                  </w:rPr>
                                  <w:delText>RenderChartImage</w:delText>
                                </w:r>
                              </w:del>
                              <w:proofErr w:type="spellStart"/>
                              <w:proofErr w:type="gramStart"/>
                              <w:ins w:id="1072" w:author="Grant, David M (52400) CIV USN NIWC ATLANTIC VA (USA)" w:date="2024-09-17T11:19:00Z">
                                <w:r w:rsidR="007D307E">
                                  <w:rPr>
                                    <w:i/>
                                    <w:iCs/>
                                    <w:lang w:val="en-US"/>
                                  </w:rPr>
                                  <w:t>AssignMasks</w:t>
                                </w:r>
                              </w:ins>
                              <w:proofErr w:type="spellEnd"/>
                              <w:r>
                                <w:rPr>
                                  <w:i/>
                                  <w:iCs/>
                                  <w:lang w:val="en-US"/>
                                </w:rPr>
                                <w:t>(</w:t>
                              </w:r>
                              <w:proofErr w:type="spellStart"/>
                              <w:proofErr w:type="gramEnd"/>
                              <w:r>
                                <w:rPr>
                                  <w:i/>
                                  <w:iCs/>
                                  <w:lang w:val="en-US"/>
                                </w:rPr>
                                <w:t>dataSets</w:t>
                              </w:r>
                              <w:proofErr w:type="spellEnd"/>
                              <w:r>
                                <w:rPr>
                                  <w:i/>
                                  <w:iCs/>
                                  <w:lang w:val="en-US"/>
                                </w:rPr>
                                <w:t>, viewport</w:t>
                              </w:r>
                              <w:ins w:id="1073" w:author="Grant, David M (52400) CIV USN NIWC ATLANTIC VA (USA)" w:date="2024-09-17T10:57:00Z">
                                <w:r w:rsidR="00DD49E9">
                                  <w:rPr>
                                    <w:i/>
                                    <w:iCs/>
                                    <w:lang w:val="en-US"/>
                                  </w:rPr>
                                  <w:t>, projection</w:t>
                                </w:r>
                              </w:ins>
                              <w:r>
                                <w:rPr>
                                  <w:i/>
                                  <w:iCs/>
                                  <w:lang w:val="en-US"/>
                                </w:rPr>
                                <w:t>)</w:t>
                              </w:r>
                            </w:p>
                            <w:p w14:paraId="3CC4437F" w14:textId="77777777" w:rsidR="000F6F54" w:rsidRDefault="000F6F54">
                              <w:pPr>
                                <w:spacing w:after="60" w:line="240" w:lineRule="auto"/>
                                <w:pPrChange w:id="1074" w:author="Grant, David M (52400) CIV USN NIWC ATLANTIC VA (USA)" w:date="2024-09-17T10:58:00Z">
                                  <w:pPr>
                                    <w:spacing w:after="0" w:line="240" w:lineRule="auto"/>
                                  </w:pPr>
                                </w:pPrChange>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505E3813" w14:textId="77777777" w:rsidR="000F6F54" w:rsidRDefault="000F6F54">
                              <w:pPr>
                                <w:spacing w:after="60" w:line="240" w:lineRule="auto"/>
                                <w:ind w:left="677"/>
                                <w:rPr>
                                  <w:ins w:id="1075" w:author="Grant, David M (52400) CIV USN NIWC ATLANTIC VA (USA)" w:date="2024-09-17T10:57:00Z"/>
                                </w:rPr>
                                <w:pPrChange w:id="1076" w:author="Grant, David M (52400) CIV USN NIWC ATLANTIC VA (USA)" w:date="2024-09-17T10:58:00Z">
                                  <w:pPr>
                                    <w:spacing w:after="120" w:line="240" w:lineRule="auto"/>
                                    <w:ind w:left="677"/>
                                  </w:pPr>
                                </w:pPrChange>
                              </w:pPr>
                              <w:r>
                                <w:t xml:space="preserve">A device-polygon </w:t>
                              </w:r>
                              <w:r w:rsidRPr="00712598">
                                <w:rPr>
                                  <w:i/>
                                  <w:iCs/>
                                </w:rPr>
                                <w:t>viewport</w:t>
                              </w:r>
                              <w:r>
                                <w:t xml:space="preserve"> describing the device area that should be covered with data</w:t>
                              </w:r>
                            </w:p>
                            <w:p w14:paraId="4AC2126A" w14:textId="2A88AC74" w:rsidR="00C36726" w:rsidRDefault="00C36726" w:rsidP="000F6F54">
                              <w:pPr>
                                <w:spacing w:after="120" w:line="240" w:lineRule="auto"/>
                                <w:ind w:left="677"/>
                                <w:rPr>
                                  <w:ins w:id="1077" w:author="Grant, David M (52400) CIV USN NIWC ATLANTIC VA (USA)" w:date="2024-09-17T11:51:00Z"/>
                                  <w:i/>
                                  <w:iCs/>
                                </w:rPr>
                              </w:pPr>
                              <w:ins w:id="1078" w:author="Grant, David M (52400) CIV USN NIWC ATLANTIC VA (USA)" w:date="2024-09-17T10:57:00Z">
                                <w:r>
                                  <w:t xml:space="preserve">A </w:t>
                                </w:r>
                              </w:ins>
                              <w:ins w:id="1079" w:author="Grant, David M (52400) CIV USN NIWC ATLANTIC VA (USA)" w:date="2024-09-17T10:58:00Z">
                                <w:r>
                                  <w:t xml:space="preserve">projection </w:t>
                                </w:r>
                                <w:proofErr w:type="spellStart"/>
                                <w:r w:rsidRPr="00C36726">
                                  <w:rPr>
                                    <w:i/>
                                    <w:iCs/>
                                    <w:rPrChange w:id="1080" w:author="Grant, David M (52400) CIV USN NIWC ATLANTIC VA (USA)" w:date="2024-09-17T10:58:00Z">
                                      <w:rPr/>
                                    </w:rPrChange>
                                  </w:rPr>
                                  <w:t>projection</w:t>
                                </w:r>
                              </w:ins>
                              <w:proofErr w:type="spellEnd"/>
                            </w:p>
                            <w:p w14:paraId="7B62DA39" w14:textId="787FC7F9" w:rsidR="00B3609B" w:rsidRDefault="00B3609B" w:rsidP="009E1005">
                              <w:pPr>
                                <w:pStyle w:val="ListParagraph"/>
                                <w:numPr>
                                  <w:ilvl w:val="0"/>
                                  <w:numId w:val="55"/>
                                </w:numPr>
                                <w:spacing w:after="120" w:line="240" w:lineRule="auto"/>
                                <w:jc w:val="left"/>
                                <w:rPr>
                                  <w:ins w:id="1081" w:author="Grant, David M (52400) CIV USN NIWC ATLANTIC VA (USA)" w:date="2024-09-16T17:50:00Z"/>
                                </w:rPr>
                                <w:pPrChange w:id="1082" w:author="Grant, David M (52400) CIV USN NIWC ATLANTIC VA (USA)" w:date="2024-09-17T11:47:00Z">
                                  <w:pPr>
                                    <w:pStyle w:val="ListParagraph"/>
                                    <w:numPr>
                                      <w:numId w:val="54"/>
                                    </w:numPr>
                                    <w:spacing w:after="120" w:line="240" w:lineRule="auto"/>
                                    <w:ind w:left="644" w:hanging="360"/>
                                  </w:pPr>
                                </w:pPrChange>
                              </w:pPr>
                              <w:ins w:id="1083" w:author="Grant, David M (52400) CIV USN NIWC ATLANTIC VA (USA)" w:date="2024-09-16T17:49:00Z">
                                <w:r>
                                  <w:t xml:space="preserve">Collect all </w:t>
                                </w:r>
                                <w:r w:rsidRPr="00B3609B">
                                  <w:rPr>
                                    <w:b/>
                                    <w:bCs/>
                                    <w:rPrChange w:id="1084" w:author="Grant, David M (52400) CIV USN NIWC ATLANTIC VA (USA)" w:date="2024-09-16T17:50:00Z">
                                      <w:rPr/>
                                    </w:rPrChange>
                                  </w:rPr>
                                  <w:t>Data Coverage</w:t>
                                </w:r>
                                <w:r>
                                  <w:t xml:space="preserve"> features from </w:t>
                                </w:r>
                                <w:proofErr w:type="spellStart"/>
                                <w:r w:rsidRPr="00B3609B">
                                  <w:rPr>
                                    <w:i/>
                                    <w:iCs/>
                                    <w:rPrChange w:id="1085" w:author="Grant, David M (52400) CIV USN NIWC ATLANTIC VA (USA)" w:date="2024-09-16T17:50:00Z">
                                      <w:rPr/>
                                    </w:rPrChange>
                                  </w:rPr>
                                  <w:t>dataSets</w:t>
                                </w:r>
                                <w:proofErr w:type="spellEnd"/>
                                <w:r>
                                  <w:t xml:space="preserve"> into </w:t>
                                </w:r>
                                <w:proofErr w:type="spellStart"/>
                                <w:r w:rsidRPr="00B3609B">
                                  <w:rPr>
                                    <w:i/>
                                    <w:iCs/>
                                    <w:rPrChange w:id="1086" w:author="Grant, David M (52400) CIV USN NIWC ATLANTIC VA (USA)" w:date="2024-09-16T17:50:00Z">
                                      <w:rPr/>
                                    </w:rPrChange>
                                  </w:rPr>
                                  <w:t>dataCoverages</w:t>
                                </w:r>
                              </w:ins>
                              <w:proofErr w:type="spellEnd"/>
                              <w:ins w:id="1087" w:author="Grant, David M (52400) CIV USN NIWC ATLANTIC VA (USA)" w:date="2024-09-16T17:50:00Z">
                                <w:r>
                                  <w:rPr>
                                    <w:i/>
                                    <w:iCs/>
                                  </w:rPr>
                                  <w:t>.</w:t>
                                </w:r>
                              </w:ins>
                            </w:p>
                            <w:p w14:paraId="1C71A9EE" w14:textId="5E56FD5F" w:rsidR="00DA27E1" w:rsidRDefault="00DA27E1" w:rsidP="009E1005">
                              <w:pPr>
                                <w:pStyle w:val="ListParagraph"/>
                                <w:numPr>
                                  <w:ilvl w:val="0"/>
                                  <w:numId w:val="55"/>
                                </w:numPr>
                                <w:spacing w:after="120" w:line="240" w:lineRule="auto"/>
                                <w:jc w:val="left"/>
                                <w:rPr>
                                  <w:ins w:id="1088" w:author="Grant, David M (52400) CIV USN NIWC ATLANTIC VA (USA)" w:date="2024-09-17T11:07:00Z"/>
                                </w:rPr>
                                <w:pPrChange w:id="1089" w:author="Grant, David M (52400) CIV USN NIWC ATLANTIC VA (USA)" w:date="2024-09-17T11:47:00Z">
                                  <w:pPr>
                                    <w:pStyle w:val="ListParagraph"/>
                                    <w:numPr>
                                      <w:numId w:val="54"/>
                                    </w:numPr>
                                    <w:spacing w:after="120" w:line="240" w:lineRule="auto"/>
                                    <w:ind w:left="644" w:hanging="360"/>
                                  </w:pPr>
                                </w:pPrChange>
                              </w:pPr>
                              <w:ins w:id="1090" w:author="Grant, David M (52400) CIV USN NIWC ATLANTIC VA (USA)" w:date="2024-09-17T11:07:00Z">
                                <w:r>
                                  <w:t>S</w:t>
                                </w:r>
                                <w:r w:rsidR="00F60BA3">
                                  <w:t xml:space="preserve">ort </w:t>
                                </w:r>
                                <w:proofErr w:type="spellStart"/>
                                <w:r w:rsidR="00F60BA3" w:rsidRPr="005F1C39">
                                  <w:rPr>
                                    <w:i/>
                                    <w:iCs/>
                                  </w:rPr>
                                  <w:t>dataCoverages</w:t>
                                </w:r>
                                <w:proofErr w:type="spellEnd"/>
                                <w:r w:rsidR="00F60BA3">
                                  <w:t xml:space="preserve"> b</w:t>
                                </w:r>
                              </w:ins>
                              <w:ins w:id="1091" w:author="Grant, David M (52400) CIV USN NIWC ATLANTIC VA (USA)" w:date="2024-09-17T11:08:00Z">
                                <w:r w:rsidR="00E629A4">
                                  <w:t xml:space="preserve">y </w:t>
                                </w:r>
                                <w:r w:rsidR="00E629A4" w:rsidRPr="0023417C">
                                  <w:rPr>
                                    <w:b/>
                                    <w:bCs/>
                                    <w:rPrChange w:id="1092" w:author="Grant, David M (52400) CIV USN NIWC ATLANTIC VA (USA)" w:date="2024-09-17T11:09:00Z">
                                      <w:rPr/>
                                    </w:rPrChange>
                                  </w:rPr>
                                  <w:t>minimum display scale</w:t>
                                </w:r>
                              </w:ins>
                              <w:ins w:id="1093" w:author="Grant, David M (52400) CIV USN NIWC ATLANTIC VA (USA)" w:date="2024-09-17T11:13:00Z">
                                <w:r w:rsidR="009813F3">
                                  <w:rPr>
                                    <w:b/>
                                    <w:bCs/>
                                  </w:rPr>
                                  <w:t xml:space="preserve"> </w:t>
                                </w:r>
                                <w:r w:rsidR="009813F3" w:rsidRPr="009813F3">
                                  <w:rPr>
                                    <w:rPrChange w:id="1094" w:author="Grant, David M (52400) CIV USN NIWC ATLANTIC VA (USA)" w:date="2024-09-17T11:13:00Z">
                                      <w:rPr>
                                        <w:b/>
                                        <w:bCs/>
                                      </w:rPr>
                                    </w:rPrChange>
                                  </w:rPr>
                                  <w:t xml:space="preserve">into </w:t>
                                </w:r>
                                <w:proofErr w:type="spellStart"/>
                                <w:r w:rsidR="001433FB" w:rsidRPr="001433FB">
                                  <w:rPr>
                                    <w:i/>
                                    <w:iCs/>
                                    <w:rPrChange w:id="1095" w:author="Grant, David M (52400) CIV USN NIWC ATLANTIC VA (USA)" w:date="2024-09-17T11:13:00Z">
                                      <w:rPr/>
                                    </w:rPrChange>
                                  </w:rPr>
                                  <w:t>sortedCoverages</w:t>
                                </w:r>
                                <w:proofErr w:type="spellEnd"/>
                                <w:r w:rsidR="001433FB">
                                  <w:t xml:space="preserve"> (from smallest to largest)</w:t>
                                </w:r>
                              </w:ins>
                            </w:p>
                            <w:p w14:paraId="0BC40505" w14:textId="33F8A1FA" w:rsidR="007A4EC1" w:rsidRPr="00704CED" w:rsidRDefault="0008434A" w:rsidP="009E1005">
                              <w:pPr>
                                <w:pStyle w:val="ListParagraph"/>
                                <w:numPr>
                                  <w:ilvl w:val="0"/>
                                  <w:numId w:val="55"/>
                                </w:numPr>
                                <w:spacing w:after="120" w:line="240" w:lineRule="auto"/>
                                <w:jc w:val="left"/>
                                <w:rPr>
                                  <w:ins w:id="1096" w:author="Grant, David M (52400) CIV USN NIWC ATLANTIC VA (USA)" w:date="2024-09-17T11:45:00Z"/>
                                  <w:rPrChange w:id="1097" w:author="Grant, David M (52400) CIV USN NIWC ATLANTIC VA (USA)" w:date="2024-09-17T11:45:00Z">
                                    <w:rPr>
                                      <w:ins w:id="1098" w:author="Grant, David M (52400) CIV USN NIWC ATLANTIC VA (USA)" w:date="2024-09-17T11:45:00Z"/>
                                      <w:i/>
                                      <w:iCs/>
                                    </w:rPr>
                                  </w:rPrChange>
                                </w:rPr>
                                <w:pPrChange w:id="1099" w:author="Grant, David M (52400) CIV USN NIWC ATLANTIC VA (USA)" w:date="2024-09-17T11:47:00Z">
                                  <w:pPr>
                                    <w:pStyle w:val="ListParagraph"/>
                                    <w:numPr>
                                      <w:numId w:val="55"/>
                                    </w:numPr>
                                    <w:spacing w:after="120" w:line="240" w:lineRule="auto"/>
                                    <w:ind w:left="644" w:hanging="360"/>
                                  </w:pPr>
                                </w:pPrChange>
                              </w:pPr>
                              <w:ins w:id="1100" w:author="Grant, David M (52400) CIV USN NIWC ATLANTIC VA (USA)" w:date="2024-09-17T11:41:00Z">
                                <w:r w:rsidRPr="00FD547A">
                                  <w:rPr>
                                    <w:b/>
                                    <w:bCs/>
                                    <w:rPrChange w:id="1101" w:author="Grant, David M (52400) CIV USN NIWC ATLANTIC VA (USA)" w:date="2024-09-17T11:46:00Z">
                                      <w:rPr/>
                                    </w:rPrChange>
                                  </w:rPr>
                                  <w:t>For</w:t>
                                </w:r>
                                <w:r>
                                  <w:t xml:space="preserve"> each </w:t>
                                </w:r>
                              </w:ins>
                              <w:proofErr w:type="spellStart"/>
                              <w:ins w:id="1102" w:author="Grant, David M (52400) CIV USN NIWC ATLANTIC VA (USA)" w:date="2024-09-17T11:38:00Z">
                                <w:r w:rsidR="00B57663" w:rsidRPr="00B57663">
                                  <w:rPr>
                                    <w:i/>
                                    <w:iCs/>
                                    <w:rPrChange w:id="1103" w:author="Grant, David M (52400) CIV USN NIWC ATLANTIC VA (USA)" w:date="2024-09-17T11:39:00Z">
                                      <w:rPr/>
                                    </w:rPrChange>
                                  </w:rPr>
                                  <w:t>dataCoverage</w:t>
                                </w:r>
                                <w:proofErr w:type="spellEnd"/>
                                <w:r w:rsidR="00B57663">
                                  <w:t xml:space="preserve"> in </w:t>
                                </w:r>
                                <w:proofErr w:type="spellStart"/>
                                <w:r w:rsidR="00B57663" w:rsidRPr="00B57663">
                                  <w:rPr>
                                    <w:i/>
                                    <w:iCs/>
                                    <w:rPrChange w:id="1104" w:author="Grant, David M (52400) CIV USN NIWC ATLANTIC VA (USA)" w:date="2024-09-17T11:39:00Z">
                                      <w:rPr/>
                                    </w:rPrChange>
                                  </w:rPr>
                                  <w:t>sorted</w:t>
                                </w:r>
                              </w:ins>
                              <w:ins w:id="1105" w:author="Grant, David M (52400) CIV USN NIWC ATLANTIC VA (USA)" w:date="2024-09-17T11:39:00Z">
                                <w:r w:rsidR="00B57663" w:rsidRPr="00B57663">
                                  <w:rPr>
                                    <w:i/>
                                    <w:iCs/>
                                    <w:rPrChange w:id="1106" w:author="Grant, David M (52400) CIV USN NIWC ATLANTIC VA (USA)" w:date="2024-09-17T11:39:00Z">
                                      <w:rPr/>
                                    </w:rPrChange>
                                  </w:rPr>
                                  <w:t>Coverages</w:t>
                                </w:r>
                              </w:ins>
                              <w:proofErr w:type="spellEnd"/>
                            </w:p>
                            <w:p w14:paraId="0AB61BAA" w14:textId="23169EE8" w:rsidR="00704CED" w:rsidRPr="00E2128C" w:rsidRDefault="00704CED" w:rsidP="009E1005">
                              <w:pPr>
                                <w:pStyle w:val="ListParagraph"/>
                                <w:numPr>
                                  <w:ilvl w:val="1"/>
                                  <w:numId w:val="55"/>
                                </w:numPr>
                                <w:spacing w:after="120" w:line="240" w:lineRule="auto"/>
                                <w:jc w:val="left"/>
                                <w:rPr>
                                  <w:ins w:id="1107" w:author="Grant, David M (52400) CIV USN NIWC ATLANTIC VA (USA)" w:date="2024-09-17T10:55:00Z"/>
                                  <w:rPrChange w:id="1108" w:author="Grant, David M (52400) CIV USN NIWC ATLANTIC VA (USA)" w:date="2024-09-17T10:55:00Z">
                                    <w:rPr>
                                      <w:ins w:id="1109" w:author="Grant, David M (52400) CIV USN NIWC ATLANTIC VA (USA)" w:date="2024-09-17T10:55:00Z"/>
                                      <w:i/>
                                      <w:iCs/>
                                    </w:rPr>
                                  </w:rPrChange>
                                </w:rPr>
                                <w:pPrChange w:id="1110" w:author="Grant, David M (52400) CIV USN NIWC ATLANTIC VA (USA)" w:date="2024-09-17T11:47:00Z">
                                  <w:pPr>
                                    <w:pStyle w:val="ListParagraph"/>
                                    <w:numPr>
                                      <w:ilvl w:val="1"/>
                                      <w:numId w:val="54"/>
                                    </w:numPr>
                                    <w:spacing w:after="120" w:line="240" w:lineRule="auto"/>
                                    <w:ind w:left="1364" w:hanging="360"/>
                                  </w:pPr>
                                </w:pPrChange>
                              </w:pPr>
                              <w:ins w:id="1111" w:author="Grant, David M (52400) CIV USN NIWC ATLANTIC VA (USA)" w:date="2024-09-17T11:46:00Z">
                                <w:r w:rsidRPr="00FD547A">
                                  <w:rPr>
                                    <w:b/>
                                    <w:bCs/>
                                    <w:rPrChange w:id="1112" w:author="Grant, David M (52400) CIV USN NIWC ATLANTIC VA (USA)" w:date="2024-09-17T11:46:00Z">
                                      <w:rPr>
                                        <w:i/>
                                        <w:iCs/>
                                      </w:rPr>
                                    </w:rPrChange>
                                  </w:rPr>
                                  <w:t>Set</w:t>
                                </w:r>
                                <w:r>
                                  <w:rPr>
                                    <w:i/>
                                    <w:iCs/>
                                  </w:rPr>
                                  <w:t xml:space="preserve"> mask of </w:t>
                                </w:r>
                                <w:proofErr w:type="spellStart"/>
                                <w:r>
                                  <w:rPr>
                                    <w:i/>
                                    <w:iCs/>
                                  </w:rPr>
                                  <w:t>dataCoverage</w:t>
                                </w:r>
                                <w:proofErr w:type="spellEnd"/>
                                <w:r>
                                  <w:rPr>
                                    <w:i/>
                                    <w:iCs/>
                                  </w:rPr>
                                  <w:t xml:space="preserve"> to </w:t>
                                </w:r>
                                <w:r w:rsidRPr="00704CED">
                                  <w:rPr>
                                    <w:rFonts w:ascii="Tahoma" w:hAnsi="Tahoma" w:cs="Tahoma"/>
                                    <w:rPrChange w:id="1113" w:author="Grant, David M (52400) CIV USN NIWC ATLANTIC VA (USA)" w:date="2024-09-17T11:46:00Z">
                                      <w:rPr>
                                        <w:rFonts w:ascii="Tahoma" w:hAnsi="Tahoma" w:cs="Tahoma"/>
                                        <w:i/>
                                        <w:iCs/>
                                      </w:rPr>
                                    </w:rPrChange>
                                  </w:rPr>
                                  <w:t>Ø</w:t>
                                </w:r>
                              </w:ins>
                            </w:p>
                            <w:p w14:paraId="097988D9" w14:textId="297E38B5" w:rsidR="00C006D2" w:rsidRPr="004667C5" w:rsidRDefault="00451423" w:rsidP="009E1005">
                              <w:pPr>
                                <w:pStyle w:val="ListParagraph"/>
                                <w:numPr>
                                  <w:ilvl w:val="1"/>
                                  <w:numId w:val="55"/>
                                </w:numPr>
                                <w:spacing w:after="120" w:line="240" w:lineRule="auto"/>
                                <w:jc w:val="left"/>
                                <w:rPr>
                                  <w:ins w:id="1114" w:author="Grant, David M (52400) CIV USN NIWC ATLANTIC VA (USA)" w:date="2024-09-17T11:44:00Z"/>
                                  <w:rPrChange w:id="1115" w:author="Grant, David M (52400) CIV USN NIWC ATLANTIC VA (USA)" w:date="2024-09-17T11:44:00Z">
                                    <w:rPr>
                                      <w:ins w:id="1116" w:author="Grant, David M (52400) CIV USN NIWC ATLANTIC VA (USA)" w:date="2024-09-17T11:44:00Z"/>
                                      <w:i/>
                                      <w:iCs/>
                                    </w:rPr>
                                  </w:rPrChange>
                                </w:rPr>
                                <w:pPrChange w:id="1117" w:author="Grant, David M (52400) CIV USN NIWC ATLANTIC VA (USA)" w:date="2024-09-17T11:47:00Z">
                                  <w:pPr>
                                    <w:pStyle w:val="ListParagraph"/>
                                    <w:numPr>
                                      <w:ilvl w:val="1"/>
                                      <w:numId w:val="55"/>
                                    </w:numPr>
                                    <w:spacing w:after="120" w:line="240" w:lineRule="auto"/>
                                    <w:ind w:left="1364" w:hanging="360"/>
                                  </w:pPr>
                                </w:pPrChange>
                              </w:pPr>
                              <w:ins w:id="1118" w:author="Grant, David M (52400) CIV USN NIWC ATLANTIC VA (USA)" w:date="2024-09-17T11:43:00Z">
                                <w:r w:rsidRPr="00FD547A">
                                  <w:rPr>
                                    <w:b/>
                                    <w:bCs/>
                                    <w:rPrChange w:id="1119" w:author="Grant, David M (52400) CIV USN NIWC ATLANTIC VA (USA)" w:date="2024-09-17T11:46:00Z">
                                      <w:rPr/>
                                    </w:rPrChange>
                                  </w:rPr>
                                  <w:t>For</w:t>
                                </w:r>
                                <w:r>
                                  <w:t xml:space="preserve"> each </w:t>
                                </w:r>
                                <w:proofErr w:type="spellStart"/>
                                <w:r w:rsidRPr="00451423">
                                  <w:rPr>
                                    <w:i/>
                                    <w:iCs/>
                                    <w:rPrChange w:id="1120" w:author="Grant, David M (52400) CIV USN NIWC ATLANTIC VA (USA)" w:date="2024-09-17T11:44:00Z">
                                      <w:rPr/>
                                    </w:rPrChange>
                                  </w:rPr>
                                  <w:t>obscuringCove</w:t>
                                </w:r>
                              </w:ins>
                              <w:ins w:id="1121" w:author="Grant, David M (52400) CIV USN NIWC ATLANTIC VA (USA)" w:date="2024-09-17T11:47:00Z">
                                <w:r w:rsidR="009E1005">
                                  <w:rPr>
                                    <w:i/>
                                    <w:iCs/>
                                  </w:rPr>
                                  <w:t>r</w:t>
                                </w:r>
                              </w:ins>
                              <w:ins w:id="1122" w:author="Grant, David M (52400) CIV USN NIWC ATLANTIC VA (USA)" w:date="2024-09-17T11:43:00Z">
                                <w:r w:rsidRPr="00451423">
                                  <w:rPr>
                                    <w:i/>
                                    <w:iCs/>
                                    <w:rPrChange w:id="1123" w:author="Grant, David M (52400) CIV USN NIWC ATLANTIC VA (USA)" w:date="2024-09-17T11:44:00Z">
                                      <w:rPr/>
                                    </w:rPrChange>
                                  </w:rPr>
                                  <w:t>age</w:t>
                                </w:r>
                                <w:proofErr w:type="spellEnd"/>
                                <w:r>
                                  <w:t xml:space="preserve"> in</w:t>
                                </w:r>
                              </w:ins>
                              <w:ins w:id="1124" w:author="Grant, David M (52400) CIV USN NIWC ATLANTIC VA (USA)" w:date="2024-09-17T11:41:00Z">
                                <w:r w:rsidR="008F240A">
                                  <w:t xml:space="preserve"> </w:t>
                                </w:r>
                              </w:ins>
                              <w:proofErr w:type="spellStart"/>
                              <w:ins w:id="1125" w:author="Grant, David M (52400) CIV USN NIWC ATLANTIC VA (USA)" w:date="2024-09-17T11:44:00Z">
                                <w:r w:rsidRPr="00487F8D">
                                  <w:rPr>
                                    <w:i/>
                                    <w:iCs/>
                                  </w:rPr>
                                  <w:t>sortedCoverages</w:t>
                                </w:r>
                                <w:proofErr w:type="spellEnd"/>
                              </w:ins>
                            </w:p>
                            <w:p w14:paraId="4B2DCE1F" w14:textId="5A6E8D9E" w:rsidR="004667C5" w:rsidRPr="00FD547A" w:rsidRDefault="004667C5" w:rsidP="00672953">
                              <w:pPr>
                                <w:pStyle w:val="ListParagraph"/>
                                <w:numPr>
                                  <w:ilvl w:val="2"/>
                                  <w:numId w:val="55"/>
                                </w:numPr>
                                <w:spacing w:after="120" w:line="240" w:lineRule="auto"/>
                                <w:jc w:val="left"/>
                                <w:rPr>
                                  <w:ins w:id="1126" w:author="Grant, David M (52400) CIV USN NIWC ATLANTIC VA (USA)" w:date="2024-09-17T11:46:00Z"/>
                                  <w:rPrChange w:id="1127" w:author="Grant, David M (52400) CIV USN NIWC ATLANTIC VA (USA)" w:date="2024-09-17T11:46:00Z">
                                    <w:rPr>
                                      <w:ins w:id="1128" w:author="Grant, David M (52400) CIV USN NIWC ATLANTIC VA (USA)" w:date="2024-09-17T11:46:00Z"/>
                                      <w:i/>
                                      <w:iCs/>
                                    </w:rPr>
                                  </w:rPrChange>
                                </w:rPr>
                                <w:pPrChange w:id="1129" w:author="Grant, David M (52400) CIV USN NIWC ATLANTIC VA (USA)" w:date="2024-09-17T11:49:00Z">
                                  <w:pPr>
                                    <w:pStyle w:val="ListParagraph"/>
                                    <w:numPr>
                                      <w:ilvl w:val="2"/>
                                      <w:numId w:val="55"/>
                                    </w:numPr>
                                    <w:spacing w:after="120" w:line="240" w:lineRule="auto"/>
                                    <w:ind w:left="2084" w:hanging="180"/>
                                  </w:pPr>
                                </w:pPrChange>
                              </w:pPr>
                              <w:ins w:id="1130" w:author="Grant, David M (52400) CIV USN NIWC ATLANTIC VA (USA)" w:date="2024-09-17T11:44:00Z">
                                <w:r w:rsidRPr="003328BB">
                                  <w:rPr>
                                    <w:b/>
                                    <w:bCs/>
                                    <w:rPrChange w:id="1131" w:author="Grant, David M (52400) CIV USN NIWC ATLANTIC VA (USA)" w:date="2024-09-17T11:45:00Z">
                                      <w:rPr>
                                        <w:i/>
                                        <w:iCs/>
                                      </w:rPr>
                                    </w:rPrChange>
                                  </w:rPr>
                                  <w:t>If</w:t>
                                </w:r>
                                <w:r>
                                  <w:rPr>
                                    <w:i/>
                                    <w:iCs/>
                                  </w:rPr>
                                  <w:t xml:space="preserve"> </w:t>
                                </w:r>
                              </w:ins>
                              <w:proofErr w:type="spellStart"/>
                              <w:ins w:id="1132" w:author="Grant, David M (52400) CIV USN NIWC ATLANTIC VA (USA)" w:date="2024-09-17T11:47:00Z">
                                <w:r w:rsidR="009E1005">
                                  <w:rPr>
                                    <w:i/>
                                    <w:iCs/>
                                  </w:rPr>
                                  <w:t>obscuringCoverage</w:t>
                                </w:r>
                                <w:proofErr w:type="spellEnd"/>
                                <w:r w:rsidR="009E1005">
                                  <w:rPr>
                                    <w:i/>
                                    <w:iCs/>
                                  </w:rPr>
                                  <w:t xml:space="preserve"> &lt;&gt; </w:t>
                                </w:r>
                                <w:proofErr w:type="spellStart"/>
                                <w:r w:rsidR="009E1005">
                                  <w:rPr>
                                    <w:i/>
                                    <w:iCs/>
                                  </w:rPr>
                                  <w:t>dataCoverage</w:t>
                                </w:r>
                                <w:proofErr w:type="spellEnd"/>
                                <w:r w:rsidR="009E1005">
                                  <w:rPr>
                                    <w:i/>
                                    <w:iCs/>
                                  </w:rPr>
                                  <w:t xml:space="preserve"> </w:t>
                                </w:r>
                                <w:r w:rsidR="009E1005" w:rsidRPr="009E1005">
                                  <w:rPr>
                                    <w:rPrChange w:id="1133" w:author="Grant, David M (52400) CIV USN NIWC ATLANTIC VA (USA)" w:date="2024-09-17T11:47:00Z">
                                      <w:rPr>
                                        <w:i/>
                                        <w:iCs/>
                                      </w:rPr>
                                    </w:rPrChange>
                                  </w:rPr>
                                  <w:t>AND</w:t>
                                </w:r>
                                <w:r w:rsidR="009E1005">
                                  <w:rPr>
                                    <w:i/>
                                    <w:iCs/>
                                  </w:rPr>
                                  <w:t xml:space="preserve"> </w:t>
                                </w:r>
                              </w:ins>
                              <w:ins w:id="1134" w:author="Grant, David M (52400) CIV USN NIWC ATLANTIC VA (USA)" w:date="2024-09-17T11:45:00Z">
                                <w:r w:rsidR="00CA1996">
                                  <w:rPr>
                                    <w:i/>
                                    <w:iCs/>
                                  </w:rPr>
                                  <w:t>scale(</w:t>
                                </w:r>
                                <w:proofErr w:type="spellStart"/>
                                <w:r w:rsidR="00CA1996">
                                  <w:rPr>
                                    <w:i/>
                                    <w:iCs/>
                                  </w:rPr>
                                  <w:t>dataCoverage</w:t>
                                </w:r>
                                <w:proofErr w:type="spellEnd"/>
                                <w:r w:rsidR="00CA1996">
                                  <w:rPr>
                                    <w:i/>
                                    <w:iCs/>
                                  </w:rPr>
                                  <w:t xml:space="preserve">) &lt; </w:t>
                                </w:r>
                                <w:r w:rsidR="003328BB">
                                  <w:rPr>
                                    <w:i/>
                                    <w:iCs/>
                                  </w:rPr>
                                  <w:t>scale(</w:t>
                                </w:r>
                                <w:proofErr w:type="spellStart"/>
                                <w:r w:rsidR="003328BB">
                                  <w:rPr>
                                    <w:i/>
                                    <w:iCs/>
                                  </w:rPr>
                                  <w:t>obscuringCoverage</w:t>
                                </w:r>
                                <w:proofErr w:type="spellEnd"/>
                                <w:r w:rsidR="003328BB">
                                  <w:rPr>
                                    <w:i/>
                                    <w:iCs/>
                                  </w:rPr>
                                  <w:t>)</w:t>
                                </w:r>
                              </w:ins>
                              <w:ins w:id="1135" w:author="Grant, David M (52400) CIV USN NIWC ATLANTIC VA (USA)" w:date="2024-09-17T11:48:00Z">
                                <w:r w:rsidR="00C2468F">
                                  <w:t xml:space="preserve"> AND </w:t>
                                </w:r>
                                <w:r w:rsidR="00C2468F" w:rsidRPr="00486B6C">
                                  <w:rPr>
                                    <w:i/>
                                    <w:iCs/>
                                  </w:rPr>
                                  <w:t>projection(polygon(</w:t>
                                </w:r>
                                <w:proofErr w:type="spellStart"/>
                                <w:r w:rsidR="00C2468F" w:rsidRPr="00487F8D">
                                  <w:rPr>
                                    <w:i/>
                                    <w:iCs/>
                                  </w:rPr>
                                  <w:t>dataCoverage</w:t>
                                </w:r>
                                <w:proofErr w:type="spellEnd"/>
                                <w:r w:rsidR="00C2468F" w:rsidRPr="00486B6C">
                                  <w:rPr>
                                    <w:i/>
                                    <w:iCs/>
                                  </w:rPr>
                                  <w:t xml:space="preserve">)) ∩ </w:t>
                                </w:r>
                                <w:r w:rsidR="00C2468F" w:rsidRPr="00486B6C">
                                  <w:rPr>
                                    <w:rFonts w:ascii="Tahoma" w:hAnsi="Tahoma" w:cs="Tahoma"/>
                                    <w:i/>
                                    <w:iCs/>
                                  </w:rPr>
                                  <w:t>projection(polygon(</w:t>
                                </w:r>
                                <w:proofErr w:type="spellStart"/>
                                <w:r w:rsidR="00C2468F" w:rsidRPr="005F1C39">
                                  <w:rPr>
                                    <w:i/>
                                    <w:iCs/>
                                  </w:rPr>
                                  <w:t>obscuringCoverage</w:t>
                                </w:r>
                                <w:proofErr w:type="spellEnd"/>
                                <w:r w:rsidR="00C2468F" w:rsidRPr="00486B6C">
                                  <w:rPr>
                                    <w:rFonts w:ascii="Tahoma" w:hAnsi="Tahoma" w:cs="Tahoma"/>
                                    <w:i/>
                                    <w:iCs/>
                                  </w:rPr>
                                  <w:t>)) ≠ Ø</w:t>
                                </w:r>
                              </w:ins>
                            </w:p>
                            <w:p w14:paraId="27476EA9" w14:textId="1AB6D175" w:rsidR="0082677E" w:rsidDel="002F0ED9" w:rsidRDefault="00B72590" w:rsidP="000F76CE">
                              <w:pPr>
                                <w:pStyle w:val="ListParagraph"/>
                                <w:numPr>
                                  <w:ilvl w:val="3"/>
                                  <w:numId w:val="55"/>
                                </w:numPr>
                                <w:spacing w:after="120" w:line="240" w:lineRule="auto"/>
                                <w:jc w:val="left"/>
                                <w:rPr>
                                  <w:del w:id="1136" w:author="Grant, David M (52400) CIV USN NIWC ATLANTIC VA (USA)" w:date="2024-09-17T11:50:00Z"/>
                                </w:rPr>
                              </w:pPr>
                              <w:proofErr w:type="spellStart"/>
                              <w:ins w:id="1137" w:author="Grant, David M (52400) CIV USN NIWC ATLANTIC VA (USA)" w:date="2024-09-17T11:52:00Z">
                                <w:r>
                                  <w:rPr>
                                    <w:i/>
                                    <w:iCs/>
                                  </w:rPr>
                                  <w:t>dataCoverage.</w:t>
                                </w:r>
                              </w:ins>
                              <w:ins w:id="1138" w:author="Grant, David M (52400) CIV USN NIWC ATLANTIC VA (USA)" w:date="2024-09-17T11:49:00Z">
                                <w:r w:rsidR="00672953" w:rsidRPr="00487F8D">
                                  <w:rPr>
                                    <w:i/>
                                    <w:iCs/>
                                  </w:rPr>
                                  <w:t>mask</w:t>
                                </w:r>
                                <w:proofErr w:type="spellEnd"/>
                                <w:r w:rsidR="00672953">
                                  <w:t xml:space="preserve"> = </w:t>
                                </w:r>
                              </w:ins>
                              <w:proofErr w:type="spellStart"/>
                              <w:ins w:id="1139" w:author="Grant, David M (52400) CIV USN NIWC ATLANTIC VA (USA)" w:date="2024-09-17T11:52:00Z">
                                <w:r w:rsidRPr="00B72590">
                                  <w:rPr>
                                    <w:i/>
                                    <w:iCs/>
                                    <w:rPrChange w:id="1140" w:author="Grant, David M (52400) CIV USN NIWC ATLANTIC VA (USA)" w:date="2024-09-17T11:52:00Z">
                                      <w:rPr/>
                                    </w:rPrChange>
                                  </w:rPr>
                                  <w:t>dataCoverage.</w:t>
                                </w:r>
                              </w:ins>
                              <w:ins w:id="1141" w:author="Grant, David M (52400) CIV USN NIWC ATLANTIC VA (USA)" w:date="2024-09-17T11:49:00Z">
                                <w:r w:rsidR="00672953" w:rsidRPr="00487F8D">
                                  <w:rPr>
                                    <w:i/>
                                    <w:iCs/>
                                  </w:rPr>
                                  <w:t>mask</w:t>
                                </w:r>
                                <w:proofErr w:type="spellEnd"/>
                                <w:r w:rsidR="00672953">
                                  <w:t xml:space="preserve"> </w:t>
                                </w:r>
                                <w:r w:rsidR="00672953" w:rsidRPr="00F1146F">
                                  <w:rPr>
                                    <w:rFonts w:ascii="Cambria Math" w:hAnsi="Cambria Math" w:cs="Cambria Math"/>
                                  </w:rPr>
                                  <w:t>∪</w:t>
                                </w:r>
                                <w:r w:rsidR="00672953" w:rsidRPr="00F1146F">
                                  <w:t xml:space="preserve"> </w:t>
                                </w:r>
                                <w:r w:rsidR="00672953" w:rsidRPr="005F1C39">
                                  <w:rPr>
                                    <w:i/>
                                    <w:iCs/>
                                  </w:rPr>
                                  <w:t>projection</w:t>
                                </w:r>
                                <w:r w:rsidR="00672953">
                                  <w:t>(</w:t>
                                </w:r>
                                <w:r w:rsidR="00672953" w:rsidRPr="005F1C39">
                                  <w:rPr>
                                    <w:i/>
                                    <w:iCs/>
                                  </w:rPr>
                                  <w:t>polygon</w:t>
                                </w:r>
                                <w:r w:rsidR="00672953">
                                  <w:t>(</w:t>
                                </w:r>
                                <w:proofErr w:type="spellStart"/>
                                <w:r w:rsidR="00672953" w:rsidRPr="005F1C39">
                                  <w:rPr>
                                    <w:i/>
                                    <w:iCs/>
                                  </w:rPr>
                                  <w:t>obscuringCoverage</w:t>
                                </w:r>
                                <w:proofErr w:type="spellEnd"/>
                                <w:r w:rsidR="00672953">
                                  <w:t>))</w:t>
                                </w:r>
                              </w:ins>
                            </w:p>
                            <w:p w14:paraId="499A220B" w14:textId="3A061521" w:rsidR="000F6F54" w:rsidRPr="000F76CE" w:rsidDel="00B3609B" w:rsidRDefault="000F6F54" w:rsidP="009E5A20">
                              <w:pPr>
                                <w:pStyle w:val="ListParagraph"/>
                                <w:numPr>
                                  <w:ilvl w:val="2"/>
                                  <w:numId w:val="55"/>
                                </w:numPr>
                                <w:spacing w:after="120" w:line="240" w:lineRule="auto"/>
                                <w:jc w:val="left"/>
                                <w:rPr>
                                  <w:del w:id="1142" w:author="Grant, David M (52400) CIV USN NIWC ATLANTIC VA (USA)" w:date="2024-09-16T17:48:00Z"/>
                                  <w:lang w:val="en-US"/>
                                </w:rPr>
                                <w:pPrChange w:id="1143" w:author="Grant, David M (52400) CIV USN NIWC ATLANTIC VA (USA)" w:date="2024-09-17T12:59:00Z">
                                  <w:pPr>
                                    <w:pStyle w:val="ListParagraph"/>
                                    <w:numPr>
                                      <w:numId w:val="36"/>
                                    </w:numPr>
                                    <w:spacing w:after="60" w:line="240" w:lineRule="auto"/>
                                    <w:ind w:left="567" w:hanging="283"/>
                                    <w:contextualSpacing w:val="0"/>
                                  </w:pPr>
                                </w:pPrChange>
                              </w:pPr>
                              <w:del w:id="1144" w:author="Grant, David M (52400) CIV USN NIWC ATLANTIC VA (USA)" w:date="2024-09-16T17:48:00Z">
                                <w:r w:rsidRPr="000F76CE" w:rsidDel="00B3609B">
                                  <w:rPr>
                                    <w:lang w:val="en-US"/>
                                  </w:rPr>
                                  <w:delText xml:space="preserve">Fill </w:delText>
                                </w:r>
                                <w:r w:rsidRPr="000F76CE" w:rsidDel="00B3609B">
                                  <w:rPr>
                                    <w:i/>
                                    <w:iCs/>
                                    <w:rPrChange w:id="1145" w:author="Grant, David M (52400) CIV USN NIWC ATLANTIC VA (USA)" w:date="2024-09-17T11:50:00Z">
                                      <w:rPr/>
                                    </w:rPrChange>
                                  </w:rPr>
                                  <w:delText>viewport</w:delText>
                                </w:r>
                                <w:r w:rsidDel="00B3609B">
                                  <w:delText xml:space="preserve"> </w:delText>
                                </w:r>
                                <w:r w:rsidRPr="000F76CE" w:rsidDel="00B3609B">
                                  <w:rPr>
                                    <w:lang w:val="en-US"/>
                                  </w:rPr>
                                  <w:delText xml:space="preserve">per </w:delText>
                                </w:r>
                                <w:r w:rsidRPr="000F76CE" w:rsidDel="00B3609B">
                                  <w:rPr>
                                    <w:i/>
                                    <w:iCs/>
                                    <w:lang w:val="en-US"/>
                                    <w:rPrChange w:id="1146" w:author="Grant, David M (52400) CIV USN NIWC ATLANTIC VA (USA)" w:date="2024-09-17T11:50:00Z">
                                      <w:rPr>
                                        <w:lang w:val="en-US"/>
                                      </w:rPr>
                                    </w:rPrChange>
                                  </w:rPr>
                                  <w:delText>C-15.3.1 ENC No data areas</w:delText>
                                </w:r>
                                <w:r w:rsidRPr="000F76CE" w:rsidDel="00B3609B">
                                  <w:rPr>
                                    <w:lang w:val="en-US"/>
                                  </w:rPr>
                                  <w:delText>.</w:delText>
                                </w:r>
                              </w:del>
                            </w:p>
                            <w:p w14:paraId="3918E47A" w14:textId="1C8123D2" w:rsidR="000F6F54" w:rsidDel="00131DD0" w:rsidRDefault="000F6F54" w:rsidP="000F76CE">
                              <w:pPr>
                                <w:pStyle w:val="ListParagraph"/>
                                <w:rPr>
                                  <w:del w:id="1147" w:author="Grant, David M (52400) CIV USN NIWC ATLANTIC VA (USA)" w:date="2024-09-17T11:18:00Z"/>
                                  <w:lang w:val="en-US"/>
                                </w:rPr>
                                <w:pPrChange w:id="1148" w:author="Grant, David M (52400) CIV USN NIWC ATLANTIC VA (USA)" w:date="2024-09-17T11:50:00Z">
                                  <w:pPr>
                                    <w:pStyle w:val="ListParagraph"/>
                                    <w:numPr>
                                      <w:numId w:val="36"/>
                                    </w:numPr>
                                    <w:spacing w:after="60" w:line="240" w:lineRule="auto"/>
                                    <w:ind w:left="567" w:hanging="283"/>
                                    <w:contextualSpacing w:val="0"/>
                                  </w:pPr>
                                </w:pPrChange>
                              </w:pPr>
                              <w:del w:id="1149" w:author="Grant, David M (52400) CIV USN NIWC ATLANTIC VA (USA)" w:date="2024-09-16T17:45:00Z">
                                <w:r w:rsidDel="00F753BA">
                                  <w:rPr>
                                    <w:lang w:val="en-US"/>
                                  </w:rPr>
                                  <w:delText xml:space="preserve">Group </w:delText>
                                </w:r>
                              </w:del>
                              <w:del w:id="1150" w:author="Grant, David M (52400) CIV USN NIWC ATLANTIC VA (USA)" w:date="2024-09-17T11:18:00Z">
                                <w:r w:rsidRPr="00CD5710" w:rsidDel="00131DD0">
                                  <w:rPr>
                                    <w:lang w:val="en-US"/>
                                  </w:rPr>
                                  <w:delText>dataSets</w:delText>
                                </w:r>
                                <w:r w:rsidDel="00131DD0">
                                  <w:rPr>
                                    <w:lang w:val="en-US"/>
                                  </w:rPr>
                                  <w:delText xml:space="preserve"> by </w:delText>
                                </w:r>
                                <w:r w:rsidRPr="00CD5710" w:rsidDel="00131DD0">
                                  <w:rPr>
                                    <w:b/>
                                    <w:bCs/>
                                    <w:lang w:val="en-US"/>
                                  </w:rPr>
                                  <w:delText>drawing index</w:delText>
                                </w:r>
                                <w:r w:rsidDel="00131DD0">
                                  <w:rPr>
                                    <w:lang w:val="en-US"/>
                                  </w:rPr>
                                  <w:delText xml:space="preserve"> into </w:delText>
                                </w:r>
                                <w:r w:rsidRPr="00536136" w:rsidDel="00131DD0">
                                  <w:rPr>
                                    <w:lang w:val="en-US"/>
                                  </w:rPr>
                                  <w:delText>la</w:delText>
                                </w:r>
                                <w:r w:rsidRPr="00332ACE" w:rsidDel="00131DD0">
                                  <w:rPr>
                                    <w:lang w:val="en-US"/>
                                  </w:rPr>
                                  <w:delText>yer</w:delText>
                                </w:r>
                                <w:r w:rsidRPr="00332ACE" w:rsidDel="00131DD0">
                                  <w:rPr>
                                    <w:vertAlign w:val="subscript"/>
                                    <w:lang w:val="en-US"/>
                                  </w:rPr>
                                  <w:delText>0</w:delText>
                                </w:r>
                                <w:r w:rsidDel="00131DD0">
                                  <w:rPr>
                                    <w:lang w:val="en-US"/>
                                  </w:rPr>
                                  <w:delText xml:space="preserve">, </w:delText>
                                </w:r>
                                <w:r w:rsidRPr="00332ACE" w:rsidDel="00131DD0">
                                  <w:rPr>
                                    <w:lang w:val="en-US"/>
                                  </w:rPr>
                                  <w:delText>layer</w:delText>
                                </w:r>
                                <w:r w:rsidRPr="00332ACE" w:rsidDel="00131DD0">
                                  <w:rPr>
                                    <w:vertAlign w:val="subscript"/>
                                    <w:lang w:val="en-US"/>
                                  </w:rPr>
                                  <w:delText>1</w:delText>
                                </w:r>
                                <w:r w:rsidDel="00131DD0">
                                  <w:rPr>
                                    <w:lang w:val="en-US"/>
                                  </w:rPr>
                                  <w:delText xml:space="preserve">, …, </w:delText>
                                </w:r>
                                <w:r w:rsidRPr="00332ACE" w:rsidDel="00131DD0">
                                  <w:rPr>
                                    <w:lang w:val="en-US"/>
                                  </w:rPr>
                                  <w:delText>layer</w:delText>
                                </w:r>
                                <w:r w:rsidDel="00131DD0">
                                  <w:rPr>
                                    <w:vertAlign w:val="subscript"/>
                                    <w:lang w:val="en-US"/>
                                  </w:rPr>
                                  <w:delText>n</w:delText>
                                </w:r>
                                <w:r w:rsidDel="00131DD0">
                                  <w:rPr>
                                    <w:lang w:val="en-US"/>
                                  </w:rPr>
                                  <w:delText xml:space="preserve"> (excluding those where </w:delText>
                                </w:r>
                                <w:r w:rsidRPr="00CD5710" w:rsidDel="00131DD0">
                                  <w:rPr>
                                    <w:b/>
                                    <w:bCs/>
                                    <w:lang w:val="en-US"/>
                                  </w:rPr>
                                  <w:delText>drawing index</w:delText>
                                </w:r>
                                <w:r w:rsidDel="00131DD0">
                                  <w:rPr>
                                    <w:lang w:val="en-US"/>
                                  </w:rPr>
                                  <w:delText xml:space="preserve"> is null or unknown).</w:delText>
                                </w:r>
                              </w:del>
                            </w:p>
                            <w:p w14:paraId="0B01E60E" w14:textId="00A1E5C9" w:rsidR="000F6F54" w:rsidDel="00131DD0" w:rsidRDefault="000F6F54" w:rsidP="000F76CE">
                              <w:pPr>
                                <w:pStyle w:val="ListParagraph"/>
                                <w:rPr>
                                  <w:del w:id="1151" w:author="Grant, David M (52400) CIV USN NIWC ATLANTIC VA (USA)" w:date="2024-09-17T11:18:00Z"/>
                                  <w:lang w:val="en-US"/>
                                </w:rPr>
                                <w:pPrChange w:id="1152" w:author="Grant, David M (52400) CIV USN NIWC ATLANTIC VA (USA)" w:date="2024-09-17T11:50:00Z">
                                  <w:pPr>
                                    <w:pStyle w:val="ListParagraph"/>
                                    <w:numPr>
                                      <w:ilvl w:val="1"/>
                                      <w:numId w:val="36"/>
                                    </w:numPr>
                                    <w:spacing w:after="60" w:line="240" w:lineRule="auto"/>
                                    <w:ind w:left="993" w:hanging="284"/>
                                    <w:contextualSpacing w:val="0"/>
                                  </w:pPr>
                                </w:pPrChange>
                              </w:pPr>
                              <w:del w:id="1153" w:author="Grant, David M (52400) CIV USN NIWC ATLANTIC VA (USA)" w:date="2024-09-17T11:18:00Z">
                                <w:r w:rsidDel="00131DD0">
                                  <w:rPr>
                                    <w:lang w:val="en-US"/>
                                  </w:rPr>
                                  <w:delText xml:space="preserve">Assign a </w:delText>
                                </w:r>
                                <w:r w:rsidRPr="00CD5710" w:rsidDel="00131DD0">
                                  <w:rPr>
                                    <w:b/>
                                    <w:bCs/>
                                    <w:lang w:val="en-US"/>
                                  </w:rPr>
                                  <w:delText>minimum display scale</w:delText>
                                </w:r>
                                <w:r w:rsidDel="00131DD0">
                                  <w:rPr>
                                    <w:lang w:val="en-US"/>
                                  </w:rPr>
                                  <w:delText xml:space="preserve"> to each layer from the smallest </w:delText>
                                </w:r>
                                <w:r w:rsidRPr="00CD5710" w:rsidDel="00131DD0">
                                  <w:rPr>
                                    <w:b/>
                                    <w:bCs/>
                                    <w:lang w:val="en-US"/>
                                  </w:rPr>
                                  <w:delText>minimum display scale</w:delText>
                                </w:r>
                                <w:r w:rsidDel="00131DD0">
                                  <w:rPr>
                                    <w:lang w:val="en-US"/>
                                  </w:rPr>
                                  <w:delText xml:space="preserve"> (the largest scale denominator) of the component datasets.</w:delText>
                                </w:r>
                              </w:del>
                            </w:p>
                            <w:p w14:paraId="62E3505F" w14:textId="4BFE69E7" w:rsidR="000F6F54" w:rsidRPr="004A49DA" w:rsidDel="000F76CE" w:rsidRDefault="000F6F54" w:rsidP="000F76CE">
                              <w:pPr>
                                <w:pStyle w:val="ListParagraph"/>
                                <w:rPr>
                                  <w:del w:id="1154" w:author="Grant, David M (52400) CIV USN NIWC ATLANTIC VA (USA)" w:date="2024-09-17T11:49:00Z"/>
                                  <w:lang w:val="en-US"/>
                                </w:rPr>
                                <w:pPrChange w:id="1155" w:author="Grant, David M (52400) CIV USN NIWC ATLANTIC VA (USA)" w:date="2024-09-17T11:50:00Z">
                                  <w:pPr>
                                    <w:pStyle w:val="ListParagraph"/>
                                    <w:numPr>
                                      <w:numId w:val="36"/>
                                    </w:numPr>
                                    <w:spacing w:after="60" w:line="240" w:lineRule="auto"/>
                                    <w:ind w:left="567" w:hanging="283"/>
                                    <w:contextualSpacing w:val="0"/>
                                  </w:pPr>
                                </w:pPrChange>
                              </w:pPr>
                              <w:del w:id="1156" w:author="Grant, David M (52400) CIV USN NIWC ATLANTIC VA (USA)" w:date="2024-09-17T11:49:00Z">
                                <w:r w:rsidDel="000F76CE">
                                  <w:rPr>
                                    <w:lang w:val="en-US"/>
                                  </w:rPr>
                                  <w:delText>Group</w:delText>
                                </w:r>
                                <w:r w:rsidRPr="00332ACE" w:rsidDel="000F76CE">
                                  <w:rPr>
                                    <w:lang w:val="en-US"/>
                                  </w:rPr>
                                  <w:delText xml:space="preserve"> the </w:delText>
                                </w:r>
                                <w:r w:rsidDel="000F76CE">
                                  <w:rPr>
                                    <w:lang w:val="en-US"/>
                                  </w:rPr>
                                  <w:delText xml:space="preserve">remaining </w:delText>
                                </w:r>
                                <w:r w:rsidRPr="00332ACE" w:rsidDel="000F76CE">
                                  <w:rPr>
                                    <w:lang w:val="en-US"/>
                                  </w:rPr>
                                  <w:delText>dataSets</w:delText>
                                </w:r>
                                <w:r w:rsidDel="000F76CE">
                                  <w:rPr>
                                    <w:lang w:val="en-US"/>
                                  </w:rPr>
                                  <w:delText xml:space="preserve"> (those where </w:delText>
                                </w:r>
                                <w:r w:rsidRPr="00CD5710" w:rsidDel="000F76CE">
                                  <w:rPr>
                                    <w:b/>
                                    <w:bCs/>
                                    <w:lang w:val="en-US"/>
                                  </w:rPr>
                                  <w:delText>drawing index</w:delText>
                                </w:r>
                                <w:r w:rsidDel="000F76CE">
                                  <w:rPr>
                                    <w:lang w:val="en-US"/>
                                  </w:rPr>
                                  <w:delText xml:space="preserve"> is null or unknown) by </w:delText>
                                </w:r>
                                <w:r w:rsidRPr="00CD5710" w:rsidDel="000F76CE">
                                  <w:rPr>
                                    <w:b/>
                                    <w:bCs/>
                                    <w:lang w:val="en-US"/>
                                  </w:rPr>
                                  <w:delText>minimum display scale</w:delText>
                                </w:r>
                                <w:r w:rsidDel="000F76CE">
                                  <w:rPr>
                                    <w:lang w:val="en-US"/>
                                  </w:rPr>
                                  <w:delText xml:space="preserve"> into </w:delText>
                                </w:r>
                                <w:r w:rsidRPr="00536136" w:rsidDel="000F76CE">
                                  <w:rPr>
                                    <w:lang w:val="en-US"/>
                                  </w:rPr>
                                  <w:delText>l</w:delText>
                                </w:r>
                                <w:r w:rsidRPr="00332ACE" w:rsidDel="000F76CE">
                                  <w:rPr>
                                    <w:lang w:val="en-US"/>
                                  </w:rPr>
                                  <w:delText>ayer</w:delText>
                                </w:r>
                                <w:r w:rsidDel="000F76CE">
                                  <w:rPr>
                                    <w:vertAlign w:val="subscript"/>
                                    <w:lang w:val="en-US"/>
                                  </w:rPr>
                                  <w:delText>n+1</w:delText>
                                </w:r>
                                <w:r w:rsidDel="000F76CE">
                                  <w:rPr>
                                    <w:lang w:val="en-US"/>
                                  </w:rPr>
                                  <w:delText xml:space="preserve">, </w:delText>
                                </w:r>
                                <w:r w:rsidRPr="00332ACE" w:rsidDel="000F76CE">
                                  <w:rPr>
                                    <w:lang w:val="en-US"/>
                                  </w:rPr>
                                  <w:delText>layer</w:delText>
                                </w:r>
                                <w:r w:rsidDel="000F76CE">
                                  <w:rPr>
                                    <w:vertAlign w:val="subscript"/>
                                    <w:lang w:val="en-US"/>
                                  </w:rPr>
                                  <w:delText>n+2</w:delText>
                                </w:r>
                                <w:r w:rsidDel="000F76CE">
                                  <w:rPr>
                                    <w:lang w:val="en-US"/>
                                  </w:rPr>
                                  <w:delText xml:space="preserve">, … such that the </w:delText>
                                </w:r>
                                <w:r w:rsidRPr="00CD5710" w:rsidDel="000F76CE">
                                  <w:rPr>
                                    <w:b/>
                                    <w:bCs/>
                                    <w:lang w:val="en-US"/>
                                  </w:rPr>
                                  <w:delText>minimum display scale</w:delText>
                                </w:r>
                                <w:r w:rsidDel="000F76CE">
                                  <w:rPr>
                                    <w:lang w:val="en-US"/>
                                  </w:rPr>
                                  <w:delText xml:space="preserve"> of each dataset in a given </w:delText>
                                </w:r>
                                <w:r w:rsidRPr="00332ACE" w:rsidDel="000F76CE">
                                  <w:rPr>
                                    <w:lang w:val="en-US"/>
                                  </w:rPr>
                                  <w:delText>layer</w:delText>
                                </w:r>
                                <w:r w:rsidRPr="00332ACE" w:rsidDel="000F76CE">
                                  <w:rPr>
                                    <w:vertAlign w:val="subscript"/>
                                    <w:lang w:val="en-US"/>
                                  </w:rPr>
                                  <w:delText>x</w:delText>
                                </w:r>
                                <w:r w:rsidDel="000F76CE">
                                  <w:rPr>
                                    <w:lang w:val="en-US"/>
                                  </w:rPr>
                                  <w:delText xml:space="preserve"> is the same.</w:delText>
                                </w:r>
                              </w:del>
                            </w:p>
                            <w:p w14:paraId="458F2993" w14:textId="68F5DC88" w:rsidR="000F6F54" w:rsidRPr="004A49DA" w:rsidDel="000F76CE" w:rsidRDefault="000F6F54" w:rsidP="000F76CE">
                              <w:pPr>
                                <w:pStyle w:val="ListParagraph"/>
                                <w:rPr>
                                  <w:del w:id="1157" w:author="Grant, David M (52400) CIV USN NIWC ATLANTIC VA (USA)" w:date="2024-09-17T11:49:00Z"/>
                                  <w:lang w:val="en-US"/>
                                </w:rPr>
                                <w:pPrChange w:id="1158" w:author="Grant, David M (52400) CIV USN NIWC ATLANTIC VA (USA)" w:date="2024-09-17T11:50:00Z">
                                  <w:pPr>
                                    <w:pStyle w:val="ListParagraph"/>
                                    <w:numPr>
                                      <w:numId w:val="36"/>
                                    </w:numPr>
                                    <w:spacing w:after="60" w:line="240" w:lineRule="auto"/>
                                    <w:ind w:left="567" w:hanging="283"/>
                                    <w:contextualSpacing w:val="0"/>
                                  </w:pPr>
                                </w:pPrChange>
                              </w:pPr>
                              <w:del w:id="1159" w:author="Grant, David M (52400) CIV USN NIWC ATLANTIC VA (USA)" w:date="2024-09-17T11:49:00Z">
                                <w:r w:rsidRPr="004A49DA" w:rsidDel="000F76CE">
                                  <w:rPr>
                                    <w:lang w:val="en-US"/>
                                  </w:rPr>
                                  <w:delText xml:space="preserve">Combine layers which share a common </w:delText>
                                </w:r>
                                <w:r w:rsidRPr="00CD5710" w:rsidDel="000F76CE">
                                  <w:rPr>
                                    <w:b/>
                                    <w:bCs/>
                                    <w:lang w:val="en-US"/>
                                  </w:rPr>
                                  <w:delText>minimum display scale</w:delText>
                                </w:r>
                                <w:r w:rsidRPr="00CD5710" w:rsidDel="000F76CE">
                                  <w:rPr>
                                    <w:lang w:val="en-US"/>
                                  </w:rPr>
                                  <w:delText>.</w:delText>
                                </w:r>
                              </w:del>
                            </w:p>
                            <w:p w14:paraId="203AB6CF" w14:textId="2AA94E9E" w:rsidR="000F6F54" w:rsidRPr="00332ACE" w:rsidDel="000F76CE" w:rsidRDefault="000F6F54" w:rsidP="000F76CE">
                              <w:pPr>
                                <w:pStyle w:val="ListParagraph"/>
                                <w:rPr>
                                  <w:del w:id="1160" w:author="Grant, David M (52400) CIV USN NIWC ATLANTIC VA (USA)" w:date="2024-09-17T11:49:00Z"/>
                                  <w:lang w:val="en-US"/>
                                </w:rPr>
                                <w:pPrChange w:id="1161" w:author="Grant, David M (52400) CIV USN NIWC ATLANTIC VA (USA)" w:date="2024-09-17T11:50:00Z">
                                  <w:pPr>
                                    <w:pStyle w:val="ListParagraph"/>
                                    <w:numPr>
                                      <w:numId w:val="36"/>
                                    </w:numPr>
                                    <w:spacing w:after="60" w:line="240" w:lineRule="auto"/>
                                    <w:ind w:left="567" w:hanging="283"/>
                                    <w:contextualSpacing w:val="0"/>
                                  </w:pPr>
                                </w:pPrChange>
                              </w:pPr>
                              <w:del w:id="1162" w:author="Grant, David M (52400) CIV USN NIWC ATLANTIC VA (USA)" w:date="2024-09-17T11:49:00Z">
                                <w:r w:rsidDel="000F76CE">
                                  <w:rPr>
                                    <w:lang w:val="en-US"/>
                                  </w:rPr>
                                  <w:delText xml:space="preserve">Sort the layers by </w:delText>
                                </w:r>
                                <w:r w:rsidRPr="00CD5710" w:rsidDel="000F76CE">
                                  <w:rPr>
                                    <w:b/>
                                    <w:bCs/>
                                    <w:lang w:val="en-US"/>
                                  </w:rPr>
                                  <w:delText>minimum display scale</w:delText>
                                </w:r>
                                <w:r w:rsidDel="000F76CE">
                                  <w:rPr>
                                    <w:lang w:val="en-US"/>
                                  </w:rPr>
                                  <w:delText>.</w:delText>
                                </w:r>
                              </w:del>
                            </w:p>
                            <w:p w14:paraId="0783E4D7" w14:textId="75D2B5C9" w:rsidR="000F6F54" w:rsidDel="000F76CE" w:rsidRDefault="000F6F54" w:rsidP="000F76CE">
                              <w:pPr>
                                <w:pStyle w:val="ListParagraph"/>
                                <w:rPr>
                                  <w:del w:id="1163" w:author="Grant, David M (52400) CIV USN NIWC ATLANTIC VA (USA)" w:date="2024-09-17T11:49:00Z"/>
                                  <w:lang w:val="en-US"/>
                                </w:rPr>
                                <w:pPrChange w:id="1164" w:author="Grant, David M (52400) CIV USN NIWC ATLANTIC VA (USA)" w:date="2024-09-17T11:50:00Z">
                                  <w:pPr>
                                    <w:pStyle w:val="ListParagraph"/>
                                    <w:numPr>
                                      <w:numId w:val="36"/>
                                    </w:numPr>
                                    <w:spacing w:after="60" w:line="240" w:lineRule="auto"/>
                                    <w:ind w:left="567" w:hanging="283"/>
                                    <w:contextualSpacing w:val="0"/>
                                  </w:pPr>
                                </w:pPrChange>
                              </w:pPr>
                              <w:del w:id="1165" w:author="Grant, David M (52400) CIV USN NIWC ATLANTIC VA (USA)" w:date="2024-09-17T11:49:00Z">
                                <w:r w:rsidDel="000F76CE">
                                  <w:rPr>
                                    <w:lang w:val="en-US"/>
                                  </w:rPr>
                                  <w:delText xml:space="preserve">Iterate over each </w:delText>
                                </w:r>
                                <w:r w:rsidRPr="00332ACE" w:rsidDel="000F76CE">
                                  <w:rPr>
                                    <w:lang w:val="en-US"/>
                                  </w:rPr>
                                  <w:delText>layer</w:delText>
                                </w:r>
                                <w:r w:rsidRPr="00332ACE" w:rsidDel="000F76CE">
                                  <w:rPr>
                                    <w:vertAlign w:val="subscript"/>
                                    <w:lang w:val="en-US"/>
                                  </w:rPr>
                                  <w:delText>x</w:delText>
                                </w:r>
                                <w:r w:rsidDel="000F76CE">
                                  <w:rPr>
                                    <w:lang w:val="en-US"/>
                                  </w:rPr>
                                  <w:delText xml:space="preserve"> from the smallest </w:delText>
                                </w:r>
                                <w:r w:rsidRPr="00CD5710" w:rsidDel="000F76CE">
                                  <w:rPr>
                                    <w:b/>
                                    <w:bCs/>
                                    <w:lang w:val="en-US"/>
                                  </w:rPr>
                                  <w:delText>minimum display scale</w:delText>
                                </w:r>
                                <w:r w:rsidRPr="00CD5710" w:rsidDel="000F76CE">
                                  <w:rPr>
                                    <w:lang w:val="en-US"/>
                                  </w:rPr>
                                  <w:delText xml:space="preserve"> to the largest</w:delText>
                                </w:r>
                                <w:r w:rsidDel="000F76CE">
                                  <w:rPr>
                                    <w:lang w:val="en-US"/>
                                  </w:rPr>
                                  <w:delText>.</w:delText>
                                </w:r>
                              </w:del>
                            </w:p>
                            <w:p w14:paraId="69EEC413" w14:textId="5BEA7929" w:rsidR="000F6F54" w:rsidRDefault="000F6F54" w:rsidP="003B74DB">
                              <w:pPr>
                                <w:pStyle w:val="ListParagraph"/>
                                <w:numPr>
                                  <w:ilvl w:val="3"/>
                                  <w:numId w:val="55"/>
                                </w:numPr>
                                <w:spacing w:after="120" w:line="240" w:lineRule="auto"/>
                                <w:jc w:val="left"/>
                                <w:rPr>
                                  <w:ins w:id="1166" w:author="Grant, David M (52400) CIV USN NIWC ATLANTIC VA (USA)" w:date="2024-09-17T12:59:00Z"/>
                                  <w:lang w:val="en-US"/>
                                </w:rPr>
                              </w:pPr>
                              <w:del w:id="1167" w:author="Grant, David M (52400) CIV USN NIWC ATLANTIC VA (USA)" w:date="2024-09-17T11:49:00Z">
                                <w:r w:rsidRPr="009E5A20" w:rsidDel="000F76CE">
                                  <w:rPr>
                                    <w:lang w:val="en-US"/>
                                  </w:rPr>
                                  <w:delText>Render the layer to the viewport with the algorithm RenderLayer.</w:delText>
                                </w:r>
                              </w:del>
                            </w:p>
                            <w:p w14:paraId="5081387C" w14:textId="279F671E" w:rsidR="009E5A20" w:rsidRPr="00F05CFB" w:rsidRDefault="009E5A20" w:rsidP="009E5A20">
                              <w:pPr>
                                <w:pStyle w:val="ListParagraph"/>
                                <w:numPr>
                                  <w:ilvl w:val="0"/>
                                  <w:numId w:val="55"/>
                                </w:numPr>
                                <w:spacing w:after="120" w:line="240" w:lineRule="auto"/>
                                <w:jc w:val="left"/>
                                <w:rPr>
                                  <w:ins w:id="1168" w:author="Grant, David M (52400) CIV USN NIWC ATLANTIC VA (USA)" w:date="2024-09-17T12:59:00Z"/>
                                  <w:lang w:val="en-US"/>
                                  <w:rPrChange w:id="1169" w:author="Grant, David M (52400) CIV USN NIWC ATLANTIC VA (USA)" w:date="2024-09-17T12:59:00Z">
                                    <w:rPr>
                                      <w:ins w:id="1170" w:author="Grant, David M (52400) CIV USN NIWC ATLANTIC VA (USA)" w:date="2024-09-17T12:59:00Z"/>
                                      <w:i/>
                                      <w:iCs/>
                                      <w:lang w:val="en-US"/>
                                    </w:rPr>
                                  </w:rPrChange>
                                </w:rPr>
                              </w:pPr>
                              <w:ins w:id="1171" w:author="Grant, David M (52400) CIV USN NIWC ATLANTIC VA (USA)" w:date="2024-09-17T12:59:00Z">
                                <w:r>
                                  <w:rPr>
                                    <w:lang w:val="en-US"/>
                                  </w:rPr>
                                  <w:t>F</w:t>
                                </w:r>
                                <w:r w:rsidR="00F05CFB">
                                  <w:rPr>
                                    <w:lang w:val="en-US"/>
                                  </w:rPr>
                                  <w:t xml:space="preserve">or each </w:t>
                                </w:r>
                                <w:r w:rsidR="00F05CFB" w:rsidRPr="00F05CFB">
                                  <w:rPr>
                                    <w:i/>
                                    <w:iCs/>
                                    <w:lang w:val="en-US"/>
                                    <w:rPrChange w:id="1172" w:author="Grant, David M (52400) CIV USN NIWC ATLANTIC VA (USA)" w:date="2024-09-17T12:59:00Z">
                                      <w:rPr>
                                        <w:lang w:val="en-US"/>
                                      </w:rPr>
                                    </w:rPrChange>
                                  </w:rPr>
                                  <w:t>dataset</w:t>
                                </w:r>
                                <w:r w:rsidR="00F05CFB">
                                  <w:rPr>
                                    <w:lang w:val="en-US"/>
                                  </w:rPr>
                                  <w:t xml:space="preserve"> in </w:t>
                                </w:r>
                                <w:proofErr w:type="spellStart"/>
                                <w:r w:rsidR="00F05CFB" w:rsidRPr="00F05CFB">
                                  <w:rPr>
                                    <w:i/>
                                    <w:iCs/>
                                    <w:lang w:val="en-US"/>
                                    <w:rPrChange w:id="1173" w:author="Grant, David M (52400) CIV USN NIWC ATLANTIC VA (USA)" w:date="2024-09-17T12:59:00Z">
                                      <w:rPr>
                                        <w:lang w:val="en-US"/>
                                      </w:rPr>
                                    </w:rPrChange>
                                  </w:rPr>
                                  <w:t>dataSets</w:t>
                                </w:r>
                                <w:proofErr w:type="spellEnd"/>
                              </w:ins>
                            </w:p>
                            <w:p w14:paraId="43631571" w14:textId="7F89A072" w:rsidR="00F05CFB" w:rsidRPr="00AE7E9D" w:rsidRDefault="00F05CFB" w:rsidP="00F05CFB">
                              <w:pPr>
                                <w:pStyle w:val="ListParagraph"/>
                                <w:numPr>
                                  <w:ilvl w:val="1"/>
                                  <w:numId w:val="55"/>
                                </w:numPr>
                                <w:spacing w:after="120" w:line="240" w:lineRule="auto"/>
                                <w:jc w:val="left"/>
                                <w:rPr>
                                  <w:ins w:id="1174" w:author="Grant, David M (52400) CIV USN NIWC ATLANTIC VA (USA)" w:date="2024-09-17T13:00:00Z"/>
                                  <w:lang w:val="en-US"/>
                                  <w:rPrChange w:id="1175" w:author="Grant, David M (52400) CIV USN NIWC ATLANTIC VA (USA)" w:date="2024-09-17T13:00:00Z">
                                    <w:rPr>
                                      <w:ins w:id="1176" w:author="Grant, David M (52400) CIV USN NIWC ATLANTIC VA (USA)" w:date="2024-09-17T13:00:00Z"/>
                                      <w:rFonts w:ascii="Tahoma" w:hAnsi="Tahoma" w:cs="Tahoma"/>
                                    </w:rPr>
                                  </w:rPrChange>
                                </w:rPr>
                              </w:pPr>
                              <w:ins w:id="1177" w:author="Grant, David M (52400) CIV USN NIWC ATLANTIC VA (USA)" w:date="2024-09-17T12:59:00Z">
                                <w:r>
                                  <w:rPr>
                                    <w:lang w:val="en-US"/>
                                  </w:rPr>
                                  <w:t xml:space="preserve">Set </w:t>
                                </w:r>
                              </w:ins>
                              <w:ins w:id="1178" w:author="Grant, David M (52400) CIV USN NIWC ATLANTIC VA (USA)" w:date="2024-09-17T13:00:00Z">
                                <w:r w:rsidR="00AE7E9D">
                                  <w:rPr>
                                    <w:lang w:val="en-US"/>
                                  </w:rPr>
                                  <w:t xml:space="preserve">mask of dataset to </w:t>
                                </w:r>
                                <w:r w:rsidR="00AE7E9D" w:rsidRPr="00487F8D">
                                  <w:rPr>
                                    <w:rFonts w:ascii="Tahoma" w:hAnsi="Tahoma" w:cs="Tahoma"/>
                                  </w:rPr>
                                  <w:t>Ø</w:t>
                                </w:r>
                              </w:ins>
                            </w:p>
                            <w:p w14:paraId="1B1ED0F0" w14:textId="45C9106A" w:rsidR="00AE7E9D" w:rsidRPr="00B00921" w:rsidRDefault="00AE7E9D" w:rsidP="00F05CFB">
                              <w:pPr>
                                <w:pStyle w:val="ListParagraph"/>
                                <w:numPr>
                                  <w:ilvl w:val="1"/>
                                  <w:numId w:val="55"/>
                                </w:numPr>
                                <w:spacing w:after="120" w:line="240" w:lineRule="auto"/>
                                <w:jc w:val="left"/>
                                <w:rPr>
                                  <w:ins w:id="1179" w:author="Grant, David M (52400) CIV USN NIWC ATLANTIC VA (USA)" w:date="2024-09-17T13:00:00Z"/>
                                  <w:lang w:val="en-US"/>
                                  <w:rPrChange w:id="1180" w:author="Grant, David M (52400) CIV USN NIWC ATLANTIC VA (USA)" w:date="2024-09-17T13:00:00Z">
                                    <w:rPr>
                                      <w:ins w:id="1181" w:author="Grant, David M (52400) CIV USN NIWC ATLANTIC VA (USA)" w:date="2024-09-17T13:00:00Z"/>
                                      <w:rFonts w:ascii="Tahoma" w:hAnsi="Tahoma" w:cs="Tahoma"/>
                                      <w:i/>
                                      <w:iCs/>
                                    </w:rPr>
                                  </w:rPrChange>
                                </w:rPr>
                              </w:pPr>
                              <w:ins w:id="1182" w:author="Grant, David M (52400) CIV USN NIWC ATLANTIC VA (USA)" w:date="2024-09-17T13:00:00Z">
                                <w:r>
                                  <w:rPr>
                                    <w:rFonts w:ascii="Tahoma" w:hAnsi="Tahoma" w:cs="Tahoma"/>
                                  </w:rPr>
                                  <w:t xml:space="preserve">For each </w:t>
                                </w:r>
                                <w:proofErr w:type="spellStart"/>
                                <w:r w:rsidRPr="00B00921">
                                  <w:rPr>
                                    <w:rFonts w:ascii="Tahoma" w:hAnsi="Tahoma" w:cs="Tahoma"/>
                                    <w:i/>
                                    <w:iCs/>
                                    <w:rPrChange w:id="1183" w:author="Grant, David M (52400) CIV USN NIWC ATLANTIC VA (USA)" w:date="2024-09-17T13:00:00Z">
                                      <w:rPr>
                                        <w:rFonts w:ascii="Tahoma" w:hAnsi="Tahoma" w:cs="Tahoma"/>
                                      </w:rPr>
                                    </w:rPrChange>
                                  </w:rPr>
                                  <w:t>dataCoverage</w:t>
                                </w:r>
                                <w:proofErr w:type="spellEnd"/>
                                <w:r>
                                  <w:rPr>
                                    <w:rFonts w:ascii="Tahoma" w:hAnsi="Tahoma" w:cs="Tahoma"/>
                                  </w:rPr>
                                  <w:t xml:space="preserve"> in </w:t>
                                </w:r>
                                <w:r w:rsidR="00B00921" w:rsidRPr="00B00921">
                                  <w:rPr>
                                    <w:rFonts w:ascii="Tahoma" w:hAnsi="Tahoma" w:cs="Tahoma"/>
                                    <w:i/>
                                    <w:iCs/>
                                    <w:rPrChange w:id="1184" w:author="Grant, David M (52400) CIV USN NIWC ATLANTIC VA (USA)" w:date="2024-09-17T13:00:00Z">
                                      <w:rPr>
                                        <w:rFonts w:ascii="Tahoma" w:hAnsi="Tahoma" w:cs="Tahoma"/>
                                      </w:rPr>
                                    </w:rPrChange>
                                  </w:rPr>
                                  <w:t>dataset</w:t>
                                </w:r>
                              </w:ins>
                            </w:p>
                            <w:p w14:paraId="3F900946" w14:textId="5102F3A4" w:rsidR="00B00921" w:rsidRPr="009F5568" w:rsidRDefault="00B00921" w:rsidP="00B00921">
                              <w:pPr>
                                <w:pStyle w:val="ListParagraph"/>
                                <w:numPr>
                                  <w:ilvl w:val="2"/>
                                  <w:numId w:val="55"/>
                                </w:numPr>
                                <w:spacing w:after="120" w:line="240" w:lineRule="auto"/>
                                <w:jc w:val="left"/>
                                <w:rPr>
                                  <w:lang w:val="en-US"/>
                                </w:rPr>
                                <w:pPrChange w:id="1185" w:author="Grant, David M (52400) CIV USN NIWC ATLANTIC VA (USA)" w:date="2024-09-17T13:00:00Z">
                                  <w:pPr>
                                    <w:pStyle w:val="ListParagraph"/>
                                    <w:numPr>
                                      <w:ilvl w:val="1"/>
                                      <w:numId w:val="36"/>
                                    </w:numPr>
                                    <w:spacing w:after="60" w:line="240" w:lineRule="auto"/>
                                    <w:ind w:left="993" w:hanging="284"/>
                                    <w:contextualSpacing w:val="0"/>
                                  </w:pPr>
                                </w:pPrChange>
                              </w:pPr>
                              <w:proofErr w:type="spellStart"/>
                              <w:proofErr w:type="gramStart"/>
                              <w:ins w:id="1186" w:author="Grant, David M (52400) CIV USN NIWC ATLANTIC VA (USA)" w:date="2024-09-17T13:01:00Z">
                                <w:r w:rsidRPr="001D2EF5">
                                  <w:rPr>
                                    <w:rFonts w:ascii="Tahoma" w:hAnsi="Tahoma" w:cs="Tahoma"/>
                                    <w:i/>
                                    <w:iCs/>
                                    <w:rPrChange w:id="1187" w:author="Grant, David M (52400) CIV USN NIWC ATLANTIC VA (USA)" w:date="2024-09-17T13:01:00Z">
                                      <w:rPr>
                                        <w:rFonts w:ascii="Tahoma" w:hAnsi="Tahoma" w:cs="Tahoma"/>
                                      </w:rPr>
                                    </w:rPrChange>
                                  </w:rPr>
                                  <w:t>d</w:t>
                                </w:r>
                              </w:ins>
                              <w:ins w:id="1188" w:author="Grant, David M (52400) CIV USN NIWC ATLANTIC VA (USA)" w:date="2024-09-17T13:00:00Z">
                                <w:r w:rsidRPr="001D2EF5">
                                  <w:rPr>
                                    <w:rFonts w:ascii="Tahoma" w:hAnsi="Tahoma" w:cs="Tahoma"/>
                                    <w:i/>
                                    <w:iCs/>
                                    <w:rPrChange w:id="1189" w:author="Grant, David M (52400) CIV USN NIWC ATLANTIC VA (USA)" w:date="2024-09-17T13:01:00Z">
                                      <w:rPr>
                                        <w:rFonts w:ascii="Tahoma" w:hAnsi="Tahoma" w:cs="Tahoma"/>
                                      </w:rPr>
                                    </w:rPrChange>
                                  </w:rPr>
                                  <w:t>ataset.mask</w:t>
                                </w:r>
                                <w:proofErr w:type="spellEnd"/>
                                <w:proofErr w:type="gramEnd"/>
                                <w:r>
                                  <w:rPr>
                                    <w:rFonts w:ascii="Tahoma" w:hAnsi="Tahoma" w:cs="Tahoma"/>
                                  </w:rPr>
                                  <w:t xml:space="preserve"> =</w:t>
                                </w:r>
                              </w:ins>
                              <w:ins w:id="1190" w:author="Grant, David M (52400) CIV USN NIWC ATLANTIC VA (USA)" w:date="2024-09-17T13:01:00Z">
                                <w:r>
                                  <w:rPr>
                                    <w:rFonts w:ascii="Tahoma" w:hAnsi="Tahoma" w:cs="Tahoma"/>
                                  </w:rPr>
                                  <w:t xml:space="preserve"> </w:t>
                                </w:r>
                                <w:proofErr w:type="spellStart"/>
                                <w:r w:rsidRPr="001D2EF5">
                                  <w:rPr>
                                    <w:rFonts w:ascii="Tahoma" w:hAnsi="Tahoma" w:cs="Tahoma"/>
                                    <w:i/>
                                    <w:iCs/>
                                    <w:rPrChange w:id="1191" w:author="Grant, David M (52400) CIV USN NIWC ATLANTIC VA (USA)" w:date="2024-09-17T13:02:00Z">
                                      <w:rPr>
                                        <w:rFonts w:ascii="Tahoma" w:hAnsi="Tahoma" w:cs="Tahoma"/>
                                      </w:rPr>
                                    </w:rPrChange>
                                  </w:rPr>
                                  <w:t>dataset.mask</w:t>
                                </w:r>
                                <w:proofErr w:type="spellEnd"/>
                                <w:r>
                                  <w:rPr>
                                    <w:rFonts w:ascii="Tahoma" w:hAnsi="Tahoma" w:cs="Tahoma"/>
                                  </w:rPr>
                                  <w:t xml:space="preserve"> </w:t>
                                </w:r>
                                <w:r w:rsidRPr="00F1146F">
                                  <w:rPr>
                                    <w:rFonts w:ascii="Cambria Math" w:hAnsi="Cambria Math" w:cs="Cambria Math"/>
                                  </w:rPr>
                                  <w:t>∪</w:t>
                                </w:r>
                                <w:r w:rsidR="001D2EF5">
                                  <w:rPr>
                                    <w:rFonts w:ascii="Cambria Math" w:hAnsi="Cambria Math" w:cs="Cambria Math"/>
                                  </w:rPr>
                                  <w:t xml:space="preserve"> </w:t>
                                </w:r>
                                <w:proofErr w:type="spellStart"/>
                                <w:r w:rsidR="001D2EF5" w:rsidRPr="001D2EF5">
                                  <w:rPr>
                                    <w:rFonts w:ascii="Tahoma" w:hAnsi="Tahoma" w:cs="Tahoma"/>
                                    <w:i/>
                                    <w:iCs/>
                                    <w:rPrChange w:id="1192" w:author="Grant, David M (52400) CIV USN NIWC ATLANTIC VA (USA)" w:date="2024-09-17T13:02:00Z">
                                      <w:rPr>
                                        <w:rFonts w:ascii="Tahoma" w:hAnsi="Tahoma" w:cs="Tahoma"/>
                                      </w:rPr>
                                    </w:rPrChange>
                                  </w:rPr>
                                  <w:t>data</w:t>
                                </w:r>
                              </w:ins>
                              <w:ins w:id="1193" w:author="Grant, David M (52400) CIV USN NIWC ATLANTIC VA (USA)" w:date="2024-09-17T13:02:00Z">
                                <w:r w:rsidR="001D2EF5" w:rsidRPr="001D2EF5">
                                  <w:rPr>
                                    <w:rFonts w:ascii="Tahoma" w:hAnsi="Tahoma" w:cs="Tahoma"/>
                                    <w:i/>
                                    <w:iCs/>
                                    <w:rPrChange w:id="1194" w:author="Grant, David M (52400) CIV USN NIWC ATLANTIC VA (USA)" w:date="2024-09-17T13:02:00Z">
                                      <w:rPr>
                                        <w:rFonts w:ascii="Tahoma" w:hAnsi="Tahoma" w:cs="Tahoma"/>
                                      </w:rPr>
                                    </w:rPrChange>
                                  </w:rPr>
                                  <w:t>Coverage</w:t>
                                </w:r>
                              </w:ins>
                              <w:ins w:id="1195" w:author="Grant, David M (52400) CIV USN NIWC ATLANTIC VA (USA)" w:date="2024-09-17T13:01:00Z">
                                <w:r w:rsidR="001D2EF5">
                                  <w:rPr>
                                    <w:rFonts w:ascii="Tahoma" w:hAnsi="Tahoma" w:cs="Tahoma"/>
                                  </w:rPr>
                                  <w:t>.</w:t>
                                </w:r>
                                <w:r w:rsidR="001D2EF5" w:rsidRPr="001D2EF5">
                                  <w:rPr>
                                    <w:rFonts w:ascii="Tahoma" w:hAnsi="Tahoma" w:cs="Tahoma"/>
                                    <w:i/>
                                    <w:iCs/>
                                    <w:rPrChange w:id="1196" w:author="Grant, David M (52400) CIV USN NIWC ATLANTIC VA (USA)" w:date="2024-09-17T13:02:00Z">
                                      <w:rPr>
                                        <w:rFonts w:ascii="Tahoma" w:hAnsi="Tahoma" w:cs="Tahoma"/>
                                      </w:rPr>
                                    </w:rPrChange>
                                  </w:rPr>
                                  <w:t>mask</w:t>
                                </w:r>
                              </w:ins>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135A0B" id="_x0000_s1030" type="#_x0000_t202" style="position:absolute;left:0;text-align:left;margin-left:0;margin-top:69.35pt;width:2in;height:2in;z-index:25165414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Uh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" filled="f" strokeweight=".5pt">
                  <v:textbox style="mso-fit-shape-to-text:t">
                    <w:txbxContent>
                      <w:p w14:paraId="424A7055" w14:textId="57F4CC6B" w:rsidR="000F6F54" w:rsidRDefault="000F6F54" w:rsidP="000F6F54">
                        <w:pPr>
                          <w:spacing w:after="120" w:line="240" w:lineRule="auto"/>
                          <w:rPr>
                            <w:i/>
                            <w:iCs/>
                            <w:lang w:val="en-US"/>
                          </w:rPr>
                        </w:pPr>
                        <w:r w:rsidRPr="00332ACE">
                          <w:rPr>
                            <w:b/>
                            <w:bCs/>
                            <w:lang w:val="en-US"/>
                          </w:rPr>
                          <w:t>Algorithm</w:t>
                        </w:r>
                        <w:r>
                          <w:rPr>
                            <w:lang w:val="en-US"/>
                          </w:rPr>
                          <w:t xml:space="preserve">: </w:t>
                        </w:r>
                        <w:del w:id="1197" w:author="Grant, David M (52400) CIV USN NIWC ATLANTIC VA (USA)" w:date="2024-09-17T11:19:00Z">
                          <w:r w:rsidRPr="00332ACE" w:rsidDel="007D307E">
                            <w:rPr>
                              <w:i/>
                              <w:iCs/>
                              <w:lang w:val="en-US"/>
                            </w:rPr>
                            <w:delText>RenderChartImage</w:delText>
                          </w:r>
                        </w:del>
                        <w:proofErr w:type="spellStart"/>
                        <w:proofErr w:type="gramStart"/>
                        <w:ins w:id="1198" w:author="Grant, David M (52400) CIV USN NIWC ATLANTIC VA (USA)" w:date="2024-09-17T11:19:00Z">
                          <w:r w:rsidR="007D307E">
                            <w:rPr>
                              <w:i/>
                              <w:iCs/>
                              <w:lang w:val="en-US"/>
                            </w:rPr>
                            <w:t>AssignMasks</w:t>
                          </w:r>
                        </w:ins>
                        <w:proofErr w:type="spellEnd"/>
                        <w:r>
                          <w:rPr>
                            <w:i/>
                            <w:iCs/>
                            <w:lang w:val="en-US"/>
                          </w:rPr>
                          <w:t>(</w:t>
                        </w:r>
                        <w:proofErr w:type="spellStart"/>
                        <w:proofErr w:type="gramEnd"/>
                        <w:r>
                          <w:rPr>
                            <w:i/>
                            <w:iCs/>
                            <w:lang w:val="en-US"/>
                          </w:rPr>
                          <w:t>dataSets</w:t>
                        </w:r>
                        <w:proofErr w:type="spellEnd"/>
                        <w:r>
                          <w:rPr>
                            <w:i/>
                            <w:iCs/>
                            <w:lang w:val="en-US"/>
                          </w:rPr>
                          <w:t>, viewport</w:t>
                        </w:r>
                        <w:ins w:id="1199" w:author="Grant, David M (52400) CIV USN NIWC ATLANTIC VA (USA)" w:date="2024-09-17T10:57:00Z">
                          <w:r w:rsidR="00DD49E9">
                            <w:rPr>
                              <w:i/>
                              <w:iCs/>
                              <w:lang w:val="en-US"/>
                            </w:rPr>
                            <w:t>, projection</w:t>
                          </w:r>
                        </w:ins>
                        <w:r>
                          <w:rPr>
                            <w:i/>
                            <w:iCs/>
                            <w:lang w:val="en-US"/>
                          </w:rPr>
                          <w:t>)</w:t>
                        </w:r>
                      </w:p>
                      <w:p w14:paraId="3CC4437F" w14:textId="77777777" w:rsidR="000F6F54" w:rsidRDefault="000F6F54">
                        <w:pPr>
                          <w:spacing w:after="60" w:line="240" w:lineRule="auto"/>
                          <w:pPrChange w:id="1200" w:author="Grant, David M (52400) CIV USN NIWC ATLANTIC VA (USA)" w:date="2024-09-17T10:58:00Z">
                            <w:pPr>
                              <w:spacing w:after="0" w:line="240" w:lineRule="auto"/>
                            </w:pPr>
                          </w:pPrChange>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505E3813" w14:textId="77777777" w:rsidR="000F6F54" w:rsidRDefault="000F6F54">
                        <w:pPr>
                          <w:spacing w:after="60" w:line="240" w:lineRule="auto"/>
                          <w:ind w:left="677"/>
                          <w:rPr>
                            <w:ins w:id="1201" w:author="Grant, David M (52400) CIV USN NIWC ATLANTIC VA (USA)" w:date="2024-09-17T10:57:00Z"/>
                          </w:rPr>
                          <w:pPrChange w:id="1202" w:author="Grant, David M (52400) CIV USN NIWC ATLANTIC VA (USA)" w:date="2024-09-17T10:58:00Z">
                            <w:pPr>
                              <w:spacing w:after="120" w:line="240" w:lineRule="auto"/>
                              <w:ind w:left="677"/>
                            </w:pPr>
                          </w:pPrChange>
                        </w:pPr>
                        <w:r>
                          <w:t xml:space="preserve">A device-polygon </w:t>
                        </w:r>
                        <w:r w:rsidRPr="00712598">
                          <w:rPr>
                            <w:i/>
                            <w:iCs/>
                          </w:rPr>
                          <w:t>viewport</w:t>
                        </w:r>
                        <w:r>
                          <w:t xml:space="preserve"> describing the device area that should be covered with data</w:t>
                        </w:r>
                      </w:p>
                      <w:p w14:paraId="4AC2126A" w14:textId="2A88AC74" w:rsidR="00C36726" w:rsidRDefault="00C36726" w:rsidP="000F6F54">
                        <w:pPr>
                          <w:spacing w:after="120" w:line="240" w:lineRule="auto"/>
                          <w:ind w:left="677"/>
                          <w:rPr>
                            <w:ins w:id="1203" w:author="Grant, David M (52400) CIV USN NIWC ATLANTIC VA (USA)" w:date="2024-09-17T11:51:00Z"/>
                            <w:i/>
                            <w:iCs/>
                          </w:rPr>
                        </w:pPr>
                        <w:ins w:id="1204" w:author="Grant, David M (52400) CIV USN NIWC ATLANTIC VA (USA)" w:date="2024-09-17T10:57:00Z">
                          <w:r>
                            <w:t xml:space="preserve">A </w:t>
                          </w:r>
                        </w:ins>
                        <w:ins w:id="1205" w:author="Grant, David M (52400) CIV USN NIWC ATLANTIC VA (USA)" w:date="2024-09-17T10:58:00Z">
                          <w:r>
                            <w:t xml:space="preserve">projection </w:t>
                          </w:r>
                          <w:proofErr w:type="spellStart"/>
                          <w:r w:rsidRPr="00C36726">
                            <w:rPr>
                              <w:i/>
                              <w:iCs/>
                              <w:rPrChange w:id="1206" w:author="Grant, David M (52400) CIV USN NIWC ATLANTIC VA (USA)" w:date="2024-09-17T10:58:00Z">
                                <w:rPr/>
                              </w:rPrChange>
                            </w:rPr>
                            <w:t>projection</w:t>
                          </w:r>
                        </w:ins>
                        <w:proofErr w:type="spellEnd"/>
                      </w:p>
                      <w:p w14:paraId="7B62DA39" w14:textId="787FC7F9" w:rsidR="00B3609B" w:rsidRDefault="00B3609B" w:rsidP="009E1005">
                        <w:pPr>
                          <w:pStyle w:val="ListParagraph"/>
                          <w:numPr>
                            <w:ilvl w:val="0"/>
                            <w:numId w:val="55"/>
                          </w:numPr>
                          <w:spacing w:after="120" w:line="240" w:lineRule="auto"/>
                          <w:jc w:val="left"/>
                          <w:rPr>
                            <w:ins w:id="1207" w:author="Grant, David M (52400) CIV USN NIWC ATLANTIC VA (USA)" w:date="2024-09-16T17:50:00Z"/>
                          </w:rPr>
                          <w:pPrChange w:id="1208" w:author="Grant, David M (52400) CIV USN NIWC ATLANTIC VA (USA)" w:date="2024-09-17T11:47:00Z">
                            <w:pPr>
                              <w:pStyle w:val="ListParagraph"/>
                              <w:numPr>
                                <w:numId w:val="54"/>
                              </w:numPr>
                              <w:spacing w:after="120" w:line="240" w:lineRule="auto"/>
                              <w:ind w:left="644" w:hanging="360"/>
                            </w:pPr>
                          </w:pPrChange>
                        </w:pPr>
                        <w:ins w:id="1209" w:author="Grant, David M (52400) CIV USN NIWC ATLANTIC VA (USA)" w:date="2024-09-16T17:49:00Z">
                          <w:r>
                            <w:t xml:space="preserve">Collect all </w:t>
                          </w:r>
                          <w:r w:rsidRPr="00B3609B">
                            <w:rPr>
                              <w:b/>
                              <w:bCs/>
                              <w:rPrChange w:id="1210" w:author="Grant, David M (52400) CIV USN NIWC ATLANTIC VA (USA)" w:date="2024-09-16T17:50:00Z">
                                <w:rPr/>
                              </w:rPrChange>
                            </w:rPr>
                            <w:t>Data Coverage</w:t>
                          </w:r>
                          <w:r>
                            <w:t xml:space="preserve"> features from </w:t>
                          </w:r>
                          <w:proofErr w:type="spellStart"/>
                          <w:r w:rsidRPr="00B3609B">
                            <w:rPr>
                              <w:i/>
                              <w:iCs/>
                              <w:rPrChange w:id="1211" w:author="Grant, David M (52400) CIV USN NIWC ATLANTIC VA (USA)" w:date="2024-09-16T17:50:00Z">
                                <w:rPr/>
                              </w:rPrChange>
                            </w:rPr>
                            <w:t>dataSets</w:t>
                          </w:r>
                          <w:proofErr w:type="spellEnd"/>
                          <w:r>
                            <w:t xml:space="preserve"> into </w:t>
                          </w:r>
                          <w:proofErr w:type="spellStart"/>
                          <w:r w:rsidRPr="00B3609B">
                            <w:rPr>
                              <w:i/>
                              <w:iCs/>
                              <w:rPrChange w:id="1212" w:author="Grant, David M (52400) CIV USN NIWC ATLANTIC VA (USA)" w:date="2024-09-16T17:50:00Z">
                                <w:rPr/>
                              </w:rPrChange>
                            </w:rPr>
                            <w:t>dataCoverages</w:t>
                          </w:r>
                        </w:ins>
                        <w:proofErr w:type="spellEnd"/>
                        <w:ins w:id="1213" w:author="Grant, David M (52400) CIV USN NIWC ATLANTIC VA (USA)" w:date="2024-09-16T17:50:00Z">
                          <w:r>
                            <w:rPr>
                              <w:i/>
                              <w:iCs/>
                            </w:rPr>
                            <w:t>.</w:t>
                          </w:r>
                        </w:ins>
                      </w:p>
                      <w:p w14:paraId="1C71A9EE" w14:textId="5E56FD5F" w:rsidR="00DA27E1" w:rsidRDefault="00DA27E1" w:rsidP="009E1005">
                        <w:pPr>
                          <w:pStyle w:val="ListParagraph"/>
                          <w:numPr>
                            <w:ilvl w:val="0"/>
                            <w:numId w:val="55"/>
                          </w:numPr>
                          <w:spacing w:after="120" w:line="240" w:lineRule="auto"/>
                          <w:jc w:val="left"/>
                          <w:rPr>
                            <w:ins w:id="1214" w:author="Grant, David M (52400) CIV USN NIWC ATLANTIC VA (USA)" w:date="2024-09-17T11:07:00Z"/>
                          </w:rPr>
                          <w:pPrChange w:id="1215" w:author="Grant, David M (52400) CIV USN NIWC ATLANTIC VA (USA)" w:date="2024-09-17T11:47:00Z">
                            <w:pPr>
                              <w:pStyle w:val="ListParagraph"/>
                              <w:numPr>
                                <w:numId w:val="54"/>
                              </w:numPr>
                              <w:spacing w:after="120" w:line="240" w:lineRule="auto"/>
                              <w:ind w:left="644" w:hanging="360"/>
                            </w:pPr>
                          </w:pPrChange>
                        </w:pPr>
                        <w:ins w:id="1216" w:author="Grant, David M (52400) CIV USN NIWC ATLANTIC VA (USA)" w:date="2024-09-17T11:07:00Z">
                          <w:r>
                            <w:t>S</w:t>
                          </w:r>
                          <w:r w:rsidR="00F60BA3">
                            <w:t xml:space="preserve">ort </w:t>
                          </w:r>
                          <w:proofErr w:type="spellStart"/>
                          <w:r w:rsidR="00F60BA3" w:rsidRPr="005F1C39">
                            <w:rPr>
                              <w:i/>
                              <w:iCs/>
                            </w:rPr>
                            <w:t>dataCoverages</w:t>
                          </w:r>
                          <w:proofErr w:type="spellEnd"/>
                          <w:r w:rsidR="00F60BA3">
                            <w:t xml:space="preserve"> b</w:t>
                          </w:r>
                        </w:ins>
                        <w:ins w:id="1217" w:author="Grant, David M (52400) CIV USN NIWC ATLANTIC VA (USA)" w:date="2024-09-17T11:08:00Z">
                          <w:r w:rsidR="00E629A4">
                            <w:t xml:space="preserve">y </w:t>
                          </w:r>
                          <w:r w:rsidR="00E629A4" w:rsidRPr="0023417C">
                            <w:rPr>
                              <w:b/>
                              <w:bCs/>
                              <w:rPrChange w:id="1218" w:author="Grant, David M (52400) CIV USN NIWC ATLANTIC VA (USA)" w:date="2024-09-17T11:09:00Z">
                                <w:rPr/>
                              </w:rPrChange>
                            </w:rPr>
                            <w:t>minimum display scale</w:t>
                          </w:r>
                        </w:ins>
                        <w:ins w:id="1219" w:author="Grant, David M (52400) CIV USN NIWC ATLANTIC VA (USA)" w:date="2024-09-17T11:13:00Z">
                          <w:r w:rsidR="009813F3">
                            <w:rPr>
                              <w:b/>
                              <w:bCs/>
                            </w:rPr>
                            <w:t xml:space="preserve"> </w:t>
                          </w:r>
                          <w:r w:rsidR="009813F3" w:rsidRPr="009813F3">
                            <w:rPr>
                              <w:rPrChange w:id="1220" w:author="Grant, David M (52400) CIV USN NIWC ATLANTIC VA (USA)" w:date="2024-09-17T11:13:00Z">
                                <w:rPr>
                                  <w:b/>
                                  <w:bCs/>
                                </w:rPr>
                              </w:rPrChange>
                            </w:rPr>
                            <w:t xml:space="preserve">into </w:t>
                          </w:r>
                          <w:proofErr w:type="spellStart"/>
                          <w:r w:rsidR="001433FB" w:rsidRPr="001433FB">
                            <w:rPr>
                              <w:i/>
                              <w:iCs/>
                              <w:rPrChange w:id="1221" w:author="Grant, David M (52400) CIV USN NIWC ATLANTIC VA (USA)" w:date="2024-09-17T11:13:00Z">
                                <w:rPr/>
                              </w:rPrChange>
                            </w:rPr>
                            <w:t>sortedCoverages</w:t>
                          </w:r>
                          <w:proofErr w:type="spellEnd"/>
                          <w:r w:rsidR="001433FB">
                            <w:t xml:space="preserve"> (from smallest to largest)</w:t>
                          </w:r>
                        </w:ins>
                      </w:p>
                      <w:p w14:paraId="0BC40505" w14:textId="33F8A1FA" w:rsidR="007A4EC1" w:rsidRPr="00704CED" w:rsidRDefault="0008434A" w:rsidP="009E1005">
                        <w:pPr>
                          <w:pStyle w:val="ListParagraph"/>
                          <w:numPr>
                            <w:ilvl w:val="0"/>
                            <w:numId w:val="55"/>
                          </w:numPr>
                          <w:spacing w:after="120" w:line="240" w:lineRule="auto"/>
                          <w:jc w:val="left"/>
                          <w:rPr>
                            <w:ins w:id="1222" w:author="Grant, David M (52400) CIV USN NIWC ATLANTIC VA (USA)" w:date="2024-09-17T11:45:00Z"/>
                            <w:rPrChange w:id="1223" w:author="Grant, David M (52400) CIV USN NIWC ATLANTIC VA (USA)" w:date="2024-09-17T11:45:00Z">
                              <w:rPr>
                                <w:ins w:id="1224" w:author="Grant, David M (52400) CIV USN NIWC ATLANTIC VA (USA)" w:date="2024-09-17T11:45:00Z"/>
                                <w:i/>
                                <w:iCs/>
                              </w:rPr>
                            </w:rPrChange>
                          </w:rPr>
                          <w:pPrChange w:id="1225" w:author="Grant, David M (52400) CIV USN NIWC ATLANTIC VA (USA)" w:date="2024-09-17T11:47:00Z">
                            <w:pPr>
                              <w:pStyle w:val="ListParagraph"/>
                              <w:numPr>
                                <w:numId w:val="55"/>
                              </w:numPr>
                              <w:spacing w:after="120" w:line="240" w:lineRule="auto"/>
                              <w:ind w:left="644" w:hanging="360"/>
                            </w:pPr>
                          </w:pPrChange>
                        </w:pPr>
                        <w:ins w:id="1226" w:author="Grant, David M (52400) CIV USN NIWC ATLANTIC VA (USA)" w:date="2024-09-17T11:41:00Z">
                          <w:r w:rsidRPr="00FD547A">
                            <w:rPr>
                              <w:b/>
                              <w:bCs/>
                              <w:rPrChange w:id="1227" w:author="Grant, David M (52400) CIV USN NIWC ATLANTIC VA (USA)" w:date="2024-09-17T11:46:00Z">
                                <w:rPr/>
                              </w:rPrChange>
                            </w:rPr>
                            <w:t>For</w:t>
                          </w:r>
                          <w:r>
                            <w:t xml:space="preserve"> each </w:t>
                          </w:r>
                        </w:ins>
                        <w:proofErr w:type="spellStart"/>
                        <w:ins w:id="1228" w:author="Grant, David M (52400) CIV USN NIWC ATLANTIC VA (USA)" w:date="2024-09-17T11:38:00Z">
                          <w:r w:rsidR="00B57663" w:rsidRPr="00B57663">
                            <w:rPr>
                              <w:i/>
                              <w:iCs/>
                              <w:rPrChange w:id="1229" w:author="Grant, David M (52400) CIV USN NIWC ATLANTIC VA (USA)" w:date="2024-09-17T11:39:00Z">
                                <w:rPr/>
                              </w:rPrChange>
                            </w:rPr>
                            <w:t>dataCoverage</w:t>
                          </w:r>
                          <w:proofErr w:type="spellEnd"/>
                          <w:r w:rsidR="00B57663">
                            <w:t xml:space="preserve"> in </w:t>
                          </w:r>
                          <w:proofErr w:type="spellStart"/>
                          <w:r w:rsidR="00B57663" w:rsidRPr="00B57663">
                            <w:rPr>
                              <w:i/>
                              <w:iCs/>
                              <w:rPrChange w:id="1230" w:author="Grant, David M (52400) CIV USN NIWC ATLANTIC VA (USA)" w:date="2024-09-17T11:39:00Z">
                                <w:rPr/>
                              </w:rPrChange>
                            </w:rPr>
                            <w:t>sorted</w:t>
                          </w:r>
                        </w:ins>
                        <w:ins w:id="1231" w:author="Grant, David M (52400) CIV USN NIWC ATLANTIC VA (USA)" w:date="2024-09-17T11:39:00Z">
                          <w:r w:rsidR="00B57663" w:rsidRPr="00B57663">
                            <w:rPr>
                              <w:i/>
                              <w:iCs/>
                              <w:rPrChange w:id="1232" w:author="Grant, David M (52400) CIV USN NIWC ATLANTIC VA (USA)" w:date="2024-09-17T11:39:00Z">
                                <w:rPr/>
                              </w:rPrChange>
                            </w:rPr>
                            <w:t>Coverages</w:t>
                          </w:r>
                        </w:ins>
                        <w:proofErr w:type="spellEnd"/>
                      </w:p>
                      <w:p w14:paraId="0AB61BAA" w14:textId="23169EE8" w:rsidR="00704CED" w:rsidRPr="00E2128C" w:rsidRDefault="00704CED" w:rsidP="009E1005">
                        <w:pPr>
                          <w:pStyle w:val="ListParagraph"/>
                          <w:numPr>
                            <w:ilvl w:val="1"/>
                            <w:numId w:val="55"/>
                          </w:numPr>
                          <w:spacing w:after="120" w:line="240" w:lineRule="auto"/>
                          <w:jc w:val="left"/>
                          <w:rPr>
                            <w:ins w:id="1233" w:author="Grant, David M (52400) CIV USN NIWC ATLANTIC VA (USA)" w:date="2024-09-17T10:55:00Z"/>
                            <w:rPrChange w:id="1234" w:author="Grant, David M (52400) CIV USN NIWC ATLANTIC VA (USA)" w:date="2024-09-17T10:55:00Z">
                              <w:rPr>
                                <w:ins w:id="1235" w:author="Grant, David M (52400) CIV USN NIWC ATLANTIC VA (USA)" w:date="2024-09-17T10:55:00Z"/>
                                <w:i/>
                                <w:iCs/>
                              </w:rPr>
                            </w:rPrChange>
                          </w:rPr>
                          <w:pPrChange w:id="1236" w:author="Grant, David M (52400) CIV USN NIWC ATLANTIC VA (USA)" w:date="2024-09-17T11:47:00Z">
                            <w:pPr>
                              <w:pStyle w:val="ListParagraph"/>
                              <w:numPr>
                                <w:ilvl w:val="1"/>
                                <w:numId w:val="54"/>
                              </w:numPr>
                              <w:spacing w:after="120" w:line="240" w:lineRule="auto"/>
                              <w:ind w:left="1364" w:hanging="360"/>
                            </w:pPr>
                          </w:pPrChange>
                        </w:pPr>
                        <w:ins w:id="1237" w:author="Grant, David M (52400) CIV USN NIWC ATLANTIC VA (USA)" w:date="2024-09-17T11:46:00Z">
                          <w:r w:rsidRPr="00FD547A">
                            <w:rPr>
                              <w:b/>
                              <w:bCs/>
                              <w:rPrChange w:id="1238" w:author="Grant, David M (52400) CIV USN NIWC ATLANTIC VA (USA)" w:date="2024-09-17T11:46:00Z">
                                <w:rPr>
                                  <w:i/>
                                  <w:iCs/>
                                </w:rPr>
                              </w:rPrChange>
                            </w:rPr>
                            <w:t>Set</w:t>
                          </w:r>
                          <w:r>
                            <w:rPr>
                              <w:i/>
                              <w:iCs/>
                            </w:rPr>
                            <w:t xml:space="preserve"> mask of </w:t>
                          </w:r>
                          <w:proofErr w:type="spellStart"/>
                          <w:r>
                            <w:rPr>
                              <w:i/>
                              <w:iCs/>
                            </w:rPr>
                            <w:t>dataCoverage</w:t>
                          </w:r>
                          <w:proofErr w:type="spellEnd"/>
                          <w:r>
                            <w:rPr>
                              <w:i/>
                              <w:iCs/>
                            </w:rPr>
                            <w:t xml:space="preserve"> to </w:t>
                          </w:r>
                          <w:r w:rsidRPr="00704CED">
                            <w:rPr>
                              <w:rFonts w:ascii="Tahoma" w:hAnsi="Tahoma" w:cs="Tahoma"/>
                              <w:rPrChange w:id="1239" w:author="Grant, David M (52400) CIV USN NIWC ATLANTIC VA (USA)" w:date="2024-09-17T11:46:00Z">
                                <w:rPr>
                                  <w:rFonts w:ascii="Tahoma" w:hAnsi="Tahoma" w:cs="Tahoma"/>
                                  <w:i/>
                                  <w:iCs/>
                                </w:rPr>
                              </w:rPrChange>
                            </w:rPr>
                            <w:t>Ø</w:t>
                          </w:r>
                        </w:ins>
                      </w:p>
                      <w:p w14:paraId="097988D9" w14:textId="297E38B5" w:rsidR="00C006D2" w:rsidRPr="004667C5" w:rsidRDefault="00451423" w:rsidP="009E1005">
                        <w:pPr>
                          <w:pStyle w:val="ListParagraph"/>
                          <w:numPr>
                            <w:ilvl w:val="1"/>
                            <w:numId w:val="55"/>
                          </w:numPr>
                          <w:spacing w:after="120" w:line="240" w:lineRule="auto"/>
                          <w:jc w:val="left"/>
                          <w:rPr>
                            <w:ins w:id="1240" w:author="Grant, David M (52400) CIV USN NIWC ATLANTIC VA (USA)" w:date="2024-09-17T11:44:00Z"/>
                            <w:rPrChange w:id="1241" w:author="Grant, David M (52400) CIV USN NIWC ATLANTIC VA (USA)" w:date="2024-09-17T11:44:00Z">
                              <w:rPr>
                                <w:ins w:id="1242" w:author="Grant, David M (52400) CIV USN NIWC ATLANTIC VA (USA)" w:date="2024-09-17T11:44:00Z"/>
                                <w:i/>
                                <w:iCs/>
                              </w:rPr>
                            </w:rPrChange>
                          </w:rPr>
                          <w:pPrChange w:id="1243" w:author="Grant, David M (52400) CIV USN NIWC ATLANTIC VA (USA)" w:date="2024-09-17T11:47:00Z">
                            <w:pPr>
                              <w:pStyle w:val="ListParagraph"/>
                              <w:numPr>
                                <w:ilvl w:val="1"/>
                                <w:numId w:val="55"/>
                              </w:numPr>
                              <w:spacing w:after="120" w:line="240" w:lineRule="auto"/>
                              <w:ind w:left="1364" w:hanging="360"/>
                            </w:pPr>
                          </w:pPrChange>
                        </w:pPr>
                        <w:ins w:id="1244" w:author="Grant, David M (52400) CIV USN NIWC ATLANTIC VA (USA)" w:date="2024-09-17T11:43:00Z">
                          <w:r w:rsidRPr="00FD547A">
                            <w:rPr>
                              <w:b/>
                              <w:bCs/>
                              <w:rPrChange w:id="1245" w:author="Grant, David M (52400) CIV USN NIWC ATLANTIC VA (USA)" w:date="2024-09-17T11:46:00Z">
                                <w:rPr/>
                              </w:rPrChange>
                            </w:rPr>
                            <w:t>For</w:t>
                          </w:r>
                          <w:r>
                            <w:t xml:space="preserve"> each </w:t>
                          </w:r>
                          <w:proofErr w:type="spellStart"/>
                          <w:r w:rsidRPr="00451423">
                            <w:rPr>
                              <w:i/>
                              <w:iCs/>
                              <w:rPrChange w:id="1246" w:author="Grant, David M (52400) CIV USN NIWC ATLANTIC VA (USA)" w:date="2024-09-17T11:44:00Z">
                                <w:rPr/>
                              </w:rPrChange>
                            </w:rPr>
                            <w:t>obscuringCove</w:t>
                          </w:r>
                        </w:ins>
                        <w:ins w:id="1247" w:author="Grant, David M (52400) CIV USN NIWC ATLANTIC VA (USA)" w:date="2024-09-17T11:47:00Z">
                          <w:r w:rsidR="009E1005">
                            <w:rPr>
                              <w:i/>
                              <w:iCs/>
                            </w:rPr>
                            <w:t>r</w:t>
                          </w:r>
                        </w:ins>
                        <w:ins w:id="1248" w:author="Grant, David M (52400) CIV USN NIWC ATLANTIC VA (USA)" w:date="2024-09-17T11:43:00Z">
                          <w:r w:rsidRPr="00451423">
                            <w:rPr>
                              <w:i/>
                              <w:iCs/>
                              <w:rPrChange w:id="1249" w:author="Grant, David M (52400) CIV USN NIWC ATLANTIC VA (USA)" w:date="2024-09-17T11:44:00Z">
                                <w:rPr/>
                              </w:rPrChange>
                            </w:rPr>
                            <w:t>age</w:t>
                          </w:r>
                          <w:proofErr w:type="spellEnd"/>
                          <w:r>
                            <w:t xml:space="preserve"> in</w:t>
                          </w:r>
                        </w:ins>
                        <w:ins w:id="1250" w:author="Grant, David M (52400) CIV USN NIWC ATLANTIC VA (USA)" w:date="2024-09-17T11:41:00Z">
                          <w:r w:rsidR="008F240A">
                            <w:t xml:space="preserve"> </w:t>
                          </w:r>
                        </w:ins>
                        <w:proofErr w:type="spellStart"/>
                        <w:ins w:id="1251" w:author="Grant, David M (52400) CIV USN NIWC ATLANTIC VA (USA)" w:date="2024-09-17T11:44:00Z">
                          <w:r w:rsidRPr="00487F8D">
                            <w:rPr>
                              <w:i/>
                              <w:iCs/>
                            </w:rPr>
                            <w:t>sortedCoverages</w:t>
                          </w:r>
                          <w:proofErr w:type="spellEnd"/>
                        </w:ins>
                      </w:p>
                      <w:p w14:paraId="4B2DCE1F" w14:textId="5A6E8D9E" w:rsidR="004667C5" w:rsidRPr="00FD547A" w:rsidRDefault="004667C5" w:rsidP="00672953">
                        <w:pPr>
                          <w:pStyle w:val="ListParagraph"/>
                          <w:numPr>
                            <w:ilvl w:val="2"/>
                            <w:numId w:val="55"/>
                          </w:numPr>
                          <w:spacing w:after="120" w:line="240" w:lineRule="auto"/>
                          <w:jc w:val="left"/>
                          <w:rPr>
                            <w:ins w:id="1252" w:author="Grant, David M (52400) CIV USN NIWC ATLANTIC VA (USA)" w:date="2024-09-17T11:46:00Z"/>
                            <w:rPrChange w:id="1253" w:author="Grant, David M (52400) CIV USN NIWC ATLANTIC VA (USA)" w:date="2024-09-17T11:46:00Z">
                              <w:rPr>
                                <w:ins w:id="1254" w:author="Grant, David M (52400) CIV USN NIWC ATLANTIC VA (USA)" w:date="2024-09-17T11:46:00Z"/>
                                <w:i/>
                                <w:iCs/>
                              </w:rPr>
                            </w:rPrChange>
                          </w:rPr>
                          <w:pPrChange w:id="1255" w:author="Grant, David M (52400) CIV USN NIWC ATLANTIC VA (USA)" w:date="2024-09-17T11:49:00Z">
                            <w:pPr>
                              <w:pStyle w:val="ListParagraph"/>
                              <w:numPr>
                                <w:ilvl w:val="2"/>
                                <w:numId w:val="55"/>
                              </w:numPr>
                              <w:spacing w:after="120" w:line="240" w:lineRule="auto"/>
                              <w:ind w:left="2084" w:hanging="180"/>
                            </w:pPr>
                          </w:pPrChange>
                        </w:pPr>
                        <w:ins w:id="1256" w:author="Grant, David M (52400) CIV USN NIWC ATLANTIC VA (USA)" w:date="2024-09-17T11:44:00Z">
                          <w:r w:rsidRPr="003328BB">
                            <w:rPr>
                              <w:b/>
                              <w:bCs/>
                              <w:rPrChange w:id="1257" w:author="Grant, David M (52400) CIV USN NIWC ATLANTIC VA (USA)" w:date="2024-09-17T11:45:00Z">
                                <w:rPr>
                                  <w:i/>
                                  <w:iCs/>
                                </w:rPr>
                              </w:rPrChange>
                            </w:rPr>
                            <w:t>If</w:t>
                          </w:r>
                          <w:r>
                            <w:rPr>
                              <w:i/>
                              <w:iCs/>
                            </w:rPr>
                            <w:t xml:space="preserve"> </w:t>
                          </w:r>
                        </w:ins>
                        <w:proofErr w:type="spellStart"/>
                        <w:ins w:id="1258" w:author="Grant, David M (52400) CIV USN NIWC ATLANTIC VA (USA)" w:date="2024-09-17T11:47:00Z">
                          <w:r w:rsidR="009E1005">
                            <w:rPr>
                              <w:i/>
                              <w:iCs/>
                            </w:rPr>
                            <w:t>obscuringCoverage</w:t>
                          </w:r>
                          <w:proofErr w:type="spellEnd"/>
                          <w:r w:rsidR="009E1005">
                            <w:rPr>
                              <w:i/>
                              <w:iCs/>
                            </w:rPr>
                            <w:t xml:space="preserve"> &lt;&gt; </w:t>
                          </w:r>
                          <w:proofErr w:type="spellStart"/>
                          <w:r w:rsidR="009E1005">
                            <w:rPr>
                              <w:i/>
                              <w:iCs/>
                            </w:rPr>
                            <w:t>dataCoverage</w:t>
                          </w:r>
                          <w:proofErr w:type="spellEnd"/>
                          <w:r w:rsidR="009E1005">
                            <w:rPr>
                              <w:i/>
                              <w:iCs/>
                            </w:rPr>
                            <w:t xml:space="preserve"> </w:t>
                          </w:r>
                          <w:r w:rsidR="009E1005" w:rsidRPr="009E1005">
                            <w:rPr>
                              <w:rPrChange w:id="1259" w:author="Grant, David M (52400) CIV USN NIWC ATLANTIC VA (USA)" w:date="2024-09-17T11:47:00Z">
                                <w:rPr>
                                  <w:i/>
                                  <w:iCs/>
                                </w:rPr>
                              </w:rPrChange>
                            </w:rPr>
                            <w:t>AND</w:t>
                          </w:r>
                          <w:r w:rsidR="009E1005">
                            <w:rPr>
                              <w:i/>
                              <w:iCs/>
                            </w:rPr>
                            <w:t xml:space="preserve"> </w:t>
                          </w:r>
                        </w:ins>
                        <w:ins w:id="1260" w:author="Grant, David M (52400) CIV USN NIWC ATLANTIC VA (USA)" w:date="2024-09-17T11:45:00Z">
                          <w:r w:rsidR="00CA1996">
                            <w:rPr>
                              <w:i/>
                              <w:iCs/>
                            </w:rPr>
                            <w:t>scale(</w:t>
                          </w:r>
                          <w:proofErr w:type="spellStart"/>
                          <w:r w:rsidR="00CA1996">
                            <w:rPr>
                              <w:i/>
                              <w:iCs/>
                            </w:rPr>
                            <w:t>dataCoverage</w:t>
                          </w:r>
                          <w:proofErr w:type="spellEnd"/>
                          <w:r w:rsidR="00CA1996">
                            <w:rPr>
                              <w:i/>
                              <w:iCs/>
                            </w:rPr>
                            <w:t xml:space="preserve">) &lt; </w:t>
                          </w:r>
                          <w:r w:rsidR="003328BB">
                            <w:rPr>
                              <w:i/>
                              <w:iCs/>
                            </w:rPr>
                            <w:t>scale(</w:t>
                          </w:r>
                          <w:proofErr w:type="spellStart"/>
                          <w:r w:rsidR="003328BB">
                            <w:rPr>
                              <w:i/>
                              <w:iCs/>
                            </w:rPr>
                            <w:t>obscuringCoverage</w:t>
                          </w:r>
                          <w:proofErr w:type="spellEnd"/>
                          <w:r w:rsidR="003328BB">
                            <w:rPr>
                              <w:i/>
                              <w:iCs/>
                            </w:rPr>
                            <w:t>)</w:t>
                          </w:r>
                        </w:ins>
                        <w:ins w:id="1261" w:author="Grant, David M (52400) CIV USN NIWC ATLANTIC VA (USA)" w:date="2024-09-17T11:48:00Z">
                          <w:r w:rsidR="00C2468F">
                            <w:t xml:space="preserve"> AND </w:t>
                          </w:r>
                          <w:r w:rsidR="00C2468F" w:rsidRPr="00486B6C">
                            <w:rPr>
                              <w:i/>
                              <w:iCs/>
                            </w:rPr>
                            <w:t>projection(polygon(</w:t>
                          </w:r>
                          <w:proofErr w:type="spellStart"/>
                          <w:r w:rsidR="00C2468F" w:rsidRPr="00487F8D">
                            <w:rPr>
                              <w:i/>
                              <w:iCs/>
                            </w:rPr>
                            <w:t>dataCoverage</w:t>
                          </w:r>
                          <w:proofErr w:type="spellEnd"/>
                          <w:r w:rsidR="00C2468F" w:rsidRPr="00486B6C">
                            <w:rPr>
                              <w:i/>
                              <w:iCs/>
                            </w:rPr>
                            <w:t xml:space="preserve">)) ∩ </w:t>
                          </w:r>
                          <w:r w:rsidR="00C2468F" w:rsidRPr="00486B6C">
                            <w:rPr>
                              <w:rFonts w:ascii="Tahoma" w:hAnsi="Tahoma" w:cs="Tahoma"/>
                              <w:i/>
                              <w:iCs/>
                            </w:rPr>
                            <w:t>projection(polygon(</w:t>
                          </w:r>
                          <w:proofErr w:type="spellStart"/>
                          <w:r w:rsidR="00C2468F" w:rsidRPr="005F1C39">
                            <w:rPr>
                              <w:i/>
                              <w:iCs/>
                            </w:rPr>
                            <w:t>obscuringCoverage</w:t>
                          </w:r>
                          <w:proofErr w:type="spellEnd"/>
                          <w:r w:rsidR="00C2468F" w:rsidRPr="00486B6C">
                            <w:rPr>
                              <w:rFonts w:ascii="Tahoma" w:hAnsi="Tahoma" w:cs="Tahoma"/>
                              <w:i/>
                              <w:iCs/>
                            </w:rPr>
                            <w:t>)) ≠ Ø</w:t>
                          </w:r>
                        </w:ins>
                      </w:p>
                      <w:p w14:paraId="27476EA9" w14:textId="1AB6D175" w:rsidR="0082677E" w:rsidDel="002F0ED9" w:rsidRDefault="00B72590" w:rsidP="000F76CE">
                        <w:pPr>
                          <w:pStyle w:val="ListParagraph"/>
                          <w:numPr>
                            <w:ilvl w:val="3"/>
                            <w:numId w:val="55"/>
                          </w:numPr>
                          <w:spacing w:after="120" w:line="240" w:lineRule="auto"/>
                          <w:jc w:val="left"/>
                          <w:rPr>
                            <w:del w:id="1262" w:author="Grant, David M (52400) CIV USN NIWC ATLANTIC VA (USA)" w:date="2024-09-17T11:50:00Z"/>
                          </w:rPr>
                        </w:pPr>
                        <w:proofErr w:type="spellStart"/>
                        <w:ins w:id="1263" w:author="Grant, David M (52400) CIV USN NIWC ATLANTIC VA (USA)" w:date="2024-09-17T11:52:00Z">
                          <w:r>
                            <w:rPr>
                              <w:i/>
                              <w:iCs/>
                            </w:rPr>
                            <w:t>dataCoverage.</w:t>
                          </w:r>
                        </w:ins>
                        <w:ins w:id="1264" w:author="Grant, David M (52400) CIV USN NIWC ATLANTIC VA (USA)" w:date="2024-09-17T11:49:00Z">
                          <w:r w:rsidR="00672953" w:rsidRPr="00487F8D">
                            <w:rPr>
                              <w:i/>
                              <w:iCs/>
                            </w:rPr>
                            <w:t>mask</w:t>
                          </w:r>
                          <w:proofErr w:type="spellEnd"/>
                          <w:r w:rsidR="00672953">
                            <w:t xml:space="preserve"> = </w:t>
                          </w:r>
                        </w:ins>
                        <w:proofErr w:type="spellStart"/>
                        <w:ins w:id="1265" w:author="Grant, David M (52400) CIV USN NIWC ATLANTIC VA (USA)" w:date="2024-09-17T11:52:00Z">
                          <w:r w:rsidRPr="00B72590">
                            <w:rPr>
                              <w:i/>
                              <w:iCs/>
                              <w:rPrChange w:id="1266" w:author="Grant, David M (52400) CIV USN NIWC ATLANTIC VA (USA)" w:date="2024-09-17T11:52:00Z">
                                <w:rPr/>
                              </w:rPrChange>
                            </w:rPr>
                            <w:t>dataCoverage.</w:t>
                          </w:r>
                        </w:ins>
                        <w:ins w:id="1267" w:author="Grant, David M (52400) CIV USN NIWC ATLANTIC VA (USA)" w:date="2024-09-17T11:49:00Z">
                          <w:r w:rsidR="00672953" w:rsidRPr="00487F8D">
                            <w:rPr>
                              <w:i/>
                              <w:iCs/>
                            </w:rPr>
                            <w:t>mask</w:t>
                          </w:r>
                          <w:proofErr w:type="spellEnd"/>
                          <w:r w:rsidR="00672953">
                            <w:t xml:space="preserve"> </w:t>
                          </w:r>
                          <w:r w:rsidR="00672953" w:rsidRPr="00F1146F">
                            <w:rPr>
                              <w:rFonts w:ascii="Cambria Math" w:hAnsi="Cambria Math" w:cs="Cambria Math"/>
                            </w:rPr>
                            <w:t>∪</w:t>
                          </w:r>
                          <w:r w:rsidR="00672953" w:rsidRPr="00F1146F">
                            <w:t xml:space="preserve"> </w:t>
                          </w:r>
                          <w:r w:rsidR="00672953" w:rsidRPr="005F1C39">
                            <w:rPr>
                              <w:i/>
                              <w:iCs/>
                            </w:rPr>
                            <w:t>projection</w:t>
                          </w:r>
                          <w:r w:rsidR="00672953">
                            <w:t>(</w:t>
                          </w:r>
                          <w:r w:rsidR="00672953" w:rsidRPr="005F1C39">
                            <w:rPr>
                              <w:i/>
                              <w:iCs/>
                            </w:rPr>
                            <w:t>polygon</w:t>
                          </w:r>
                          <w:r w:rsidR="00672953">
                            <w:t>(</w:t>
                          </w:r>
                          <w:proofErr w:type="spellStart"/>
                          <w:r w:rsidR="00672953" w:rsidRPr="005F1C39">
                            <w:rPr>
                              <w:i/>
                              <w:iCs/>
                            </w:rPr>
                            <w:t>obscuringCoverage</w:t>
                          </w:r>
                          <w:proofErr w:type="spellEnd"/>
                          <w:r w:rsidR="00672953">
                            <w:t>))</w:t>
                          </w:r>
                        </w:ins>
                      </w:p>
                      <w:p w14:paraId="499A220B" w14:textId="3A061521" w:rsidR="000F6F54" w:rsidRPr="000F76CE" w:rsidDel="00B3609B" w:rsidRDefault="000F6F54" w:rsidP="009E5A20">
                        <w:pPr>
                          <w:pStyle w:val="ListParagraph"/>
                          <w:numPr>
                            <w:ilvl w:val="2"/>
                            <w:numId w:val="55"/>
                          </w:numPr>
                          <w:spacing w:after="120" w:line="240" w:lineRule="auto"/>
                          <w:jc w:val="left"/>
                          <w:rPr>
                            <w:del w:id="1268" w:author="Grant, David M (52400) CIV USN NIWC ATLANTIC VA (USA)" w:date="2024-09-16T17:48:00Z"/>
                            <w:lang w:val="en-US"/>
                          </w:rPr>
                          <w:pPrChange w:id="1269" w:author="Grant, David M (52400) CIV USN NIWC ATLANTIC VA (USA)" w:date="2024-09-17T12:59:00Z">
                            <w:pPr>
                              <w:pStyle w:val="ListParagraph"/>
                              <w:numPr>
                                <w:numId w:val="36"/>
                              </w:numPr>
                              <w:spacing w:after="60" w:line="240" w:lineRule="auto"/>
                              <w:ind w:left="567" w:hanging="283"/>
                              <w:contextualSpacing w:val="0"/>
                            </w:pPr>
                          </w:pPrChange>
                        </w:pPr>
                        <w:del w:id="1270" w:author="Grant, David M (52400) CIV USN NIWC ATLANTIC VA (USA)" w:date="2024-09-16T17:48:00Z">
                          <w:r w:rsidRPr="000F76CE" w:rsidDel="00B3609B">
                            <w:rPr>
                              <w:lang w:val="en-US"/>
                            </w:rPr>
                            <w:delText xml:space="preserve">Fill </w:delText>
                          </w:r>
                          <w:r w:rsidRPr="000F76CE" w:rsidDel="00B3609B">
                            <w:rPr>
                              <w:i/>
                              <w:iCs/>
                              <w:rPrChange w:id="1271" w:author="Grant, David M (52400) CIV USN NIWC ATLANTIC VA (USA)" w:date="2024-09-17T11:50:00Z">
                                <w:rPr/>
                              </w:rPrChange>
                            </w:rPr>
                            <w:delText>viewport</w:delText>
                          </w:r>
                          <w:r w:rsidDel="00B3609B">
                            <w:delText xml:space="preserve"> </w:delText>
                          </w:r>
                          <w:r w:rsidRPr="000F76CE" w:rsidDel="00B3609B">
                            <w:rPr>
                              <w:lang w:val="en-US"/>
                            </w:rPr>
                            <w:delText xml:space="preserve">per </w:delText>
                          </w:r>
                          <w:r w:rsidRPr="000F76CE" w:rsidDel="00B3609B">
                            <w:rPr>
                              <w:i/>
                              <w:iCs/>
                              <w:lang w:val="en-US"/>
                              <w:rPrChange w:id="1272" w:author="Grant, David M (52400) CIV USN NIWC ATLANTIC VA (USA)" w:date="2024-09-17T11:50:00Z">
                                <w:rPr>
                                  <w:lang w:val="en-US"/>
                                </w:rPr>
                              </w:rPrChange>
                            </w:rPr>
                            <w:delText>C-15.3.1 ENC No data areas</w:delText>
                          </w:r>
                          <w:r w:rsidRPr="000F76CE" w:rsidDel="00B3609B">
                            <w:rPr>
                              <w:lang w:val="en-US"/>
                            </w:rPr>
                            <w:delText>.</w:delText>
                          </w:r>
                        </w:del>
                      </w:p>
                      <w:p w14:paraId="3918E47A" w14:textId="1C8123D2" w:rsidR="000F6F54" w:rsidDel="00131DD0" w:rsidRDefault="000F6F54" w:rsidP="000F76CE">
                        <w:pPr>
                          <w:pStyle w:val="ListParagraph"/>
                          <w:rPr>
                            <w:del w:id="1273" w:author="Grant, David M (52400) CIV USN NIWC ATLANTIC VA (USA)" w:date="2024-09-17T11:18:00Z"/>
                            <w:lang w:val="en-US"/>
                          </w:rPr>
                          <w:pPrChange w:id="1274" w:author="Grant, David M (52400) CIV USN NIWC ATLANTIC VA (USA)" w:date="2024-09-17T11:50:00Z">
                            <w:pPr>
                              <w:pStyle w:val="ListParagraph"/>
                              <w:numPr>
                                <w:numId w:val="36"/>
                              </w:numPr>
                              <w:spacing w:after="60" w:line="240" w:lineRule="auto"/>
                              <w:ind w:left="567" w:hanging="283"/>
                              <w:contextualSpacing w:val="0"/>
                            </w:pPr>
                          </w:pPrChange>
                        </w:pPr>
                        <w:del w:id="1275" w:author="Grant, David M (52400) CIV USN NIWC ATLANTIC VA (USA)" w:date="2024-09-16T17:45:00Z">
                          <w:r w:rsidDel="00F753BA">
                            <w:rPr>
                              <w:lang w:val="en-US"/>
                            </w:rPr>
                            <w:delText xml:space="preserve">Group </w:delText>
                          </w:r>
                        </w:del>
                        <w:del w:id="1276" w:author="Grant, David M (52400) CIV USN NIWC ATLANTIC VA (USA)" w:date="2024-09-17T11:18:00Z">
                          <w:r w:rsidRPr="00CD5710" w:rsidDel="00131DD0">
                            <w:rPr>
                              <w:lang w:val="en-US"/>
                            </w:rPr>
                            <w:delText>dataSets</w:delText>
                          </w:r>
                          <w:r w:rsidDel="00131DD0">
                            <w:rPr>
                              <w:lang w:val="en-US"/>
                            </w:rPr>
                            <w:delText xml:space="preserve"> by </w:delText>
                          </w:r>
                          <w:r w:rsidRPr="00CD5710" w:rsidDel="00131DD0">
                            <w:rPr>
                              <w:b/>
                              <w:bCs/>
                              <w:lang w:val="en-US"/>
                            </w:rPr>
                            <w:delText>drawing index</w:delText>
                          </w:r>
                          <w:r w:rsidDel="00131DD0">
                            <w:rPr>
                              <w:lang w:val="en-US"/>
                            </w:rPr>
                            <w:delText xml:space="preserve"> into </w:delText>
                          </w:r>
                          <w:r w:rsidRPr="00536136" w:rsidDel="00131DD0">
                            <w:rPr>
                              <w:lang w:val="en-US"/>
                            </w:rPr>
                            <w:delText>la</w:delText>
                          </w:r>
                          <w:r w:rsidRPr="00332ACE" w:rsidDel="00131DD0">
                            <w:rPr>
                              <w:lang w:val="en-US"/>
                            </w:rPr>
                            <w:delText>yer</w:delText>
                          </w:r>
                          <w:r w:rsidRPr="00332ACE" w:rsidDel="00131DD0">
                            <w:rPr>
                              <w:vertAlign w:val="subscript"/>
                              <w:lang w:val="en-US"/>
                            </w:rPr>
                            <w:delText>0</w:delText>
                          </w:r>
                          <w:r w:rsidDel="00131DD0">
                            <w:rPr>
                              <w:lang w:val="en-US"/>
                            </w:rPr>
                            <w:delText xml:space="preserve">, </w:delText>
                          </w:r>
                          <w:r w:rsidRPr="00332ACE" w:rsidDel="00131DD0">
                            <w:rPr>
                              <w:lang w:val="en-US"/>
                            </w:rPr>
                            <w:delText>layer</w:delText>
                          </w:r>
                          <w:r w:rsidRPr="00332ACE" w:rsidDel="00131DD0">
                            <w:rPr>
                              <w:vertAlign w:val="subscript"/>
                              <w:lang w:val="en-US"/>
                            </w:rPr>
                            <w:delText>1</w:delText>
                          </w:r>
                          <w:r w:rsidDel="00131DD0">
                            <w:rPr>
                              <w:lang w:val="en-US"/>
                            </w:rPr>
                            <w:delText xml:space="preserve">, …, </w:delText>
                          </w:r>
                          <w:r w:rsidRPr="00332ACE" w:rsidDel="00131DD0">
                            <w:rPr>
                              <w:lang w:val="en-US"/>
                            </w:rPr>
                            <w:delText>layer</w:delText>
                          </w:r>
                          <w:r w:rsidDel="00131DD0">
                            <w:rPr>
                              <w:vertAlign w:val="subscript"/>
                              <w:lang w:val="en-US"/>
                            </w:rPr>
                            <w:delText>n</w:delText>
                          </w:r>
                          <w:r w:rsidDel="00131DD0">
                            <w:rPr>
                              <w:lang w:val="en-US"/>
                            </w:rPr>
                            <w:delText xml:space="preserve"> (excluding those where </w:delText>
                          </w:r>
                          <w:r w:rsidRPr="00CD5710" w:rsidDel="00131DD0">
                            <w:rPr>
                              <w:b/>
                              <w:bCs/>
                              <w:lang w:val="en-US"/>
                            </w:rPr>
                            <w:delText>drawing index</w:delText>
                          </w:r>
                          <w:r w:rsidDel="00131DD0">
                            <w:rPr>
                              <w:lang w:val="en-US"/>
                            </w:rPr>
                            <w:delText xml:space="preserve"> is null or unknown).</w:delText>
                          </w:r>
                        </w:del>
                      </w:p>
                      <w:p w14:paraId="0B01E60E" w14:textId="00A1E5C9" w:rsidR="000F6F54" w:rsidDel="00131DD0" w:rsidRDefault="000F6F54" w:rsidP="000F76CE">
                        <w:pPr>
                          <w:pStyle w:val="ListParagraph"/>
                          <w:rPr>
                            <w:del w:id="1277" w:author="Grant, David M (52400) CIV USN NIWC ATLANTIC VA (USA)" w:date="2024-09-17T11:18:00Z"/>
                            <w:lang w:val="en-US"/>
                          </w:rPr>
                          <w:pPrChange w:id="1278" w:author="Grant, David M (52400) CIV USN NIWC ATLANTIC VA (USA)" w:date="2024-09-17T11:50:00Z">
                            <w:pPr>
                              <w:pStyle w:val="ListParagraph"/>
                              <w:numPr>
                                <w:ilvl w:val="1"/>
                                <w:numId w:val="36"/>
                              </w:numPr>
                              <w:spacing w:after="60" w:line="240" w:lineRule="auto"/>
                              <w:ind w:left="993" w:hanging="284"/>
                              <w:contextualSpacing w:val="0"/>
                            </w:pPr>
                          </w:pPrChange>
                        </w:pPr>
                        <w:del w:id="1279" w:author="Grant, David M (52400) CIV USN NIWC ATLANTIC VA (USA)" w:date="2024-09-17T11:18:00Z">
                          <w:r w:rsidDel="00131DD0">
                            <w:rPr>
                              <w:lang w:val="en-US"/>
                            </w:rPr>
                            <w:delText xml:space="preserve">Assign a </w:delText>
                          </w:r>
                          <w:r w:rsidRPr="00CD5710" w:rsidDel="00131DD0">
                            <w:rPr>
                              <w:b/>
                              <w:bCs/>
                              <w:lang w:val="en-US"/>
                            </w:rPr>
                            <w:delText>minimum display scale</w:delText>
                          </w:r>
                          <w:r w:rsidDel="00131DD0">
                            <w:rPr>
                              <w:lang w:val="en-US"/>
                            </w:rPr>
                            <w:delText xml:space="preserve"> to each layer from the smallest </w:delText>
                          </w:r>
                          <w:r w:rsidRPr="00CD5710" w:rsidDel="00131DD0">
                            <w:rPr>
                              <w:b/>
                              <w:bCs/>
                              <w:lang w:val="en-US"/>
                            </w:rPr>
                            <w:delText>minimum display scale</w:delText>
                          </w:r>
                          <w:r w:rsidDel="00131DD0">
                            <w:rPr>
                              <w:lang w:val="en-US"/>
                            </w:rPr>
                            <w:delText xml:space="preserve"> (the largest scale denominator) of the component datasets.</w:delText>
                          </w:r>
                        </w:del>
                      </w:p>
                      <w:p w14:paraId="62E3505F" w14:textId="4BFE69E7" w:rsidR="000F6F54" w:rsidRPr="004A49DA" w:rsidDel="000F76CE" w:rsidRDefault="000F6F54" w:rsidP="000F76CE">
                        <w:pPr>
                          <w:pStyle w:val="ListParagraph"/>
                          <w:rPr>
                            <w:del w:id="1280" w:author="Grant, David M (52400) CIV USN NIWC ATLANTIC VA (USA)" w:date="2024-09-17T11:49:00Z"/>
                            <w:lang w:val="en-US"/>
                          </w:rPr>
                          <w:pPrChange w:id="1281" w:author="Grant, David M (52400) CIV USN NIWC ATLANTIC VA (USA)" w:date="2024-09-17T11:50:00Z">
                            <w:pPr>
                              <w:pStyle w:val="ListParagraph"/>
                              <w:numPr>
                                <w:numId w:val="36"/>
                              </w:numPr>
                              <w:spacing w:after="60" w:line="240" w:lineRule="auto"/>
                              <w:ind w:left="567" w:hanging="283"/>
                              <w:contextualSpacing w:val="0"/>
                            </w:pPr>
                          </w:pPrChange>
                        </w:pPr>
                        <w:del w:id="1282" w:author="Grant, David M (52400) CIV USN NIWC ATLANTIC VA (USA)" w:date="2024-09-17T11:49:00Z">
                          <w:r w:rsidDel="000F76CE">
                            <w:rPr>
                              <w:lang w:val="en-US"/>
                            </w:rPr>
                            <w:delText>Group</w:delText>
                          </w:r>
                          <w:r w:rsidRPr="00332ACE" w:rsidDel="000F76CE">
                            <w:rPr>
                              <w:lang w:val="en-US"/>
                            </w:rPr>
                            <w:delText xml:space="preserve"> the </w:delText>
                          </w:r>
                          <w:r w:rsidDel="000F76CE">
                            <w:rPr>
                              <w:lang w:val="en-US"/>
                            </w:rPr>
                            <w:delText xml:space="preserve">remaining </w:delText>
                          </w:r>
                          <w:r w:rsidRPr="00332ACE" w:rsidDel="000F76CE">
                            <w:rPr>
                              <w:lang w:val="en-US"/>
                            </w:rPr>
                            <w:delText>dataSets</w:delText>
                          </w:r>
                          <w:r w:rsidDel="000F76CE">
                            <w:rPr>
                              <w:lang w:val="en-US"/>
                            </w:rPr>
                            <w:delText xml:space="preserve"> (those where </w:delText>
                          </w:r>
                          <w:r w:rsidRPr="00CD5710" w:rsidDel="000F76CE">
                            <w:rPr>
                              <w:b/>
                              <w:bCs/>
                              <w:lang w:val="en-US"/>
                            </w:rPr>
                            <w:delText>drawing index</w:delText>
                          </w:r>
                          <w:r w:rsidDel="000F76CE">
                            <w:rPr>
                              <w:lang w:val="en-US"/>
                            </w:rPr>
                            <w:delText xml:space="preserve"> is null or unknown) by </w:delText>
                          </w:r>
                          <w:r w:rsidRPr="00CD5710" w:rsidDel="000F76CE">
                            <w:rPr>
                              <w:b/>
                              <w:bCs/>
                              <w:lang w:val="en-US"/>
                            </w:rPr>
                            <w:delText>minimum display scale</w:delText>
                          </w:r>
                          <w:r w:rsidDel="000F76CE">
                            <w:rPr>
                              <w:lang w:val="en-US"/>
                            </w:rPr>
                            <w:delText xml:space="preserve"> into </w:delText>
                          </w:r>
                          <w:r w:rsidRPr="00536136" w:rsidDel="000F76CE">
                            <w:rPr>
                              <w:lang w:val="en-US"/>
                            </w:rPr>
                            <w:delText>l</w:delText>
                          </w:r>
                          <w:r w:rsidRPr="00332ACE" w:rsidDel="000F76CE">
                            <w:rPr>
                              <w:lang w:val="en-US"/>
                            </w:rPr>
                            <w:delText>ayer</w:delText>
                          </w:r>
                          <w:r w:rsidDel="000F76CE">
                            <w:rPr>
                              <w:vertAlign w:val="subscript"/>
                              <w:lang w:val="en-US"/>
                            </w:rPr>
                            <w:delText>n+1</w:delText>
                          </w:r>
                          <w:r w:rsidDel="000F76CE">
                            <w:rPr>
                              <w:lang w:val="en-US"/>
                            </w:rPr>
                            <w:delText xml:space="preserve">, </w:delText>
                          </w:r>
                          <w:r w:rsidRPr="00332ACE" w:rsidDel="000F76CE">
                            <w:rPr>
                              <w:lang w:val="en-US"/>
                            </w:rPr>
                            <w:delText>layer</w:delText>
                          </w:r>
                          <w:r w:rsidDel="000F76CE">
                            <w:rPr>
                              <w:vertAlign w:val="subscript"/>
                              <w:lang w:val="en-US"/>
                            </w:rPr>
                            <w:delText>n+2</w:delText>
                          </w:r>
                          <w:r w:rsidDel="000F76CE">
                            <w:rPr>
                              <w:lang w:val="en-US"/>
                            </w:rPr>
                            <w:delText xml:space="preserve">, … such that the </w:delText>
                          </w:r>
                          <w:r w:rsidRPr="00CD5710" w:rsidDel="000F76CE">
                            <w:rPr>
                              <w:b/>
                              <w:bCs/>
                              <w:lang w:val="en-US"/>
                            </w:rPr>
                            <w:delText>minimum display scale</w:delText>
                          </w:r>
                          <w:r w:rsidDel="000F76CE">
                            <w:rPr>
                              <w:lang w:val="en-US"/>
                            </w:rPr>
                            <w:delText xml:space="preserve"> of each dataset in a given </w:delText>
                          </w:r>
                          <w:r w:rsidRPr="00332ACE" w:rsidDel="000F76CE">
                            <w:rPr>
                              <w:lang w:val="en-US"/>
                            </w:rPr>
                            <w:delText>layer</w:delText>
                          </w:r>
                          <w:r w:rsidRPr="00332ACE" w:rsidDel="000F76CE">
                            <w:rPr>
                              <w:vertAlign w:val="subscript"/>
                              <w:lang w:val="en-US"/>
                            </w:rPr>
                            <w:delText>x</w:delText>
                          </w:r>
                          <w:r w:rsidDel="000F76CE">
                            <w:rPr>
                              <w:lang w:val="en-US"/>
                            </w:rPr>
                            <w:delText xml:space="preserve"> is the same.</w:delText>
                          </w:r>
                        </w:del>
                      </w:p>
                      <w:p w14:paraId="458F2993" w14:textId="68F5DC88" w:rsidR="000F6F54" w:rsidRPr="004A49DA" w:rsidDel="000F76CE" w:rsidRDefault="000F6F54" w:rsidP="000F76CE">
                        <w:pPr>
                          <w:pStyle w:val="ListParagraph"/>
                          <w:rPr>
                            <w:del w:id="1283" w:author="Grant, David M (52400) CIV USN NIWC ATLANTIC VA (USA)" w:date="2024-09-17T11:49:00Z"/>
                            <w:lang w:val="en-US"/>
                          </w:rPr>
                          <w:pPrChange w:id="1284" w:author="Grant, David M (52400) CIV USN NIWC ATLANTIC VA (USA)" w:date="2024-09-17T11:50:00Z">
                            <w:pPr>
                              <w:pStyle w:val="ListParagraph"/>
                              <w:numPr>
                                <w:numId w:val="36"/>
                              </w:numPr>
                              <w:spacing w:after="60" w:line="240" w:lineRule="auto"/>
                              <w:ind w:left="567" w:hanging="283"/>
                              <w:contextualSpacing w:val="0"/>
                            </w:pPr>
                          </w:pPrChange>
                        </w:pPr>
                        <w:del w:id="1285" w:author="Grant, David M (52400) CIV USN NIWC ATLANTIC VA (USA)" w:date="2024-09-17T11:49:00Z">
                          <w:r w:rsidRPr="004A49DA" w:rsidDel="000F76CE">
                            <w:rPr>
                              <w:lang w:val="en-US"/>
                            </w:rPr>
                            <w:delText xml:space="preserve">Combine layers which share a common </w:delText>
                          </w:r>
                          <w:r w:rsidRPr="00CD5710" w:rsidDel="000F76CE">
                            <w:rPr>
                              <w:b/>
                              <w:bCs/>
                              <w:lang w:val="en-US"/>
                            </w:rPr>
                            <w:delText>minimum display scale</w:delText>
                          </w:r>
                          <w:r w:rsidRPr="00CD5710" w:rsidDel="000F76CE">
                            <w:rPr>
                              <w:lang w:val="en-US"/>
                            </w:rPr>
                            <w:delText>.</w:delText>
                          </w:r>
                        </w:del>
                      </w:p>
                      <w:p w14:paraId="203AB6CF" w14:textId="2AA94E9E" w:rsidR="000F6F54" w:rsidRPr="00332ACE" w:rsidDel="000F76CE" w:rsidRDefault="000F6F54" w:rsidP="000F76CE">
                        <w:pPr>
                          <w:pStyle w:val="ListParagraph"/>
                          <w:rPr>
                            <w:del w:id="1286" w:author="Grant, David M (52400) CIV USN NIWC ATLANTIC VA (USA)" w:date="2024-09-17T11:49:00Z"/>
                            <w:lang w:val="en-US"/>
                          </w:rPr>
                          <w:pPrChange w:id="1287" w:author="Grant, David M (52400) CIV USN NIWC ATLANTIC VA (USA)" w:date="2024-09-17T11:50:00Z">
                            <w:pPr>
                              <w:pStyle w:val="ListParagraph"/>
                              <w:numPr>
                                <w:numId w:val="36"/>
                              </w:numPr>
                              <w:spacing w:after="60" w:line="240" w:lineRule="auto"/>
                              <w:ind w:left="567" w:hanging="283"/>
                              <w:contextualSpacing w:val="0"/>
                            </w:pPr>
                          </w:pPrChange>
                        </w:pPr>
                        <w:del w:id="1288" w:author="Grant, David M (52400) CIV USN NIWC ATLANTIC VA (USA)" w:date="2024-09-17T11:49:00Z">
                          <w:r w:rsidDel="000F76CE">
                            <w:rPr>
                              <w:lang w:val="en-US"/>
                            </w:rPr>
                            <w:delText xml:space="preserve">Sort the layers by </w:delText>
                          </w:r>
                          <w:r w:rsidRPr="00CD5710" w:rsidDel="000F76CE">
                            <w:rPr>
                              <w:b/>
                              <w:bCs/>
                              <w:lang w:val="en-US"/>
                            </w:rPr>
                            <w:delText>minimum display scale</w:delText>
                          </w:r>
                          <w:r w:rsidDel="000F76CE">
                            <w:rPr>
                              <w:lang w:val="en-US"/>
                            </w:rPr>
                            <w:delText>.</w:delText>
                          </w:r>
                        </w:del>
                      </w:p>
                      <w:p w14:paraId="0783E4D7" w14:textId="75D2B5C9" w:rsidR="000F6F54" w:rsidDel="000F76CE" w:rsidRDefault="000F6F54" w:rsidP="000F76CE">
                        <w:pPr>
                          <w:pStyle w:val="ListParagraph"/>
                          <w:rPr>
                            <w:del w:id="1289" w:author="Grant, David M (52400) CIV USN NIWC ATLANTIC VA (USA)" w:date="2024-09-17T11:49:00Z"/>
                            <w:lang w:val="en-US"/>
                          </w:rPr>
                          <w:pPrChange w:id="1290" w:author="Grant, David M (52400) CIV USN NIWC ATLANTIC VA (USA)" w:date="2024-09-17T11:50:00Z">
                            <w:pPr>
                              <w:pStyle w:val="ListParagraph"/>
                              <w:numPr>
                                <w:numId w:val="36"/>
                              </w:numPr>
                              <w:spacing w:after="60" w:line="240" w:lineRule="auto"/>
                              <w:ind w:left="567" w:hanging="283"/>
                              <w:contextualSpacing w:val="0"/>
                            </w:pPr>
                          </w:pPrChange>
                        </w:pPr>
                        <w:del w:id="1291" w:author="Grant, David M (52400) CIV USN NIWC ATLANTIC VA (USA)" w:date="2024-09-17T11:49:00Z">
                          <w:r w:rsidDel="000F76CE">
                            <w:rPr>
                              <w:lang w:val="en-US"/>
                            </w:rPr>
                            <w:delText xml:space="preserve">Iterate over each </w:delText>
                          </w:r>
                          <w:r w:rsidRPr="00332ACE" w:rsidDel="000F76CE">
                            <w:rPr>
                              <w:lang w:val="en-US"/>
                            </w:rPr>
                            <w:delText>layer</w:delText>
                          </w:r>
                          <w:r w:rsidRPr="00332ACE" w:rsidDel="000F76CE">
                            <w:rPr>
                              <w:vertAlign w:val="subscript"/>
                              <w:lang w:val="en-US"/>
                            </w:rPr>
                            <w:delText>x</w:delText>
                          </w:r>
                          <w:r w:rsidDel="000F76CE">
                            <w:rPr>
                              <w:lang w:val="en-US"/>
                            </w:rPr>
                            <w:delText xml:space="preserve"> from the smallest </w:delText>
                          </w:r>
                          <w:r w:rsidRPr="00CD5710" w:rsidDel="000F76CE">
                            <w:rPr>
                              <w:b/>
                              <w:bCs/>
                              <w:lang w:val="en-US"/>
                            </w:rPr>
                            <w:delText>minimum display scale</w:delText>
                          </w:r>
                          <w:r w:rsidRPr="00CD5710" w:rsidDel="000F76CE">
                            <w:rPr>
                              <w:lang w:val="en-US"/>
                            </w:rPr>
                            <w:delText xml:space="preserve"> to the largest</w:delText>
                          </w:r>
                          <w:r w:rsidDel="000F76CE">
                            <w:rPr>
                              <w:lang w:val="en-US"/>
                            </w:rPr>
                            <w:delText>.</w:delText>
                          </w:r>
                        </w:del>
                      </w:p>
                      <w:p w14:paraId="69EEC413" w14:textId="5BEA7929" w:rsidR="000F6F54" w:rsidRDefault="000F6F54" w:rsidP="003B74DB">
                        <w:pPr>
                          <w:pStyle w:val="ListParagraph"/>
                          <w:numPr>
                            <w:ilvl w:val="3"/>
                            <w:numId w:val="55"/>
                          </w:numPr>
                          <w:spacing w:after="120" w:line="240" w:lineRule="auto"/>
                          <w:jc w:val="left"/>
                          <w:rPr>
                            <w:ins w:id="1292" w:author="Grant, David M (52400) CIV USN NIWC ATLANTIC VA (USA)" w:date="2024-09-17T12:59:00Z"/>
                            <w:lang w:val="en-US"/>
                          </w:rPr>
                        </w:pPr>
                        <w:del w:id="1293" w:author="Grant, David M (52400) CIV USN NIWC ATLANTIC VA (USA)" w:date="2024-09-17T11:49:00Z">
                          <w:r w:rsidRPr="009E5A20" w:rsidDel="000F76CE">
                            <w:rPr>
                              <w:lang w:val="en-US"/>
                            </w:rPr>
                            <w:delText>Render the layer to the viewport with the algorithm RenderLayer.</w:delText>
                          </w:r>
                        </w:del>
                      </w:p>
                      <w:p w14:paraId="5081387C" w14:textId="279F671E" w:rsidR="009E5A20" w:rsidRPr="00F05CFB" w:rsidRDefault="009E5A20" w:rsidP="009E5A20">
                        <w:pPr>
                          <w:pStyle w:val="ListParagraph"/>
                          <w:numPr>
                            <w:ilvl w:val="0"/>
                            <w:numId w:val="55"/>
                          </w:numPr>
                          <w:spacing w:after="120" w:line="240" w:lineRule="auto"/>
                          <w:jc w:val="left"/>
                          <w:rPr>
                            <w:ins w:id="1294" w:author="Grant, David M (52400) CIV USN NIWC ATLANTIC VA (USA)" w:date="2024-09-17T12:59:00Z"/>
                            <w:lang w:val="en-US"/>
                            <w:rPrChange w:id="1295" w:author="Grant, David M (52400) CIV USN NIWC ATLANTIC VA (USA)" w:date="2024-09-17T12:59:00Z">
                              <w:rPr>
                                <w:ins w:id="1296" w:author="Grant, David M (52400) CIV USN NIWC ATLANTIC VA (USA)" w:date="2024-09-17T12:59:00Z"/>
                                <w:i/>
                                <w:iCs/>
                                <w:lang w:val="en-US"/>
                              </w:rPr>
                            </w:rPrChange>
                          </w:rPr>
                        </w:pPr>
                        <w:ins w:id="1297" w:author="Grant, David M (52400) CIV USN NIWC ATLANTIC VA (USA)" w:date="2024-09-17T12:59:00Z">
                          <w:r>
                            <w:rPr>
                              <w:lang w:val="en-US"/>
                            </w:rPr>
                            <w:t>F</w:t>
                          </w:r>
                          <w:r w:rsidR="00F05CFB">
                            <w:rPr>
                              <w:lang w:val="en-US"/>
                            </w:rPr>
                            <w:t xml:space="preserve">or each </w:t>
                          </w:r>
                          <w:r w:rsidR="00F05CFB" w:rsidRPr="00F05CFB">
                            <w:rPr>
                              <w:i/>
                              <w:iCs/>
                              <w:lang w:val="en-US"/>
                              <w:rPrChange w:id="1298" w:author="Grant, David M (52400) CIV USN NIWC ATLANTIC VA (USA)" w:date="2024-09-17T12:59:00Z">
                                <w:rPr>
                                  <w:lang w:val="en-US"/>
                                </w:rPr>
                              </w:rPrChange>
                            </w:rPr>
                            <w:t>dataset</w:t>
                          </w:r>
                          <w:r w:rsidR="00F05CFB">
                            <w:rPr>
                              <w:lang w:val="en-US"/>
                            </w:rPr>
                            <w:t xml:space="preserve"> in </w:t>
                          </w:r>
                          <w:proofErr w:type="spellStart"/>
                          <w:r w:rsidR="00F05CFB" w:rsidRPr="00F05CFB">
                            <w:rPr>
                              <w:i/>
                              <w:iCs/>
                              <w:lang w:val="en-US"/>
                              <w:rPrChange w:id="1299" w:author="Grant, David M (52400) CIV USN NIWC ATLANTIC VA (USA)" w:date="2024-09-17T12:59:00Z">
                                <w:rPr>
                                  <w:lang w:val="en-US"/>
                                </w:rPr>
                              </w:rPrChange>
                            </w:rPr>
                            <w:t>dataSets</w:t>
                          </w:r>
                          <w:proofErr w:type="spellEnd"/>
                        </w:ins>
                      </w:p>
                      <w:p w14:paraId="43631571" w14:textId="7F89A072" w:rsidR="00F05CFB" w:rsidRPr="00AE7E9D" w:rsidRDefault="00F05CFB" w:rsidP="00F05CFB">
                        <w:pPr>
                          <w:pStyle w:val="ListParagraph"/>
                          <w:numPr>
                            <w:ilvl w:val="1"/>
                            <w:numId w:val="55"/>
                          </w:numPr>
                          <w:spacing w:after="120" w:line="240" w:lineRule="auto"/>
                          <w:jc w:val="left"/>
                          <w:rPr>
                            <w:ins w:id="1300" w:author="Grant, David M (52400) CIV USN NIWC ATLANTIC VA (USA)" w:date="2024-09-17T13:00:00Z"/>
                            <w:lang w:val="en-US"/>
                            <w:rPrChange w:id="1301" w:author="Grant, David M (52400) CIV USN NIWC ATLANTIC VA (USA)" w:date="2024-09-17T13:00:00Z">
                              <w:rPr>
                                <w:ins w:id="1302" w:author="Grant, David M (52400) CIV USN NIWC ATLANTIC VA (USA)" w:date="2024-09-17T13:00:00Z"/>
                                <w:rFonts w:ascii="Tahoma" w:hAnsi="Tahoma" w:cs="Tahoma"/>
                              </w:rPr>
                            </w:rPrChange>
                          </w:rPr>
                        </w:pPr>
                        <w:ins w:id="1303" w:author="Grant, David M (52400) CIV USN NIWC ATLANTIC VA (USA)" w:date="2024-09-17T12:59:00Z">
                          <w:r>
                            <w:rPr>
                              <w:lang w:val="en-US"/>
                            </w:rPr>
                            <w:t xml:space="preserve">Set </w:t>
                          </w:r>
                        </w:ins>
                        <w:ins w:id="1304" w:author="Grant, David M (52400) CIV USN NIWC ATLANTIC VA (USA)" w:date="2024-09-17T13:00:00Z">
                          <w:r w:rsidR="00AE7E9D">
                            <w:rPr>
                              <w:lang w:val="en-US"/>
                            </w:rPr>
                            <w:t xml:space="preserve">mask of dataset to </w:t>
                          </w:r>
                          <w:r w:rsidR="00AE7E9D" w:rsidRPr="00487F8D">
                            <w:rPr>
                              <w:rFonts w:ascii="Tahoma" w:hAnsi="Tahoma" w:cs="Tahoma"/>
                            </w:rPr>
                            <w:t>Ø</w:t>
                          </w:r>
                        </w:ins>
                      </w:p>
                      <w:p w14:paraId="1B1ED0F0" w14:textId="45C9106A" w:rsidR="00AE7E9D" w:rsidRPr="00B00921" w:rsidRDefault="00AE7E9D" w:rsidP="00F05CFB">
                        <w:pPr>
                          <w:pStyle w:val="ListParagraph"/>
                          <w:numPr>
                            <w:ilvl w:val="1"/>
                            <w:numId w:val="55"/>
                          </w:numPr>
                          <w:spacing w:after="120" w:line="240" w:lineRule="auto"/>
                          <w:jc w:val="left"/>
                          <w:rPr>
                            <w:ins w:id="1305" w:author="Grant, David M (52400) CIV USN NIWC ATLANTIC VA (USA)" w:date="2024-09-17T13:00:00Z"/>
                            <w:lang w:val="en-US"/>
                            <w:rPrChange w:id="1306" w:author="Grant, David M (52400) CIV USN NIWC ATLANTIC VA (USA)" w:date="2024-09-17T13:00:00Z">
                              <w:rPr>
                                <w:ins w:id="1307" w:author="Grant, David M (52400) CIV USN NIWC ATLANTIC VA (USA)" w:date="2024-09-17T13:00:00Z"/>
                                <w:rFonts w:ascii="Tahoma" w:hAnsi="Tahoma" w:cs="Tahoma"/>
                                <w:i/>
                                <w:iCs/>
                              </w:rPr>
                            </w:rPrChange>
                          </w:rPr>
                        </w:pPr>
                        <w:ins w:id="1308" w:author="Grant, David M (52400) CIV USN NIWC ATLANTIC VA (USA)" w:date="2024-09-17T13:00:00Z">
                          <w:r>
                            <w:rPr>
                              <w:rFonts w:ascii="Tahoma" w:hAnsi="Tahoma" w:cs="Tahoma"/>
                            </w:rPr>
                            <w:t xml:space="preserve">For each </w:t>
                          </w:r>
                          <w:proofErr w:type="spellStart"/>
                          <w:r w:rsidRPr="00B00921">
                            <w:rPr>
                              <w:rFonts w:ascii="Tahoma" w:hAnsi="Tahoma" w:cs="Tahoma"/>
                              <w:i/>
                              <w:iCs/>
                              <w:rPrChange w:id="1309" w:author="Grant, David M (52400) CIV USN NIWC ATLANTIC VA (USA)" w:date="2024-09-17T13:00:00Z">
                                <w:rPr>
                                  <w:rFonts w:ascii="Tahoma" w:hAnsi="Tahoma" w:cs="Tahoma"/>
                                </w:rPr>
                              </w:rPrChange>
                            </w:rPr>
                            <w:t>dataCoverage</w:t>
                          </w:r>
                          <w:proofErr w:type="spellEnd"/>
                          <w:r>
                            <w:rPr>
                              <w:rFonts w:ascii="Tahoma" w:hAnsi="Tahoma" w:cs="Tahoma"/>
                            </w:rPr>
                            <w:t xml:space="preserve"> in </w:t>
                          </w:r>
                          <w:r w:rsidR="00B00921" w:rsidRPr="00B00921">
                            <w:rPr>
                              <w:rFonts w:ascii="Tahoma" w:hAnsi="Tahoma" w:cs="Tahoma"/>
                              <w:i/>
                              <w:iCs/>
                              <w:rPrChange w:id="1310" w:author="Grant, David M (52400) CIV USN NIWC ATLANTIC VA (USA)" w:date="2024-09-17T13:00:00Z">
                                <w:rPr>
                                  <w:rFonts w:ascii="Tahoma" w:hAnsi="Tahoma" w:cs="Tahoma"/>
                                </w:rPr>
                              </w:rPrChange>
                            </w:rPr>
                            <w:t>dataset</w:t>
                          </w:r>
                        </w:ins>
                      </w:p>
                      <w:p w14:paraId="3F900946" w14:textId="5102F3A4" w:rsidR="00B00921" w:rsidRPr="009F5568" w:rsidRDefault="00B00921" w:rsidP="00B00921">
                        <w:pPr>
                          <w:pStyle w:val="ListParagraph"/>
                          <w:numPr>
                            <w:ilvl w:val="2"/>
                            <w:numId w:val="55"/>
                          </w:numPr>
                          <w:spacing w:after="120" w:line="240" w:lineRule="auto"/>
                          <w:jc w:val="left"/>
                          <w:rPr>
                            <w:lang w:val="en-US"/>
                          </w:rPr>
                          <w:pPrChange w:id="1311" w:author="Grant, David M (52400) CIV USN NIWC ATLANTIC VA (USA)" w:date="2024-09-17T13:00:00Z">
                            <w:pPr>
                              <w:pStyle w:val="ListParagraph"/>
                              <w:numPr>
                                <w:ilvl w:val="1"/>
                                <w:numId w:val="36"/>
                              </w:numPr>
                              <w:spacing w:after="60" w:line="240" w:lineRule="auto"/>
                              <w:ind w:left="993" w:hanging="284"/>
                              <w:contextualSpacing w:val="0"/>
                            </w:pPr>
                          </w:pPrChange>
                        </w:pPr>
                        <w:proofErr w:type="spellStart"/>
                        <w:proofErr w:type="gramStart"/>
                        <w:ins w:id="1312" w:author="Grant, David M (52400) CIV USN NIWC ATLANTIC VA (USA)" w:date="2024-09-17T13:01:00Z">
                          <w:r w:rsidRPr="001D2EF5">
                            <w:rPr>
                              <w:rFonts w:ascii="Tahoma" w:hAnsi="Tahoma" w:cs="Tahoma"/>
                              <w:i/>
                              <w:iCs/>
                              <w:rPrChange w:id="1313" w:author="Grant, David M (52400) CIV USN NIWC ATLANTIC VA (USA)" w:date="2024-09-17T13:01:00Z">
                                <w:rPr>
                                  <w:rFonts w:ascii="Tahoma" w:hAnsi="Tahoma" w:cs="Tahoma"/>
                                </w:rPr>
                              </w:rPrChange>
                            </w:rPr>
                            <w:t>d</w:t>
                          </w:r>
                        </w:ins>
                        <w:ins w:id="1314" w:author="Grant, David M (52400) CIV USN NIWC ATLANTIC VA (USA)" w:date="2024-09-17T13:00:00Z">
                          <w:r w:rsidRPr="001D2EF5">
                            <w:rPr>
                              <w:rFonts w:ascii="Tahoma" w:hAnsi="Tahoma" w:cs="Tahoma"/>
                              <w:i/>
                              <w:iCs/>
                              <w:rPrChange w:id="1315" w:author="Grant, David M (52400) CIV USN NIWC ATLANTIC VA (USA)" w:date="2024-09-17T13:01:00Z">
                                <w:rPr>
                                  <w:rFonts w:ascii="Tahoma" w:hAnsi="Tahoma" w:cs="Tahoma"/>
                                </w:rPr>
                              </w:rPrChange>
                            </w:rPr>
                            <w:t>ataset.mask</w:t>
                          </w:r>
                          <w:proofErr w:type="spellEnd"/>
                          <w:proofErr w:type="gramEnd"/>
                          <w:r>
                            <w:rPr>
                              <w:rFonts w:ascii="Tahoma" w:hAnsi="Tahoma" w:cs="Tahoma"/>
                            </w:rPr>
                            <w:t xml:space="preserve"> =</w:t>
                          </w:r>
                        </w:ins>
                        <w:ins w:id="1316" w:author="Grant, David M (52400) CIV USN NIWC ATLANTIC VA (USA)" w:date="2024-09-17T13:01:00Z">
                          <w:r>
                            <w:rPr>
                              <w:rFonts w:ascii="Tahoma" w:hAnsi="Tahoma" w:cs="Tahoma"/>
                            </w:rPr>
                            <w:t xml:space="preserve"> </w:t>
                          </w:r>
                          <w:proofErr w:type="spellStart"/>
                          <w:r w:rsidRPr="001D2EF5">
                            <w:rPr>
                              <w:rFonts w:ascii="Tahoma" w:hAnsi="Tahoma" w:cs="Tahoma"/>
                              <w:i/>
                              <w:iCs/>
                              <w:rPrChange w:id="1317" w:author="Grant, David M (52400) CIV USN NIWC ATLANTIC VA (USA)" w:date="2024-09-17T13:02:00Z">
                                <w:rPr>
                                  <w:rFonts w:ascii="Tahoma" w:hAnsi="Tahoma" w:cs="Tahoma"/>
                                </w:rPr>
                              </w:rPrChange>
                            </w:rPr>
                            <w:t>dataset.mask</w:t>
                          </w:r>
                          <w:proofErr w:type="spellEnd"/>
                          <w:r>
                            <w:rPr>
                              <w:rFonts w:ascii="Tahoma" w:hAnsi="Tahoma" w:cs="Tahoma"/>
                            </w:rPr>
                            <w:t xml:space="preserve"> </w:t>
                          </w:r>
                          <w:r w:rsidRPr="00F1146F">
                            <w:rPr>
                              <w:rFonts w:ascii="Cambria Math" w:hAnsi="Cambria Math" w:cs="Cambria Math"/>
                            </w:rPr>
                            <w:t>∪</w:t>
                          </w:r>
                          <w:r w:rsidR="001D2EF5">
                            <w:rPr>
                              <w:rFonts w:ascii="Cambria Math" w:hAnsi="Cambria Math" w:cs="Cambria Math"/>
                            </w:rPr>
                            <w:t xml:space="preserve"> </w:t>
                          </w:r>
                          <w:proofErr w:type="spellStart"/>
                          <w:r w:rsidR="001D2EF5" w:rsidRPr="001D2EF5">
                            <w:rPr>
                              <w:rFonts w:ascii="Tahoma" w:hAnsi="Tahoma" w:cs="Tahoma"/>
                              <w:i/>
                              <w:iCs/>
                              <w:rPrChange w:id="1318" w:author="Grant, David M (52400) CIV USN NIWC ATLANTIC VA (USA)" w:date="2024-09-17T13:02:00Z">
                                <w:rPr>
                                  <w:rFonts w:ascii="Tahoma" w:hAnsi="Tahoma" w:cs="Tahoma"/>
                                </w:rPr>
                              </w:rPrChange>
                            </w:rPr>
                            <w:t>data</w:t>
                          </w:r>
                        </w:ins>
                        <w:ins w:id="1319" w:author="Grant, David M (52400) CIV USN NIWC ATLANTIC VA (USA)" w:date="2024-09-17T13:02:00Z">
                          <w:r w:rsidR="001D2EF5" w:rsidRPr="001D2EF5">
                            <w:rPr>
                              <w:rFonts w:ascii="Tahoma" w:hAnsi="Tahoma" w:cs="Tahoma"/>
                              <w:i/>
                              <w:iCs/>
                              <w:rPrChange w:id="1320" w:author="Grant, David M (52400) CIV USN NIWC ATLANTIC VA (USA)" w:date="2024-09-17T13:02:00Z">
                                <w:rPr>
                                  <w:rFonts w:ascii="Tahoma" w:hAnsi="Tahoma" w:cs="Tahoma"/>
                                </w:rPr>
                              </w:rPrChange>
                            </w:rPr>
                            <w:t>Coverage</w:t>
                          </w:r>
                        </w:ins>
                        <w:ins w:id="1321" w:author="Grant, David M (52400) CIV USN NIWC ATLANTIC VA (USA)" w:date="2024-09-17T13:01:00Z">
                          <w:r w:rsidR="001D2EF5">
                            <w:rPr>
                              <w:rFonts w:ascii="Tahoma" w:hAnsi="Tahoma" w:cs="Tahoma"/>
                            </w:rPr>
                            <w:t>.</w:t>
                          </w:r>
                          <w:r w:rsidR="001D2EF5" w:rsidRPr="001D2EF5">
                            <w:rPr>
                              <w:rFonts w:ascii="Tahoma" w:hAnsi="Tahoma" w:cs="Tahoma"/>
                              <w:i/>
                              <w:iCs/>
                              <w:rPrChange w:id="1322" w:author="Grant, David M (52400) CIV USN NIWC ATLANTIC VA (USA)" w:date="2024-09-17T13:02:00Z">
                                <w:rPr>
                                  <w:rFonts w:ascii="Tahoma" w:hAnsi="Tahoma" w:cs="Tahoma"/>
                                </w:rPr>
                              </w:rPrChange>
                            </w:rPr>
                            <w:t>mask</w:t>
                          </w:r>
                        </w:ins>
                        <w:proofErr w:type="spellEnd"/>
                      </w:p>
                    </w:txbxContent>
                  </v:textbox>
                  <w10:wrap type="square" anchorx="margin"/>
                </v:shape>
              </w:pict>
            </mc:Fallback>
          </mc:AlternateContent>
        </w:r>
      </w:ins>
      <w:ins w:id="1323" w:author="Grant, David M (52400) CIV USN NIWC ATLANTIC VA (USA)" w:date="2024-09-16T17:22:00Z">
        <w:r w:rsidR="009D01EE">
          <w:rPr>
            <w:lang w:val="en-US"/>
          </w:rPr>
          <w:t xml:space="preserve">The first step is to use information from the loading algorithm to assign a </w:t>
        </w:r>
        <w:r w:rsidR="009D01EE" w:rsidRPr="009D01EE">
          <w:rPr>
            <w:i/>
            <w:iCs/>
            <w:lang w:val="en-US"/>
            <w:rPrChange w:id="1324" w:author="Grant, David M (52400) CIV USN NIWC ATLANTIC VA (USA)" w:date="2024-09-16T17:22:00Z">
              <w:rPr>
                <w:lang w:val="en-US"/>
              </w:rPr>
            </w:rPrChange>
          </w:rPr>
          <w:t>mask</w:t>
        </w:r>
        <w:r w:rsidR="009D01EE">
          <w:rPr>
            <w:lang w:val="en-US"/>
          </w:rPr>
          <w:t xml:space="preserve"> to each of the </w:t>
        </w:r>
        <w:r w:rsidR="009D01EE" w:rsidRPr="009D01EE">
          <w:rPr>
            <w:b/>
            <w:bCs/>
            <w:lang w:val="en-US"/>
            <w:rPrChange w:id="1325" w:author="Grant, David M (52400) CIV USN NIWC ATLANTIC VA (USA)" w:date="2024-09-16T17:23:00Z">
              <w:rPr>
                <w:lang w:val="en-US"/>
              </w:rPr>
            </w:rPrChange>
          </w:rPr>
          <w:t>Data Coverage</w:t>
        </w:r>
        <w:r w:rsidR="009D01EE">
          <w:rPr>
            <w:lang w:val="en-US"/>
          </w:rPr>
          <w:t xml:space="preserve"> features within each</w:t>
        </w:r>
      </w:ins>
      <w:ins w:id="1326" w:author="Grant, David M (52400) CIV USN NIWC ATLANTIC VA (USA)" w:date="2024-09-16T17:23:00Z">
        <w:r w:rsidR="009D01EE">
          <w:rPr>
            <w:lang w:val="en-US"/>
          </w:rPr>
          <w:t xml:space="preserve"> dataset. </w:t>
        </w:r>
      </w:ins>
      <w:ins w:id="1327" w:author="Grant, David M (52400) CIV USN NIWC ATLANTIC VA (USA)" w:date="2024-09-16T17:39:00Z">
        <w:r w:rsidR="00603DE0">
          <w:rPr>
            <w:lang w:val="en-US"/>
          </w:rPr>
          <w:t>Each</w:t>
        </w:r>
      </w:ins>
      <w:ins w:id="1328" w:author="Grant, David M (52400) CIV USN NIWC ATLANTIC VA (USA)" w:date="2024-09-16T17:23:00Z">
        <w:r w:rsidR="009D01EE">
          <w:rPr>
            <w:lang w:val="en-US"/>
          </w:rPr>
          <w:t xml:space="preserve"> </w:t>
        </w:r>
        <w:r w:rsidR="009D01EE" w:rsidRPr="009D01EE">
          <w:rPr>
            <w:i/>
            <w:iCs/>
            <w:lang w:val="en-US"/>
            <w:rPrChange w:id="1329" w:author="Grant, David M (52400) CIV USN NIWC ATLANTIC VA (USA)" w:date="2024-09-16T17:23:00Z">
              <w:rPr>
                <w:lang w:val="en-US"/>
              </w:rPr>
            </w:rPrChange>
          </w:rPr>
          <w:t>mask</w:t>
        </w:r>
        <w:r w:rsidR="009D01EE">
          <w:rPr>
            <w:lang w:val="en-US"/>
          </w:rPr>
          <w:t xml:space="preserve"> </w:t>
        </w:r>
      </w:ins>
      <w:ins w:id="1330" w:author="Grant, David M (52400) CIV USN NIWC ATLANTIC VA (USA)" w:date="2024-09-17T13:03:00Z">
        <w:r w:rsidR="008E7959">
          <w:rPr>
            <w:lang w:val="en-US"/>
          </w:rPr>
          <w:t xml:space="preserve">represents the footprint of </w:t>
        </w:r>
      </w:ins>
      <w:ins w:id="1331" w:author="Grant, David M (52400) CIV USN NIWC ATLANTIC VA (USA)" w:date="2024-09-16T17:41:00Z">
        <w:r w:rsidR="00F753BA">
          <w:rPr>
            <w:lang w:val="en-US"/>
          </w:rPr>
          <w:t xml:space="preserve">obscuring </w:t>
        </w:r>
      </w:ins>
      <w:ins w:id="1332" w:author="Grant, David M (52400) CIV USN NIWC ATLANTIC VA (USA)" w:date="2024-09-16T17:26:00Z">
        <w:r w:rsidR="00C34C7B" w:rsidRPr="00C34C7B">
          <w:rPr>
            <w:b/>
            <w:bCs/>
            <w:lang w:val="en-US"/>
            <w:rPrChange w:id="1333" w:author="Grant, David M (52400) CIV USN NIWC ATLANTIC VA (USA)" w:date="2024-09-16T17:26:00Z">
              <w:rPr>
                <w:lang w:val="en-US"/>
              </w:rPr>
            </w:rPrChange>
          </w:rPr>
          <w:t>Data Coverage</w:t>
        </w:r>
      </w:ins>
      <w:ins w:id="1334" w:author="Grant, David M (52400) CIV USN NIWC ATLANTIC VA (USA)" w:date="2024-09-16T17:41:00Z">
        <w:r w:rsidR="00F753BA">
          <w:rPr>
            <w:b/>
            <w:bCs/>
            <w:lang w:val="en-US"/>
          </w:rPr>
          <w:t>s;</w:t>
        </w:r>
      </w:ins>
      <w:ins w:id="1335" w:author="Grant, David M (52400) CIV USN NIWC ATLANTIC VA (USA)" w:date="2024-09-16T17:27:00Z">
        <w:r w:rsidR="00C34C7B">
          <w:rPr>
            <w:lang w:val="en-US"/>
          </w:rPr>
          <w:t xml:space="preserve"> </w:t>
        </w:r>
      </w:ins>
      <w:ins w:id="1336" w:author="Grant, David M (52400) CIV USN NIWC ATLANTIC VA (USA)" w:date="2024-09-16T17:41:00Z">
        <w:r w:rsidR="00F753BA">
          <w:rPr>
            <w:lang w:val="en-US"/>
          </w:rPr>
          <w:t>it indicates</w:t>
        </w:r>
      </w:ins>
      <w:ins w:id="1337" w:author="Grant, David M (52400) CIV USN NIWC ATLANTIC VA (USA)" w:date="2024-09-16T17:27:00Z">
        <w:r w:rsidR="00C34C7B">
          <w:rPr>
            <w:lang w:val="en-US"/>
          </w:rPr>
          <w:t xml:space="preserve"> areas </w:t>
        </w:r>
      </w:ins>
      <w:ins w:id="1338" w:author="Grant, David M (52400) CIV USN NIWC ATLANTIC VA (USA)" w:date="2024-09-16T17:41:00Z">
        <w:r w:rsidR="00F753BA">
          <w:rPr>
            <w:lang w:val="en-US"/>
          </w:rPr>
          <w:t>of a dataset which should</w:t>
        </w:r>
      </w:ins>
      <w:ins w:id="1339" w:author="Grant, David M (52400) CIV USN NIWC ATLANTIC VA (USA)" w:date="2024-09-16T17:28:00Z">
        <w:r w:rsidR="00C34C7B">
          <w:rPr>
            <w:lang w:val="en-US"/>
          </w:rPr>
          <w:t xml:space="preserve"> not be visible.</w:t>
        </w:r>
      </w:ins>
      <w:ins w:id="1340" w:author="Grant, David M (52400) CIV USN NIWC ATLANTIC VA (USA)" w:date="2024-09-17T13:03:00Z">
        <w:r w:rsidR="00E11970">
          <w:rPr>
            <w:lang w:val="en-US"/>
          </w:rPr>
          <w:t xml:space="preserve"> Each dataset is </w:t>
        </w:r>
      </w:ins>
      <w:ins w:id="1341" w:author="Grant, David M (52400) CIV USN NIWC ATLANTIC VA (USA)" w:date="2024-09-17T13:04:00Z">
        <w:r w:rsidR="008E7959">
          <w:rPr>
            <w:lang w:val="en-US"/>
          </w:rPr>
          <w:t xml:space="preserve">then </w:t>
        </w:r>
      </w:ins>
      <w:ins w:id="1342" w:author="Grant, David M (52400) CIV USN NIWC ATLANTIC VA (USA)" w:date="2024-09-17T13:03:00Z">
        <w:r w:rsidR="00E11970">
          <w:rPr>
            <w:lang w:val="en-US"/>
          </w:rPr>
          <w:t xml:space="preserve">assigned a </w:t>
        </w:r>
        <w:r w:rsidR="00E11970" w:rsidRPr="002B287F">
          <w:rPr>
            <w:i/>
            <w:iCs/>
            <w:lang w:val="en-US"/>
            <w:rPrChange w:id="1343" w:author="Grant, David M (52400) CIV USN NIWC ATLANTIC VA (USA)" w:date="2024-09-17T13:03:00Z">
              <w:rPr>
                <w:lang w:val="en-US"/>
              </w:rPr>
            </w:rPrChange>
          </w:rPr>
          <w:t>mask</w:t>
        </w:r>
        <w:r w:rsidR="00E11970">
          <w:rPr>
            <w:lang w:val="en-US"/>
          </w:rPr>
          <w:t xml:space="preserve"> </w:t>
        </w:r>
      </w:ins>
      <w:ins w:id="1344" w:author="Grant, David M (52400) CIV USN NIWC ATLANTIC VA (USA)" w:date="2024-09-17T13:05:00Z">
        <w:r w:rsidR="003B4EFF">
          <w:rPr>
            <w:lang w:val="en-US"/>
          </w:rPr>
          <w:t>from</w:t>
        </w:r>
      </w:ins>
      <w:ins w:id="1345" w:author="Grant, David M (52400) CIV USN NIWC ATLANTIC VA (USA)" w:date="2024-09-17T13:06:00Z">
        <w:r w:rsidR="003B4EFF">
          <w:rPr>
            <w:lang w:val="en-US"/>
          </w:rPr>
          <w:t xml:space="preserve"> </w:t>
        </w:r>
      </w:ins>
      <w:ins w:id="1346" w:author="Grant, David M (52400) CIV USN NIWC ATLANTIC VA (USA)" w:date="2024-09-17T13:05:00Z">
        <w:r w:rsidR="00AE6E44">
          <w:rPr>
            <w:lang w:val="en-US"/>
          </w:rPr>
          <w:t xml:space="preserve">the </w:t>
        </w:r>
      </w:ins>
      <w:ins w:id="1347" w:author="Grant, David M (52400) CIV USN NIWC ATLANTIC VA (USA)" w:date="2024-09-17T13:04:00Z">
        <w:r w:rsidR="008E7959">
          <w:rPr>
            <w:lang w:val="en-US"/>
          </w:rPr>
          <w:t xml:space="preserve">component </w:t>
        </w:r>
        <w:r w:rsidR="008E7959" w:rsidRPr="008E7959">
          <w:rPr>
            <w:b/>
            <w:bCs/>
            <w:lang w:val="en-US"/>
            <w:rPrChange w:id="1348" w:author="Grant, David M (52400) CIV USN NIWC ATLANTIC VA (USA)" w:date="2024-09-17T13:04:00Z">
              <w:rPr>
                <w:lang w:val="en-US"/>
              </w:rPr>
            </w:rPrChange>
          </w:rPr>
          <w:t>Data Coverage</w:t>
        </w:r>
        <w:r w:rsidR="008E7959">
          <w:rPr>
            <w:lang w:val="en-US"/>
          </w:rPr>
          <w:t xml:space="preserve"> features.</w:t>
        </w:r>
      </w:ins>
      <w:ins w:id="1349" w:author="Grant, David M (52400) CIV USN NIWC ATLANTIC VA (USA)" w:date="2024-09-17T13:06:00Z">
        <w:r w:rsidR="00D03175">
          <w:rPr>
            <w:lang w:val="en-US"/>
          </w:rPr>
          <w:t xml:space="preserve"> The dataset </w:t>
        </w:r>
        <w:r w:rsidR="00D03175" w:rsidRPr="00EB49C7">
          <w:rPr>
            <w:i/>
            <w:iCs/>
            <w:lang w:val="en-US"/>
            <w:rPrChange w:id="1350" w:author="Grant, David M (52400) CIV USN NIWC ATLANTIC VA (USA)" w:date="2024-09-17T13:06:00Z">
              <w:rPr>
                <w:lang w:val="en-US"/>
              </w:rPr>
            </w:rPrChange>
          </w:rPr>
          <w:t>mask</w:t>
        </w:r>
        <w:r w:rsidR="00D03175">
          <w:rPr>
            <w:lang w:val="en-US"/>
          </w:rPr>
          <w:t xml:space="preserve"> is the union of the component </w:t>
        </w:r>
        <w:r w:rsidR="00D03175" w:rsidRPr="00EB49C7">
          <w:rPr>
            <w:b/>
            <w:bCs/>
            <w:lang w:val="en-US"/>
            <w:rPrChange w:id="1351" w:author="Grant, David M (52400) CIV USN NIWC ATLANTIC VA (USA)" w:date="2024-09-17T13:07:00Z">
              <w:rPr>
                <w:lang w:val="en-US"/>
              </w:rPr>
            </w:rPrChange>
          </w:rPr>
          <w:t>Data Coverage</w:t>
        </w:r>
        <w:r w:rsidR="00D03175">
          <w:rPr>
            <w:lang w:val="en-US"/>
          </w:rPr>
          <w:t xml:space="preserve"> masks</w:t>
        </w:r>
        <w:r w:rsidR="00EB49C7">
          <w:rPr>
            <w:lang w:val="en-US"/>
          </w:rPr>
          <w:t>.</w:t>
        </w:r>
      </w:ins>
    </w:p>
    <w:p w14:paraId="710EACAF" w14:textId="6BEDA207" w:rsidR="000E0B67" w:rsidRDefault="000E0B67" w:rsidP="000E0B67">
      <w:pPr>
        <w:spacing w:after="0" w:line="240" w:lineRule="auto"/>
        <w:rPr>
          <w:ins w:id="1352" w:author="Grant, David M (52400) CIV USN NIWC ATLANTIC VA (USA)" w:date="2024-09-17T12:07:00Z"/>
          <w:lang w:val="en-US"/>
        </w:rPr>
        <w:pPrChange w:id="1353" w:author="Grant, David M (52400) CIV USN NIWC ATLANTIC VA (USA)" w:date="2024-09-17T12:08:00Z">
          <w:pPr>
            <w:spacing w:before="120" w:after="120" w:line="240" w:lineRule="auto"/>
          </w:pPr>
        </w:pPrChange>
      </w:pPr>
    </w:p>
    <w:p w14:paraId="501F4819" w14:textId="02555001" w:rsidR="001B5DCF" w:rsidRDefault="0007230C" w:rsidP="00B73054">
      <w:pPr>
        <w:spacing w:after="120" w:line="240" w:lineRule="auto"/>
        <w:rPr>
          <w:ins w:id="1354" w:author="Grant, David M (52400) CIV USN NIWC ATLANTIC VA (USA)" w:date="2024-09-17T12:12:00Z"/>
          <w:lang w:val="en-US"/>
        </w:rPr>
      </w:pPr>
      <w:ins w:id="1355" w:author="Grant, David M (52400) CIV USN NIWC ATLANTIC VA (USA)" w:date="2024-09-17T11:20:00Z">
        <w:r>
          <w:rPr>
            <w:noProof/>
            <w:lang w:val="en-US" w:eastAsia="en-US"/>
          </w:rPr>
          <mc:AlternateContent>
            <mc:Choice Requires="wps">
              <w:drawing>
                <wp:anchor distT="0" distB="0" distL="114300" distR="114300" simplePos="0" relativeHeight="251662336" behindDoc="0" locked="0" layoutInCell="1" allowOverlap="1" wp14:anchorId="279CD7B9" wp14:editId="188AA993">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40F5B2F" w14:textId="7C76B4B3" w:rsidR="00BA14F7" w:rsidRDefault="00BA14F7" w:rsidP="00BA14F7">
                              <w:pPr>
                                <w:spacing w:after="120" w:line="240" w:lineRule="auto"/>
                                <w:rPr>
                                  <w:i/>
                                  <w:iCs/>
                                  <w:lang w:val="en-US"/>
                                </w:rPr>
                              </w:pPr>
                              <w:r w:rsidRPr="00332ACE">
                                <w:rPr>
                                  <w:b/>
                                  <w:bCs/>
                                  <w:lang w:val="en-US"/>
                                </w:rPr>
                                <w:t>Algorithm</w:t>
                              </w:r>
                              <w:r>
                                <w:rPr>
                                  <w:lang w:val="en-US"/>
                                </w:rPr>
                                <w:t xml:space="preserve">: </w:t>
                              </w:r>
                              <w:del w:id="1356" w:author="Grant, David M (52400) CIV USN NIWC ATLANTIC VA (USA)" w:date="2024-09-17T11:19:00Z">
                                <w:r w:rsidRPr="00332ACE" w:rsidDel="007D307E">
                                  <w:rPr>
                                    <w:i/>
                                    <w:iCs/>
                                    <w:lang w:val="en-US"/>
                                  </w:rPr>
                                  <w:delText>RenderChartImage</w:delText>
                                </w:r>
                              </w:del>
                              <w:proofErr w:type="spellStart"/>
                              <w:proofErr w:type="gramStart"/>
                              <w:ins w:id="1357" w:author="Grant, David M (52400) CIV USN NIWC ATLANTIC VA (USA)" w:date="2024-09-17T11:21:00Z">
                                <w:r w:rsidR="00433485">
                                  <w:rPr>
                                    <w:i/>
                                    <w:iCs/>
                                    <w:lang w:val="en-US"/>
                                  </w:rPr>
                                  <w:t>RenderChartImage</w:t>
                                </w:r>
                              </w:ins>
                              <w:proofErr w:type="spellEnd"/>
                              <w:r>
                                <w:rPr>
                                  <w:i/>
                                  <w:iCs/>
                                  <w:lang w:val="en-US"/>
                                </w:rPr>
                                <w:t>(</w:t>
                              </w:r>
                              <w:proofErr w:type="spellStart"/>
                              <w:proofErr w:type="gramEnd"/>
                              <w:r>
                                <w:rPr>
                                  <w:i/>
                                  <w:iCs/>
                                  <w:lang w:val="en-US"/>
                                </w:rPr>
                                <w:t>dataSets</w:t>
                              </w:r>
                              <w:proofErr w:type="spellEnd"/>
                              <w:r>
                                <w:rPr>
                                  <w:i/>
                                  <w:iCs/>
                                  <w:lang w:val="en-US"/>
                                </w:rPr>
                                <w:t>, viewport)</w:t>
                              </w:r>
                            </w:p>
                            <w:p w14:paraId="7C29DB2F" w14:textId="77777777" w:rsidR="00BA14F7" w:rsidRDefault="00BA14F7">
                              <w:pPr>
                                <w:spacing w:after="60" w:line="240" w:lineRule="auto"/>
                                <w:pPrChange w:id="1358" w:author="Grant, David M (52400) CIV USN NIWC ATLANTIC VA (USA)" w:date="2024-09-17T10:58:00Z">
                                  <w:pPr>
                                    <w:spacing w:after="0" w:line="240" w:lineRule="auto"/>
                                  </w:pPr>
                                </w:pPrChange>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6CCA945B" w14:textId="77777777" w:rsidR="00BA14F7" w:rsidRDefault="00BA14F7" w:rsidP="00C641AA">
                              <w:pPr>
                                <w:spacing w:after="120" w:line="240" w:lineRule="auto"/>
                                <w:ind w:left="677"/>
                                <w:rPr>
                                  <w:ins w:id="1359" w:author="Grant, David M (52400) CIV USN NIWC ATLANTIC VA (USA)" w:date="2024-09-17T10:57:00Z"/>
                                </w:rPr>
                              </w:pPr>
                              <w:r>
                                <w:t xml:space="preserve">A device-polygon </w:t>
                              </w:r>
                              <w:r w:rsidRPr="00712598">
                                <w:rPr>
                                  <w:i/>
                                  <w:iCs/>
                                </w:rPr>
                                <w:t>viewport</w:t>
                              </w:r>
                              <w:r>
                                <w:t xml:space="preserve"> describing the device area that should be covered with data</w:t>
                              </w:r>
                            </w:p>
                            <w:p w14:paraId="4B0C6C55" w14:textId="77777777" w:rsidR="00BA14F7" w:rsidRPr="00B3609B" w:rsidRDefault="00BA14F7" w:rsidP="00486B6C">
                              <w:pPr>
                                <w:pStyle w:val="ListParagraph"/>
                                <w:numPr>
                                  <w:ilvl w:val="0"/>
                                  <w:numId w:val="54"/>
                                </w:numPr>
                                <w:spacing w:after="120" w:line="240" w:lineRule="auto"/>
                                <w:rPr>
                                  <w:ins w:id="1360" w:author="Grant, David M (52400) CIV USN NIWC ATLANTIC VA (USA)" w:date="2024-09-16T17:48:00Z"/>
                                  <w:rPrChange w:id="1361" w:author="Grant, David M (52400) CIV USN NIWC ATLANTIC VA (USA)" w:date="2024-09-16T17:48:00Z">
                                    <w:rPr>
                                      <w:ins w:id="1362" w:author="Grant, David M (52400) CIV USN NIWC ATLANTIC VA (USA)" w:date="2024-09-16T17:48:00Z"/>
                                      <w:lang w:val="en-US"/>
                                    </w:rPr>
                                  </w:rPrChange>
                                </w:rPr>
                              </w:pPr>
                              <w:ins w:id="1363" w:author="Grant, David M (52400) CIV USN NIWC ATLANTIC VA (USA)" w:date="2024-09-16T17:48:00Z">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ins>
                            </w:p>
                            <w:p w14:paraId="36A4D6D7" w14:textId="01DE8C62" w:rsidR="00BA14F7" w:rsidRDefault="00BA14F7" w:rsidP="00BA14F7">
                              <w:pPr>
                                <w:pStyle w:val="ListParagraph"/>
                                <w:numPr>
                                  <w:ilvl w:val="0"/>
                                  <w:numId w:val="54"/>
                                </w:numPr>
                                <w:spacing w:after="120" w:line="240" w:lineRule="auto"/>
                                <w:rPr>
                                  <w:ins w:id="1364" w:author="Grant, David M (52400) CIV USN NIWC ATLANTIC VA (USA)" w:date="2024-09-16T17:50:00Z"/>
                                </w:rPr>
                              </w:pPr>
                              <w:ins w:id="1365" w:author="Grant, David M (52400) CIV USN NIWC ATLANTIC VA (USA)" w:date="2024-09-16T17:49:00Z">
                                <w:r>
                                  <w:t xml:space="preserve">Collect all </w:t>
                                </w:r>
                              </w:ins>
                              <w:ins w:id="1366" w:author="Grant, David M (52400) CIV USN NIWC ATLANTIC VA (USA)" w:date="2024-09-17T12:31:00Z">
                                <w:r w:rsidR="00E1777D">
                                  <w:t>active</w:t>
                                </w:r>
                                <w:r w:rsidR="00E1777D" w:rsidRPr="00E1777D">
                                  <w:rPr>
                                    <w:vertAlign w:val="superscript"/>
                                    <w:rPrChange w:id="1367" w:author="Grant, David M (52400) CIV USN NIWC ATLANTIC VA (USA)" w:date="2024-09-17T12:31:00Z">
                                      <w:rPr/>
                                    </w:rPrChange>
                                  </w:rPr>
                                  <w:t>*</w:t>
                                </w:r>
                                <w:r w:rsidR="00E1777D">
                                  <w:t xml:space="preserve"> </w:t>
                                </w:r>
                              </w:ins>
                              <w:ins w:id="1368" w:author="Grant, David M (52400) CIV USN NIWC ATLANTIC VA (USA)" w:date="2024-09-17T12:14:00Z">
                                <w:r w:rsidR="004A2C80" w:rsidRPr="002C5441">
                                  <w:rPr>
                                    <w:rPrChange w:id="1369" w:author="Grant, David M (52400) CIV USN NIWC ATLANTIC VA (USA)" w:date="2024-09-17T12:14:00Z">
                                      <w:rPr>
                                        <w:b/>
                                        <w:bCs/>
                                      </w:rPr>
                                    </w:rPrChange>
                                  </w:rPr>
                                  <w:t>drawing instructions</w:t>
                                </w:r>
                              </w:ins>
                              <w:ins w:id="1370" w:author="Grant, David M (52400) CIV USN NIWC ATLANTIC VA (USA)" w:date="2024-09-16T17:49:00Z">
                                <w:r>
                                  <w:t xml:space="preserve"> from</w:t>
                                </w:r>
                              </w:ins>
                              <w:ins w:id="1371" w:author="Grant, David M (52400) CIV USN NIWC ATLANTIC VA (USA)" w:date="2024-09-17T12:14:00Z">
                                <w:r w:rsidR="002C5441">
                                  <w:t xml:space="preserve"> all</w:t>
                                </w:r>
                              </w:ins>
                              <w:ins w:id="1372" w:author="Grant, David M (52400) CIV USN NIWC ATLANTIC VA (USA)" w:date="2024-09-16T17:49:00Z">
                                <w:r>
                                  <w:t xml:space="preserve"> </w:t>
                                </w:r>
                                <w:proofErr w:type="spellStart"/>
                                <w:r w:rsidRPr="00B3609B">
                                  <w:rPr>
                                    <w:i/>
                                    <w:iCs/>
                                    <w:rPrChange w:id="1373" w:author="Grant, David M (52400) CIV USN NIWC ATLANTIC VA (USA)" w:date="2024-09-16T17:50:00Z">
                                      <w:rPr/>
                                    </w:rPrChange>
                                  </w:rPr>
                                  <w:t>dataSets</w:t>
                                </w:r>
                                <w:proofErr w:type="spellEnd"/>
                                <w:r>
                                  <w:t xml:space="preserve"> into </w:t>
                                </w:r>
                              </w:ins>
                              <w:proofErr w:type="spellStart"/>
                              <w:ins w:id="1374" w:author="Grant, David M (52400) CIV USN NIWC ATLANTIC VA (USA)" w:date="2024-09-17T12:14:00Z">
                                <w:r w:rsidR="002C5441">
                                  <w:rPr>
                                    <w:i/>
                                    <w:iCs/>
                                  </w:rPr>
                                  <w:t>drawingInstructions</w:t>
                                </w:r>
                              </w:ins>
                              <w:proofErr w:type="spellEnd"/>
                              <w:ins w:id="1375" w:author="Grant, David M (52400) CIV USN NIWC ATLANTIC VA (USA)" w:date="2024-09-16T17:50:00Z">
                                <w:r>
                                  <w:rPr>
                                    <w:i/>
                                    <w:iCs/>
                                  </w:rPr>
                                  <w:t>.</w:t>
                                </w:r>
                              </w:ins>
                            </w:p>
                            <w:p w14:paraId="6CD2C766" w14:textId="5DF366A7" w:rsidR="00BA14F7" w:rsidRDefault="00BA14F7" w:rsidP="00BA14F7">
                              <w:pPr>
                                <w:pStyle w:val="ListParagraph"/>
                                <w:numPr>
                                  <w:ilvl w:val="0"/>
                                  <w:numId w:val="54"/>
                                </w:numPr>
                                <w:spacing w:after="120" w:line="240" w:lineRule="auto"/>
                                <w:rPr>
                                  <w:ins w:id="1376" w:author="Grant, David M (52400) CIV USN NIWC ATLANTIC VA (USA)" w:date="2024-09-17T12:24:00Z"/>
                                </w:rPr>
                              </w:pPr>
                              <w:ins w:id="1377" w:author="Grant, David M (52400) CIV USN NIWC ATLANTIC VA (USA)" w:date="2024-09-17T11:07:00Z">
                                <w:r>
                                  <w:t xml:space="preserve">Sort </w:t>
                                </w:r>
                              </w:ins>
                              <w:proofErr w:type="spellStart"/>
                              <w:ins w:id="1378" w:author="Grant, David M (52400) CIV USN NIWC ATLANTIC VA (USA)" w:date="2024-09-17T12:14:00Z">
                                <w:r w:rsidR="002C5441">
                                  <w:rPr>
                                    <w:i/>
                                    <w:iCs/>
                                  </w:rPr>
                                  <w:t>drawingInstructions</w:t>
                                </w:r>
                                <w:proofErr w:type="spellEnd"/>
                                <w:r w:rsidR="002C5441">
                                  <w:t xml:space="preserve"> </w:t>
                                </w:r>
                              </w:ins>
                              <w:ins w:id="1379" w:author="Grant, David M (52400) CIV USN NIWC ATLANTIC VA (USA)" w:date="2024-09-17T11:07:00Z">
                                <w:r>
                                  <w:t>b</w:t>
                                </w:r>
                              </w:ins>
                              <w:ins w:id="1380" w:author="Grant, David M (52400) CIV USN NIWC ATLANTIC VA (USA)" w:date="2024-09-17T11:08:00Z">
                                <w:r>
                                  <w:t xml:space="preserve">y </w:t>
                                </w:r>
                              </w:ins>
                              <w:ins w:id="1381" w:author="Grant, David M (52400) CIV USN NIWC ATLANTIC VA (USA)" w:date="2024-09-17T12:14:00Z">
                                <w:r w:rsidR="002C5441" w:rsidRPr="002C5441">
                                  <w:rPr>
                                    <w:b/>
                                    <w:bCs/>
                                    <w:rPrChange w:id="1382" w:author="Grant, David M (52400) CIV USN NIWC ATLANTIC VA (USA)" w:date="2024-09-17T12:14:00Z">
                                      <w:rPr/>
                                    </w:rPrChange>
                                  </w:rPr>
                                  <w:t>drawing priority</w:t>
                                </w:r>
                              </w:ins>
                              <w:ins w:id="1383" w:author="Grant, David M (52400) CIV USN NIWC ATLANTIC VA (USA)" w:date="2024-09-17T11:13:00Z">
                                <w:r>
                                  <w:rPr>
                                    <w:b/>
                                    <w:bCs/>
                                  </w:rPr>
                                  <w:t xml:space="preserve"> </w:t>
                                </w:r>
                                <w:r w:rsidRPr="009813F3">
                                  <w:rPr>
                                    <w:rPrChange w:id="1384" w:author="Grant, David M (52400) CIV USN NIWC ATLANTIC VA (USA)" w:date="2024-09-17T11:13:00Z">
                                      <w:rPr>
                                        <w:b/>
                                        <w:bCs/>
                                      </w:rPr>
                                    </w:rPrChange>
                                  </w:rPr>
                                  <w:t xml:space="preserve">into </w:t>
                                </w:r>
                              </w:ins>
                              <w:proofErr w:type="spellStart"/>
                              <w:ins w:id="1385" w:author="Grant, David M (52400) CIV USN NIWC ATLANTIC VA (USA)" w:date="2024-09-17T12:16:00Z">
                                <w:r w:rsidR="00A27F1E">
                                  <w:rPr>
                                    <w:i/>
                                    <w:iCs/>
                                  </w:rPr>
                                  <w:t>sortedInstructions</w:t>
                                </w:r>
                              </w:ins>
                              <w:proofErr w:type="spellEnd"/>
                              <w:ins w:id="1386" w:author="Grant, David M (52400) CIV USN NIWC ATLANTIC VA (USA)" w:date="2024-09-17T11:13:00Z">
                                <w:r>
                                  <w:t xml:space="preserve"> (from smallest to </w:t>
                                </w:r>
                                <w:proofErr w:type="gramStart"/>
                                <w:r>
                                  <w:t>largest)</w:t>
                                </w:r>
                              </w:ins>
                              <w:ins w:id="1387" w:author="Grant, David M (52400) CIV USN NIWC ATLANTIC VA (USA)" w:date="2024-09-17T12:52:00Z">
                                <w:r w:rsidR="00D009DB" w:rsidRPr="00D009DB">
                                  <w:rPr>
                                    <w:vertAlign w:val="superscript"/>
                                    <w:rPrChange w:id="1388" w:author="Grant, David M (52400) CIV USN NIWC ATLANTIC VA (USA)" w:date="2024-09-17T12:52:00Z">
                                      <w:rPr/>
                                    </w:rPrChange>
                                  </w:rPr>
                                  <w:t>*</w:t>
                                </w:r>
                                <w:proofErr w:type="gramEnd"/>
                                <w:r w:rsidR="00D009DB" w:rsidRPr="00D009DB">
                                  <w:rPr>
                                    <w:vertAlign w:val="superscript"/>
                                    <w:rPrChange w:id="1389" w:author="Grant, David M (52400) CIV USN NIWC ATLANTIC VA (USA)" w:date="2024-09-17T12:52:00Z">
                                      <w:rPr/>
                                    </w:rPrChange>
                                  </w:rPr>
                                  <w:t>*</w:t>
                                </w:r>
                              </w:ins>
                            </w:p>
                            <w:p w14:paraId="52770043" w14:textId="5B329D16" w:rsidR="00982925" w:rsidRPr="004B2E66" w:rsidRDefault="00E12383" w:rsidP="00982925">
                              <w:pPr>
                                <w:pStyle w:val="ListParagraph"/>
                                <w:numPr>
                                  <w:ilvl w:val="1"/>
                                  <w:numId w:val="54"/>
                                </w:numPr>
                                <w:spacing w:after="60" w:line="240" w:lineRule="auto"/>
                                <w:contextualSpacing w:val="0"/>
                                <w:rPr>
                                  <w:ins w:id="1390" w:author="Grant, David M (52400) CIV USN NIWC ATLANTIC VA (USA)" w:date="2024-09-17T12:24:00Z"/>
                                  <w:lang w:val="en-US"/>
                                </w:rPr>
                              </w:pPr>
                              <w:ins w:id="1391" w:author="Grant, David M (52400) CIV USN NIWC ATLANTIC VA (USA)" w:date="2024-09-17T12:27:00Z">
                                <w:r>
                                  <w:rPr>
                                    <w:lang w:val="en-US"/>
                                  </w:rPr>
                                  <w:t>Instructions which share</w:t>
                                </w:r>
                              </w:ins>
                              <w:ins w:id="1392" w:author="Grant, David M (52400) CIV USN NIWC ATLANTIC VA (USA)" w:date="2024-09-17T12:25:00Z">
                                <w:r w:rsidR="00A76BB2">
                                  <w:rPr>
                                    <w:lang w:val="en-US"/>
                                  </w:rPr>
                                  <w:t xml:space="preserve"> </w:t>
                                </w:r>
                              </w:ins>
                              <w:ins w:id="1393" w:author="Grant, David M (52400) CIV USN NIWC ATLANTIC VA (USA)" w:date="2024-09-17T12:27:00Z">
                                <w:r>
                                  <w:rPr>
                                    <w:lang w:val="en-US"/>
                                  </w:rPr>
                                  <w:t xml:space="preserve">a </w:t>
                                </w:r>
                                <w:r w:rsidR="00046C02" w:rsidRPr="00E12383">
                                  <w:rPr>
                                    <w:b/>
                                    <w:bCs/>
                                    <w:lang w:val="en-US"/>
                                    <w:rPrChange w:id="1394" w:author="Grant, David M (52400) CIV USN NIWC ATLANTIC VA (USA)" w:date="2024-09-17T12:27:00Z">
                                      <w:rPr>
                                        <w:lang w:val="en-US"/>
                                      </w:rPr>
                                    </w:rPrChange>
                                  </w:rPr>
                                  <w:t xml:space="preserve">drawing </w:t>
                                </w:r>
                              </w:ins>
                              <w:ins w:id="1395" w:author="Grant, David M (52400) CIV USN NIWC ATLANTIC VA (USA)" w:date="2024-09-17T12:25:00Z">
                                <w:r w:rsidR="00A76BB2" w:rsidRPr="00E12383">
                                  <w:rPr>
                                    <w:b/>
                                    <w:bCs/>
                                    <w:lang w:val="en-US"/>
                                    <w:rPrChange w:id="1396" w:author="Grant, David M (52400) CIV USN NIWC ATLANTIC VA (USA)" w:date="2024-09-17T12:27:00Z">
                                      <w:rPr>
                                        <w:lang w:val="en-US"/>
                                      </w:rPr>
                                    </w:rPrChange>
                                  </w:rPr>
                                  <w:t>priority</w:t>
                                </w:r>
                                <w:r w:rsidR="00A76BB2">
                                  <w:rPr>
                                    <w:lang w:val="en-US"/>
                                  </w:rPr>
                                  <w:t xml:space="preserve"> </w:t>
                                </w:r>
                              </w:ins>
                              <w:ins w:id="1397" w:author="Grant, David M (52400) CIV USN NIWC ATLANTIC VA (USA)" w:date="2024-09-17T12:27:00Z">
                                <w:r>
                                  <w:rPr>
                                    <w:lang w:val="en-US"/>
                                  </w:rPr>
                                  <w:t xml:space="preserve">must </w:t>
                                </w:r>
                              </w:ins>
                              <w:ins w:id="1398" w:author="Grant, David M (52400) CIV USN NIWC ATLANTIC VA (USA)" w:date="2024-09-17T12:25:00Z">
                                <w:r w:rsidR="00A76BB2">
                                  <w:rPr>
                                    <w:lang w:val="en-US"/>
                                  </w:rPr>
                                  <w:t>be ordered as follows:</w:t>
                                </w:r>
                              </w:ins>
                            </w:p>
                            <w:p w14:paraId="3A51EC0C" w14:textId="68CB2005" w:rsidR="00982925" w:rsidRPr="00320F3C" w:rsidRDefault="00320F3C" w:rsidP="00982925">
                              <w:pPr>
                                <w:pStyle w:val="ListParagraph"/>
                                <w:numPr>
                                  <w:ilvl w:val="2"/>
                                  <w:numId w:val="54"/>
                                </w:numPr>
                                <w:spacing w:after="60" w:line="240" w:lineRule="auto"/>
                                <w:contextualSpacing w:val="0"/>
                                <w:rPr>
                                  <w:ins w:id="1399" w:author="Grant, David M (52400) CIV USN NIWC ATLANTIC VA (USA)" w:date="2024-09-17T12:24:00Z"/>
                                  <w:lang w:val="en-US"/>
                                </w:rPr>
                              </w:pPr>
                              <w:ins w:id="1400" w:author="Grant, David M (52400) CIV USN NIWC ATLANTIC VA (USA)" w:date="2024-09-17T12:26:00Z">
                                <w:r>
                                  <w:rPr>
                                    <w:lang w:val="en-US"/>
                                  </w:rPr>
                                  <w:t xml:space="preserve">all </w:t>
                                </w:r>
                              </w:ins>
                              <w:ins w:id="1401" w:author="Grant, David M (52400) CIV USN NIWC ATLANTIC VA (USA)" w:date="2024-09-17T12:24:00Z">
                                <w:r w:rsidR="00982925" w:rsidRPr="00320F3C">
                                  <w:rPr>
                                    <w:lang w:val="en-US"/>
                                    <w:rPrChange w:id="1402" w:author="Grant, David M (52400) CIV USN NIWC ATLANTIC VA (USA)" w:date="2024-09-17T12:25:00Z">
                                      <w:rPr>
                                        <w:i/>
                                        <w:iCs/>
                                        <w:lang w:val="en-US"/>
                                      </w:rPr>
                                    </w:rPrChange>
                                  </w:rPr>
                                  <w:t>null instructions</w:t>
                                </w:r>
                              </w:ins>
                              <w:ins w:id="1403" w:author="Grant, David M (52400) CIV USN NIWC ATLANTIC VA (USA)" w:date="2024-09-17T12:25:00Z">
                                <w:r w:rsidRPr="00320F3C">
                                  <w:rPr>
                                    <w:lang w:val="en-US"/>
                                    <w:rPrChange w:id="1404" w:author="Grant, David M (52400) CIV USN NIWC ATLANTIC VA (USA)" w:date="2024-09-17T12:25:00Z">
                                      <w:rPr>
                                        <w:i/>
                                        <w:iCs/>
                                        <w:lang w:val="en-US"/>
                                      </w:rPr>
                                    </w:rPrChange>
                                  </w:rPr>
                                  <w:t>, followed by</w:t>
                                </w:r>
                              </w:ins>
                            </w:p>
                            <w:p w14:paraId="73D95CCD" w14:textId="77777777" w:rsidR="00982925" w:rsidRDefault="00982925" w:rsidP="00982925">
                              <w:pPr>
                                <w:pStyle w:val="ListParagraph"/>
                                <w:numPr>
                                  <w:ilvl w:val="2"/>
                                  <w:numId w:val="54"/>
                                </w:numPr>
                                <w:spacing w:after="60" w:line="240" w:lineRule="auto"/>
                                <w:contextualSpacing w:val="0"/>
                                <w:rPr>
                                  <w:ins w:id="1405" w:author="Grant, David M (52400) CIV USN NIWC ATLANTIC VA (USA)" w:date="2024-09-17T12:24:00Z"/>
                                  <w:lang w:val="en-US"/>
                                </w:rPr>
                              </w:pPr>
                              <w:ins w:id="1406" w:author="Grant, David M (52400) CIV USN NIWC ATLANTIC VA (USA)" w:date="2024-09-17T12:24:00Z">
                                <w:r>
                                  <w:rPr>
                                    <w:lang w:val="en-US"/>
                                  </w:rPr>
                                  <w:t>all area instructions, followed by</w:t>
                                </w:r>
                              </w:ins>
                            </w:p>
                            <w:p w14:paraId="74CA1982" w14:textId="77777777" w:rsidR="00982925" w:rsidRDefault="00982925" w:rsidP="00982925">
                              <w:pPr>
                                <w:pStyle w:val="ListParagraph"/>
                                <w:numPr>
                                  <w:ilvl w:val="2"/>
                                  <w:numId w:val="54"/>
                                </w:numPr>
                                <w:spacing w:after="60" w:line="240" w:lineRule="auto"/>
                                <w:contextualSpacing w:val="0"/>
                                <w:rPr>
                                  <w:ins w:id="1407" w:author="Grant, David M (52400) CIV USN NIWC ATLANTIC VA (USA)" w:date="2024-09-17T12:24:00Z"/>
                                  <w:lang w:val="en-US"/>
                                </w:rPr>
                              </w:pPr>
                              <w:ins w:id="1408" w:author="Grant, David M (52400) CIV USN NIWC ATLANTIC VA (USA)" w:date="2024-09-17T12:24:00Z">
                                <w:r>
                                  <w:rPr>
                                    <w:lang w:val="en-US"/>
                                  </w:rPr>
                                  <w:t xml:space="preserve">all line </w:t>
                                </w:r>
                                <w:r w:rsidRPr="00487F8D">
                                  <w:rPr>
                                    <w:lang w:val="en-US"/>
                                  </w:rPr>
                                  <w:t>instructions</w:t>
                                </w:r>
                                <w:r>
                                  <w:rPr>
                                    <w:lang w:val="en-US"/>
                                  </w:rPr>
                                  <w:t>, followed by</w:t>
                                </w:r>
                              </w:ins>
                            </w:p>
                            <w:p w14:paraId="084185F1" w14:textId="77777777" w:rsidR="00982925" w:rsidRDefault="00982925" w:rsidP="00982925">
                              <w:pPr>
                                <w:pStyle w:val="ListParagraph"/>
                                <w:numPr>
                                  <w:ilvl w:val="2"/>
                                  <w:numId w:val="54"/>
                                </w:numPr>
                                <w:spacing w:after="60" w:line="240" w:lineRule="auto"/>
                                <w:contextualSpacing w:val="0"/>
                                <w:rPr>
                                  <w:ins w:id="1409" w:author="Grant, David M (52400) CIV USN NIWC ATLANTIC VA (USA)" w:date="2024-09-17T12:24:00Z"/>
                                  <w:lang w:val="en-US"/>
                                </w:rPr>
                              </w:pPr>
                              <w:ins w:id="1410" w:author="Grant, David M (52400) CIV USN NIWC ATLANTIC VA (USA)" w:date="2024-09-17T12:24:00Z">
                                <w:r>
                                  <w:rPr>
                                    <w:lang w:val="en-US"/>
                                  </w:rPr>
                                  <w:t>all point instructions, followed by</w:t>
                                </w:r>
                              </w:ins>
                            </w:p>
                            <w:p w14:paraId="3592510D" w14:textId="54BC2FD0" w:rsidR="00982925" w:rsidRDefault="00982925" w:rsidP="00D80DBE">
                              <w:pPr>
                                <w:pStyle w:val="ListParagraph"/>
                                <w:numPr>
                                  <w:ilvl w:val="2"/>
                                  <w:numId w:val="54"/>
                                </w:numPr>
                                <w:spacing w:after="120" w:line="240" w:lineRule="auto"/>
                                <w:rPr>
                                  <w:ins w:id="1411" w:author="Grant, David M (52400) CIV USN NIWC ATLANTIC VA (USA)" w:date="2024-09-17T11:07:00Z"/>
                                </w:rPr>
                                <w:pPrChange w:id="1412" w:author="Grant, David M (52400) CIV USN NIWC ATLANTIC VA (USA)" w:date="2024-09-17T12:26:00Z">
                                  <w:pPr>
                                    <w:pStyle w:val="ListParagraph"/>
                                    <w:numPr>
                                      <w:numId w:val="54"/>
                                    </w:numPr>
                                    <w:spacing w:after="120" w:line="240" w:lineRule="auto"/>
                                    <w:ind w:left="644" w:hanging="360"/>
                                  </w:pPr>
                                </w:pPrChange>
                              </w:pPr>
                              <w:ins w:id="1413" w:author="Grant, David M (52400) CIV USN NIWC ATLANTIC VA (USA)" w:date="2024-09-17T12:24:00Z">
                                <w:r>
                                  <w:rPr>
                                    <w:lang w:val="en-US"/>
                                  </w:rPr>
                                  <w:t>all text instructions</w:t>
                                </w:r>
                              </w:ins>
                            </w:p>
                            <w:p w14:paraId="6D389754" w14:textId="58A2143C" w:rsidR="00BA14F7" w:rsidRPr="00AF21F2" w:rsidRDefault="001B0A4D">
                              <w:pPr>
                                <w:pStyle w:val="ListParagraph"/>
                                <w:numPr>
                                  <w:ilvl w:val="0"/>
                                  <w:numId w:val="54"/>
                                </w:numPr>
                                <w:spacing w:after="120" w:line="240" w:lineRule="auto"/>
                                <w:rPr>
                                  <w:ins w:id="1414" w:author="Grant, David M (52400) CIV USN NIWC ATLANTIC VA (USA)" w:date="2024-09-17T12:29:00Z"/>
                                  <w:rPrChange w:id="1415" w:author="Grant, David M (52400) CIV USN NIWC ATLANTIC VA (USA)" w:date="2024-09-17T12:29:00Z">
                                    <w:rPr>
                                      <w:ins w:id="1416" w:author="Grant, David M (52400) CIV USN NIWC ATLANTIC VA (USA)" w:date="2024-09-17T12:29:00Z"/>
                                      <w:i/>
                                      <w:iCs/>
                                    </w:rPr>
                                  </w:rPrChange>
                                </w:rPr>
                              </w:pPr>
                              <w:ins w:id="1417" w:author="Grant, David M (52400) CIV USN NIWC ATLANTIC VA (USA)" w:date="2024-09-17T12:30:00Z">
                                <w:r>
                                  <w:t>For</w:t>
                                </w:r>
                              </w:ins>
                              <w:ins w:id="1418" w:author="Grant, David M (52400) CIV USN NIWC ATLANTIC VA (USA)" w:date="2024-09-17T12:28:00Z">
                                <w:r w:rsidR="00A30410">
                                  <w:t xml:space="preserve"> each</w:t>
                                </w:r>
                              </w:ins>
                              <w:ins w:id="1419" w:author="Grant, David M (52400) CIV USN NIWC ATLANTIC VA (USA)" w:date="2024-09-17T11:01:00Z">
                                <w:r w:rsidR="00BA14F7">
                                  <w:t xml:space="preserve"> </w:t>
                                </w:r>
                              </w:ins>
                              <w:proofErr w:type="spellStart"/>
                              <w:ins w:id="1420" w:author="Grant, David M (52400) CIV USN NIWC ATLANTIC VA (USA)" w:date="2024-09-17T12:54:00Z">
                                <w:r w:rsidR="00B45D49" w:rsidRPr="00B45D49">
                                  <w:rPr>
                                    <w:i/>
                                    <w:iCs/>
                                    <w:rPrChange w:id="1421" w:author="Grant, David M (52400) CIV USN NIWC ATLANTIC VA (USA)" w:date="2024-09-17T12:54:00Z">
                                      <w:rPr/>
                                    </w:rPrChange>
                                  </w:rPr>
                                  <w:t>drawing</w:t>
                                </w:r>
                                <w:r w:rsidR="00B45D49">
                                  <w:rPr>
                                    <w:i/>
                                    <w:iCs/>
                                  </w:rPr>
                                  <w:t>I</w:t>
                                </w:r>
                              </w:ins>
                              <w:ins w:id="1422" w:author="Grant, David M (52400) CIV USN NIWC ATLANTIC VA (USA)" w:date="2024-09-17T12:16:00Z">
                                <w:r w:rsidR="00CC3FDF">
                                  <w:rPr>
                                    <w:i/>
                                    <w:iCs/>
                                  </w:rPr>
                                  <w:t>nstruction</w:t>
                                </w:r>
                              </w:ins>
                              <w:proofErr w:type="spellEnd"/>
                              <w:ins w:id="1423" w:author="Grant, David M (52400) CIV USN NIWC ATLANTIC VA (USA)" w:date="2024-09-17T11:01:00Z">
                                <w:r w:rsidR="00BA14F7">
                                  <w:t xml:space="preserve"> in </w:t>
                                </w:r>
                              </w:ins>
                              <w:proofErr w:type="spellStart"/>
                              <w:ins w:id="1424" w:author="Grant, David M (52400) CIV USN NIWC ATLANTIC VA (USA)" w:date="2024-09-17T12:16:00Z">
                                <w:r w:rsidR="00CC3FDF">
                                  <w:rPr>
                                    <w:i/>
                                    <w:iCs/>
                                  </w:rPr>
                                  <w:t>sortedInstructions</w:t>
                                </w:r>
                              </w:ins>
                              <w:proofErr w:type="spellEnd"/>
                            </w:p>
                            <w:p w14:paraId="069C740C" w14:textId="64A9DF7D" w:rsidR="00BA14F7" w:rsidRPr="009B3FFA" w:rsidDel="00CC3FDF" w:rsidRDefault="00BA14F7" w:rsidP="00AF21F2">
                              <w:pPr>
                                <w:pStyle w:val="ListParagraph"/>
                                <w:numPr>
                                  <w:ilvl w:val="1"/>
                                  <w:numId w:val="54"/>
                                </w:numPr>
                                <w:spacing w:after="120" w:line="240" w:lineRule="auto"/>
                                <w:rPr>
                                  <w:del w:id="1425" w:author="Grant, David M (52400) CIV USN NIWC ATLANTIC VA (USA)" w:date="2024-09-17T12:16:00Z"/>
                                  <w:i/>
                                  <w:iCs/>
                                  <w:rPrChange w:id="1426" w:author="Grant, David M (52400) CIV USN NIWC ATLANTIC VA (USA)" w:date="2024-09-17T12:30:00Z">
                                    <w:rPr>
                                      <w:del w:id="1427" w:author="Grant, David M (52400) CIV USN NIWC ATLANTIC VA (USA)" w:date="2024-09-17T12:16:00Z"/>
                                    </w:rPr>
                                  </w:rPrChange>
                                </w:rPr>
                                <w:pPrChange w:id="1428" w:author="Grant, David M (52400) CIV USN NIWC ATLANTIC VA (USA)" w:date="2024-09-17T12:29:00Z">
                                  <w:pPr>
                                    <w:spacing w:after="120" w:line="240" w:lineRule="auto"/>
                                    <w:ind w:left="677"/>
                                  </w:pPr>
                                </w:pPrChange>
                              </w:pPr>
                            </w:p>
                            <w:p w14:paraId="3B1CB3DF" w14:textId="77777777" w:rsidR="00BA14F7" w:rsidRPr="009B3FFA" w:rsidDel="00B3609B" w:rsidRDefault="00BA14F7" w:rsidP="00AF21F2">
                              <w:pPr>
                                <w:pStyle w:val="ListParagraph"/>
                                <w:numPr>
                                  <w:ilvl w:val="1"/>
                                  <w:numId w:val="54"/>
                                </w:numPr>
                                <w:spacing w:after="120" w:line="240" w:lineRule="auto"/>
                                <w:rPr>
                                  <w:del w:id="1429" w:author="Grant, David M (52400) CIV USN NIWC ATLANTIC VA (USA)" w:date="2024-09-16T17:48:00Z"/>
                                  <w:i/>
                                  <w:iCs/>
                                  <w:lang w:val="en-US"/>
                                  <w:rPrChange w:id="1430" w:author="Grant, David M (52400) CIV USN NIWC ATLANTIC VA (USA)" w:date="2024-09-17T12:30:00Z">
                                    <w:rPr>
                                      <w:del w:id="1431" w:author="Grant, David M (52400) CIV USN NIWC ATLANTIC VA (USA)" w:date="2024-09-16T17:48:00Z"/>
                                      <w:lang w:val="en-US"/>
                                    </w:rPr>
                                  </w:rPrChange>
                                </w:rPr>
                                <w:pPrChange w:id="1432" w:author="Grant, David M (52400) CIV USN NIWC ATLANTIC VA (USA)" w:date="2024-09-17T12:29:00Z">
                                  <w:pPr>
                                    <w:pStyle w:val="ListParagraph"/>
                                    <w:numPr>
                                      <w:numId w:val="36"/>
                                    </w:numPr>
                                    <w:spacing w:after="60" w:line="240" w:lineRule="auto"/>
                                    <w:ind w:left="567" w:hanging="283"/>
                                    <w:contextualSpacing w:val="0"/>
                                  </w:pPr>
                                </w:pPrChange>
                              </w:pPr>
                              <w:del w:id="1433" w:author="Grant, David M (52400) CIV USN NIWC ATLANTIC VA (USA)" w:date="2024-09-16T17:48:00Z">
                                <w:r w:rsidRPr="009B3FFA" w:rsidDel="00B3609B">
                                  <w:rPr>
                                    <w:i/>
                                    <w:iCs/>
                                    <w:lang w:val="en-US"/>
                                    <w:rPrChange w:id="1434" w:author="Grant, David M (52400) CIV USN NIWC ATLANTIC VA (USA)" w:date="2024-09-17T12:30:00Z">
                                      <w:rPr>
                                        <w:lang w:val="en-US"/>
                                      </w:rPr>
                                    </w:rPrChange>
                                  </w:rPr>
                                  <w:delText xml:space="preserve">Fill </w:delText>
                                </w:r>
                                <w:r w:rsidRPr="009B3FFA" w:rsidDel="00B3609B">
                                  <w:rPr>
                                    <w:i/>
                                    <w:iCs/>
                                  </w:rPr>
                                  <w:delText>viewport</w:delText>
                                </w:r>
                                <w:r w:rsidRPr="009B3FFA" w:rsidDel="00B3609B">
                                  <w:rPr>
                                    <w:i/>
                                    <w:iCs/>
                                    <w:rPrChange w:id="1435" w:author="Grant, David M (52400) CIV USN NIWC ATLANTIC VA (USA)" w:date="2024-09-17T12:30:00Z">
                                      <w:rPr/>
                                    </w:rPrChange>
                                  </w:rPr>
                                  <w:delText xml:space="preserve"> </w:delText>
                                </w:r>
                                <w:r w:rsidRPr="009B3FFA" w:rsidDel="00B3609B">
                                  <w:rPr>
                                    <w:i/>
                                    <w:iCs/>
                                    <w:lang w:val="en-US"/>
                                    <w:rPrChange w:id="1436" w:author="Grant, David M (52400) CIV USN NIWC ATLANTIC VA (USA)" w:date="2024-09-17T12:30:00Z">
                                      <w:rPr>
                                        <w:lang w:val="en-US"/>
                                      </w:rPr>
                                    </w:rPrChange>
                                  </w:rPr>
                                  <w:delText xml:space="preserve">per </w:delText>
                                </w:r>
                                <w:r w:rsidRPr="009B3FFA" w:rsidDel="00B3609B">
                                  <w:rPr>
                                    <w:i/>
                                    <w:iCs/>
                                    <w:lang w:val="en-US"/>
                                  </w:rPr>
                                  <w:delText>C-15.3.1 ENC No data areas</w:delText>
                                </w:r>
                                <w:r w:rsidRPr="009B3FFA" w:rsidDel="00B3609B">
                                  <w:rPr>
                                    <w:i/>
                                    <w:iCs/>
                                    <w:lang w:val="en-US"/>
                                    <w:rPrChange w:id="1437" w:author="Grant, David M (52400) CIV USN NIWC ATLANTIC VA (USA)" w:date="2024-09-17T12:30:00Z">
                                      <w:rPr>
                                        <w:lang w:val="en-US"/>
                                      </w:rPr>
                                    </w:rPrChange>
                                  </w:rPr>
                                  <w:delText>.</w:delText>
                                </w:r>
                              </w:del>
                            </w:p>
                            <w:p w14:paraId="572D3EBD" w14:textId="77777777" w:rsidR="00BA14F7" w:rsidRPr="009B3FFA" w:rsidDel="00131DD0" w:rsidRDefault="00BA14F7" w:rsidP="00AF21F2">
                              <w:pPr>
                                <w:pStyle w:val="ListParagraph"/>
                                <w:numPr>
                                  <w:ilvl w:val="1"/>
                                  <w:numId w:val="54"/>
                                </w:numPr>
                                <w:spacing w:after="120" w:line="240" w:lineRule="auto"/>
                                <w:rPr>
                                  <w:del w:id="1438" w:author="Grant, David M (52400) CIV USN NIWC ATLANTIC VA (USA)" w:date="2024-09-17T11:18:00Z"/>
                                  <w:i/>
                                  <w:iCs/>
                                  <w:lang w:val="en-US"/>
                                  <w:rPrChange w:id="1439" w:author="Grant, David M (52400) CIV USN NIWC ATLANTIC VA (USA)" w:date="2024-09-17T12:30:00Z">
                                    <w:rPr>
                                      <w:del w:id="1440" w:author="Grant, David M (52400) CIV USN NIWC ATLANTIC VA (USA)" w:date="2024-09-17T11:18:00Z"/>
                                      <w:lang w:val="en-US"/>
                                    </w:rPr>
                                  </w:rPrChange>
                                </w:rPr>
                                <w:pPrChange w:id="1441" w:author="Grant, David M (52400) CIV USN NIWC ATLANTIC VA (USA)" w:date="2024-09-17T12:29:00Z">
                                  <w:pPr>
                                    <w:pStyle w:val="ListParagraph"/>
                                    <w:numPr>
                                      <w:numId w:val="36"/>
                                    </w:numPr>
                                    <w:spacing w:after="60" w:line="240" w:lineRule="auto"/>
                                    <w:ind w:left="567" w:hanging="283"/>
                                    <w:contextualSpacing w:val="0"/>
                                  </w:pPr>
                                </w:pPrChange>
                              </w:pPr>
                              <w:del w:id="1442" w:author="Grant, David M (52400) CIV USN NIWC ATLANTIC VA (USA)" w:date="2024-09-16T17:45:00Z">
                                <w:r w:rsidRPr="009B3FFA" w:rsidDel="00F753BA">
                                  <w:rPr>
                                    <w:i/>
                                    <w:iCs/>
                                    <w:lang w:val="en-US"/>
                                    <w:rPrChange w:id="1443" w:author="Grant, David M (52400) CIV USN NIWC ATLANTIC VA (USA)" w:date="2024-09-17T12:30:00Z">
                                      <w:rPr>
                                        <w:lang w:val="en-US"/>
                                      </w:rPr>
                                    </w:rPrChange>
                                  </w:rPr>
                                  <w:delText xml:space="preserve">Group </w:delText>
                                </w:r>
                              </w:del>
                              <w:del w:id="1444" w:author="Grant, David M (52400) CIV USN NIWC ATLANTIC VA (USA)" w:date="2024-09-17T11:18:00Z">
                                <w:r w:rsidRPr="009B3FFA" w:rsidDel="00131DD0">
                                  <w:rPr>
                                    <w:i/>
                                    <w:iCs/>
                                    <w:lang w:val="en-US"/>
                                  </w:rPr>
                                  <w:delText>dataSets</w:delText>
                                </w:r>
                                <w:r w:rsidRPr="009B3FFA" w:rsidDel="00131DD0">
                                  <w:rPr>
                                    <w:i/>
                                    <w:iCs/>
                                    <w:lang w:val="en-US"/>
                                    <w:rPrChange w:id="1445" w:author="Grant, David M (52400) CIV USN NIWC ATLANTIC VA (USA)" w:date="2024-09-17T12:30:00Z">
                                      <w:rPr>
                                        <w:lang w:val="en-US"/>
                                      </w:rPr>
                                    </w:rPrChange>
                                  </w:rPr>
                                  <w:delText xml:space="preserve"> by </w:delText>
                                </w:r>
                                <w:r w:rsidRPr="009B3FFA" w:rsidDel="00131DD0">
                                  <w:rPr>
                                    <w:b/>
                                    <w:bCs/>
                                    <w:i/>
                                    <w:iCs/>
                                    <w:lang w:val="en-US"/>
                                    <w:rPrChange w:id="1446" w:author="Grant, David M (52400) CIV USN NIWC ATLANTIC VA (USA)" w:date="2024-09-17T12:30:00Z">
                                      <w:rPr>
                                        <w:b/>
                                        <w:bCs/>
                                        <w:lang w:val="en-US"/>
                                      </w:rPr>
                                    </w:rPrChange>
                                  </w:rPr>
                                  <w:delText>drawing index</w:delText>
                                </w:r>
                                <w:r w:rsidRPr="009B3FFA" w:rsidDel="00131DD0">
                                  <w:rPr>
                                    <w:i/>
                                    <w:iCs/>
                                    <w:lang w:val="en-US"/>
                                    <w:rPrChange w:id="1447" w:author="Grant, David M (52400) CIV USN NIWC ATLANTIC VA (USA)" w:date="2024-09-17T12:30:00Z">
                                      <w:rPr>
                                        <w:lang w:val="en-US"/>
                                      </w:rPr>
                                    </w:rPrChange>
                                  </w:rPr>
                                  <w:delText xml:space="preserve"> into </w:delText>
                                </w:r>
                                <w:r w:rsidRPr="009B3FFA" w:rsidDel="00131DD0">
                                  <w:rPr>
                                    <w:i/>
                                    <w:iCs/>
                                    <w:lang w:val="en-US"/>
                                  </w:rPr>
                                  <w:delText>layer</w:delText>
                                </w:r>
                                <w:r w:rsidRPr="009B3FFA" w:rsidDel="00131DD0">
                                  <w:rPr>
                                    <w:i/>
                                    <w:iCs/>
                                    <w:vertAlign w:val="subscript"/>
                                    <w:lang w:val="en-US"/>
                                  </w:rPr>
                                  <w:delText>0</w:delText>
                                </w:r>
                                <w:r w:rsidRPr="009B3FFA" w:rsidDel="00131DD0">
                                  <w:rPr>
                                    <w:i/>
                                    <w:iCs/>
                                    <w:lang w:val="en-US"/>
                                    <w:rPrChange w:id="1448" w:author="Grant, David M (52400) CIV USN NIWC ATLANTIC VA (USA)" w:date="2024-09-17T12:30:00Z">
                                      <w:rPr>
                                        <w:lang w:val="en-US"/>
                                      </w:rPr>
                                    </w:rPrChange>
                                  </w:rPr>
                                  <w:delText xml:space="preserve">, </w:delText>
                                </w:r>
                                <w:r w:rsidRPr="009B3FFA" w:rsidDel="00131DD0">
                                  <w:rPr>
                                    <w:i/>
                                    <w:iCs/>
                                    <w:lang w:val="en-US"/>
                                  </w:rPr>
                                  <w:delText>layer</w:delText>
                                </w:r>
                                <w:r w:rsidRPr="009B3FFA" w:rsidDel="00131DD0">
                                  <w:rPr>
                                    <w:i/>
                                    <w:iCs/>
                                    <w:vertAlign w:val="subscript"/>
                                    <w:lang w:val="en-US"/>
                                  </w:rPr>
                                  <w:delText>1</w:delText>
                                </w:r>
                                <w:r w:rsidRPr="009B3FFA" w:rsidDel="00131DD0">
                                  <w:rPr>
                                    <w:i/>
                                    <w:iCs/>
                                    <w:lang w:val="en-US"/>
                                    <w:rPrChange w:id="1449" w:author="Grant, David M (52400) CIV USN NIWC ATLANTIC VA (USA)" w:date="2024-09-17T12:30:00Z">
                                      <w:rPr>
                                        <w:lang w:val="en-US"/>
                                      </w:rPr>
                                    </w:rPrChange>
                                  </w:rPr>
                                  <w:delText xml:space="preserve">, …, </w:delText>
                                </w:r>
                                <w:r w:rsidRPr="009B3FFA" w:rsidDel="00131DD0">
                                  <w:rPr>
                                    <w:i/>
                                    <w:iCs/>
                                    <w:lang w:val="en-US"/>
                                  </w:rPr>
                                  <w:delText>layer</w:delText>
                                </w:r>
                                <w:r w:rsidRPr="009B3FFA" w:rsidDel="00131DD0">
                                  <w:rPr>
                                    <w:i/>
                                    <w:iCs/>
                                    <w:vertAlign w:val="subscript"/>
                                    <w:lang w:val="en-US"/>
                                  </w:rPr>
                                  <w:delText>n</w:delText>
                                </w:r>
                                <w:r w:rsidRPr="009B3FFA" w:rsidDel="00131DD0">
                                  <w:rPr>
                                    <w:i/>
                                    <w:iCs/>
                                    <w:lang w:val="en-US"/>
                                    <w:rPrChange w:id="1450" w:author="Grant, David M (52400) CIV USN NIWC ATLANTIC VA (USA)" w:date="2024-09-17T12:30:00Z">
                                      <w:rPr>
                                        <w:lang w:val="en-US"/>
                                      </w:rPr>
                                    </w:rPrChange>
                                  </w:rPr>
                                  <w:delText xml:space="preserve"> (excluding those where </w:delText>
                                </w:r>
                                <w:r w:rsidRPr="009B3FFA" w:rsidDel="00131DD0">
                                  <w:rPr>
                                    <w:b/>
                                    <w:bCs/>
                                    <w:i/>
                                    <w:iCs/>
                                    <w:lang w:val="en-US"/>
                                    <w:rPrChange w:id="1451" w:author="Grant, David M (52400) CIV USN NIWC ATLANTIC VA (USA)" w:date="2024-09-17T12:30:00Z">
                                      <w:rPr>
                                        <w:b/>
                                        <w:bCs/>
                                        <w:lang w:val="en-US"/>
                                      </w:rPr>
                                    </w:rPrChange>
                                  </w:rPr>
                                  <w:delText>drawing index</w:delText>
                                </w:r>
                                <w:r w:rsidRPr="009B3FFA" w:rsidDel="00131DD0">
                                  <w:rPr>
                                    <w:i/>
                                    <w:iCs/>
                                    <w:lang w:val="en-US"/>
                                    <w:rPrChange w:id="1452" w:author="Grant, David M (52400) CIV USN NIWC ATLANTIC VA (USA)" w:date="2024-09-17T12:30:00Z">
                                      <w:rPr>
                                        <w:lang w:val="en-US"/>
                                      </w:rPr>
                                    </w:rPrChange>
                                  </w:rPr>
                                  <w:delText xml:space="preserve"> is null or unknown).</w:delText>
                                </w:r>
                              </w:del>
                            </w:p>
                            <w:p w14:paraId="7DCCB27F" w14:textId="77777777" w:rsidR="00BA14F7" w:rsidRPr="009B3FFA" w:rsidDel="00131DD0" w:rsidRDefault="00BA14F7" w:rsidP="00AF21F2">
                              <w:pPr>
                                <w:pStyle w:val="ListParagraph"/>
                                <w:numPr>
                                  <w:ilvl w:val="1"/>
                                  <w:numId w:val="54"/>
                                </w:numPr>
                                <w:spacing w:after="120" w:line="240" w:lineRule="auto"/>
                                <w:rPr>
                                  <w:del w:id="1453" w:author="Grant, David M (52400) CIV USN NIWC ATLANTIC VA (USA)" w:date="2024-09-17T11:18:00Z"/>
                                  <w:i/>
                                  <w:iCs/>
                                  <w:lang w:val="en-US"/>
                                  <w:rPrChange w:id="1454" w:author="Grant, David M (52400) CIV USN NIWC ATLANTIC VA (USA)" w:date="2024-09-17T12:30:00Z">
                                    <w:rPr>
                                      <w:del w:id="1455" w:author="Grant, David M (52400) CIV USN NIWC ATLANTIC VA (USA)" w:date="2024-09-17T11:18:00Z"/>
                                      <w:lang w:val="en-US"/>
                                    </w:rPr>
                                  </w:rPrChange>
                                </w:rPr>
                                <w:pPrChange w:id="1456" w:author="Grant, David M (52400) CIV USN NIWC ATLANTIC VA (USA)" w:date="2024-09-17T12:29:00Z">
                                  <w:pPr>
                                    <w:pStyle w:val="ListParagraph"/>
                                    <w:numPr>
                                      <w:ilvl w:val="1"/>
                                      <w:numId w:val="36"/>
                                    </w:numPr>
                                    <w:spacing w:after="60" w:line="240" w:lineRule="auto"/>
                                    <w:ind w:left="993" w:hanging="284"/>
                                    <w:contextualSpacing w:val="0"/>
                                  </w:pPr>
                                </w:pPrChange>
                              </w:pPr>
                              <w:del w:id="1457" w:author="Grant, David M (52400) CIV USN NIWC ATLANTIC VA (USA)" w:date="2024-09-17T11:18:00Z">
                                <w:r w:rsidRPr="009B3FFA" w:rsidDel="00131DD0">
                                  <w:rPr>
                                    <w:i/>
                                    <w:iCs/>
                                    <w:lang w:val="en-US"/>
                                    <w:rPrChange w:id="1458" w:author="Grant, David M (52400) CIV USN NIWC ATLANTIC VA (USA)" w:date="2024-09-17T12:30:00Z">
                                      <w:rPr>
                                        <w:lang w:val="en-US"/>
                                      </w:rPr>
                                    </w:rPrChange>
                                  </w:rPr>
                                  <w:delText xml:space="preserve">Assign a </w:delText>
                                </w:r>
                                <w:r w:rsidRPr="009B3FFA" w:rsidDel="00131DD0">
                                  <w:rPr>
                                    <w:b/>
                                    <w:bCs/>
                                    <w:i/>
                                    <w:iCs/>
                                    <w:lang w:val="en-US"/>
                                    <w:rPrChange w:id="1459" w:author="Grant, David M (52400) CIV USN NIWC ATLANTIC VA (USA)" w:date="2024-09-17T12:30:00Z">
                                      <w:rPr>
                                        <w:b/>
                                        <w:bCs/>
                                        <w:lang w:val="en-US"/>
                                      </w:rPr>
                                    </w:rPrChange>
                                  </w:rPr>
                                  <w:delText>minimum display scale</w:delText>
                                </w:r>
                                <w:r w:rsidRPr="009B3FFA" w:rsidDel="00131DD0">
                                  <w:rPr>
                                    <w:i/>
                                    <w:iCs/>
                                    <w:lang w:val="en-US"/>
                                    <w:rPrChange w:id="1460" w:author="Grant, David M (52400) CIV USN NIWC ATLANTIC VA (USA)" w:date="2024-09-17T12:30:00Z">
                                      <w:rPr>
                                        <w:lang w:val="en-US"/>
                                      </w:rPr>
                                    </w:rPrChange>
                                  </w:rPr>
                                  <w:delText xml:space="preserve"> to each layer from the smallest </w:delText>
                                </w:r>
                                <w:r w:rsidRPr="009B3FFA" w:rsidDel="00131DD0">
                                  <w:rPr>
                                    <w:b/>
                                    <w:bCs/>
                                    <w:i/>
                                    <w:iCs/>
                                    <w:lang w:val="en-US"/>
                                    <w:rPrChange w:id="1461" w:author="Grant, David M (52400) CIV USN NIWC ATLANTIC VA (USA)" w:date="2024-09-17T12:30:00Z">
                                      <w:rPr>
                                        <w:b/>
                                        <w:bCs/>
                                        <w:lang w:val="en-US"/>
                                      </w:rPr>
                                    </w:rPrChange>
                                  </w:rPr>
                                  <w:delText>minimum display scale</w:delText>
                                </w:r>
                                <w:r w:rsidRPr="009B3FFA" w:rsidDel="00131DD0">
                                  <w:rPr>
                                    <w:i/>
                                    <w:iCs/>
                                    <w:lang w:val="en-US"/>
                                    <w:rPrChange w:id="1462" w:author="Grant, David M (52400) CIV USN NIWC ATLANTIC VA (USA)" w:date="2024-09-17T12:30:00Z">
                                      <w:rPr>
                                        <w:lang w:val="en-US"/>
                                      </w:rPr>
                                    </w:rPrChange>
                                  </w:rPr>
                                  <w:delText xml:space="preserve"> (the largest scale denominator) of the component datasets.</w:delText>
                                </w:r>
                              </w:del>
                            </w:p>
                            <w:p w14:paraId="30E8AA2C" w14:textId="3447AB5F" w:rsidR="00BA14F7" w:rsidRPr="009B3FFA" w:rsidDel="00CC3FDF" w:rsidRDefault="00BA14F7" w:rsidP="00AF21F2">
                              <w:pPr>
                                <w:pStyle w:val="ListParagraph"/>
                                <w:numPr>
                                  <w:ilvl w:val="1"/>
                                  <w:numId w:val="54"/>
                                </w:numPr>
                                <w:spacing w:after="120" w:line="240" w:lineRule="auto"/>
                                <w:rPr>
                                  <w:del w:id="1463" w:author="Grant, David M (52400) CIV USN NIWC ATLANTIC VA (USA)" w:date="2024-09-17T12:16:00Z"/>
                                  <w:i/>
                                  <w:iCs/>
                                  <w:lang w:val="en-US"/>
                                  <w:rPrChange w:id="1464" w:author="Grant, David M (52400) CIV USN NIWC ATLANTIC VA (USA)" w:date="2024-09-17T12:30:00Z">
                                    <w:rPr>
                                      <w:del w:id="1465" w:author="Grant, David M (52400) CIV USN NIWC ATLANTIC VA (USA)" w:date="2024-09-17T12:16:00Z"/>
                                      <w:lang w:val="en-US"/>
                                    </w:rPr>
                                  </w:rPrChange>
                                </w:rPr>
                                <w:pPrChange w:id="1466" w:author="Grant, David M (52400) CIV USN NIWC ATLANTIC VA (USA)" w:date="2024-09-17T12:29:00Z">
                                  <w:pPr>
                                    <w:pStyle w:val="ListParagraph"/>
                                    <w:numPr>
                                      <w:numId w:val="36"/>
                                    </w:numPr>
                                    <w:spacing w:after="60" w:line="240" w:lineRule="auto"/>
                                    <w:ind w:left="567" w:hanging="283"/>
                                    <w:contextualSpacing w:val="0"/>
                                  </w:pPr>
                                </w:pPrChange>
                              </w:pPr>
                              <w:del w:id="1467" w:author="Grant, David M (52400) CIV USN NIWC ATLANTIC VA (USA)" w:date="2024-09-17T12:16:00Z">
                                <w:r w:rsidRPr="009B3FFA" w:rsidDel="00CC3FDF">
                                  <w:rPr>
                                    <w:i/>
                                    <w:iCs/>
                                    <w:lang w:val="en-US"/>
                                    <w:rPrChange w:id="1468" w:author="Grant, David M (52400) CIV USN NIWC ATLANTIC VA (USA)" w:date="2024-09-17T12:30:00Z">
                                      <w:rPr>
                                        <w:lang w:val="en-US"/>
                                      </w:rPr>
                                    </w:rPrChange>
                                  </w:rPr>
                                  <w:delText xml:space="preserve">Group the remaining dataSets (those where </w:delText>
                                </w:r>
                                <w:r w:rsidRPr="009B3FFA" w:rsidDel="00CC3FDF">
                                  <w:rPr>
                                    <w:b/>
                                    <w:bCs/>
                                    <w:i/>
                                    <w:iCs/>
                                    <w:lang w:val="en-US"/>
                                    <w:rPrChange w:id="1469" w:author="Grant, David M (52400) CIV USN NIWC ATLANTIC VA (USA)" w:date="2024-09-17T12:30:00Z">
                                      <w:rPr>
                                        <w:b/>
                                        <w:bCs/>
                                        <w:lang w:val="en-US"/>
                                      </w:rPr>
                                    </w:rPrChange>
                                  </w:rPr>
                                  <w:delText>drawing index</w:delText>
                                </w:r>
                                <w:r w:rsidRPr="009B3FFA" w:rsidDel="00CC3FDF">
                                  <w:rPr>
                                    <w:i/>
                                    <w:iCs/>
                                    <w:lang w:val="en-US"/>
                                    <w:rPrChange w:id="1470" w:author="Grant, David M (52400) CIV USN NIWC ATLANTIC VA (USA)" w:date="2024-09-17T12:30:00Z">
                                      <w:rPr>
                                        <w:lang w:val="en-US"/>
                                      </w:rPr>
                                    </w:rPrChange>
                                  </w:rPr>
                                  <w:delText xml:space="preserve"> is null or unknown) by </w:delText>
                                </w:r>
                                <w:r w:rsidRPr="009B3FFA" w:rsidDel="00CC3FDF">
                                  <w:rPr>
                                    <w:b/>
                                    <w:bCs/>
                                    <w:i/>
                                    <w:iCs/>
                                    <w:lang w:val="en-US"/>
                                    <w:rPrChange w:id="1471" w:author="Grant, David M (52400) CIV USN NIWC ATLANTIC VA (USA)" w:date="2024-09-17T12:30:00Z">
                                      <w:rPr>
                                        <w:b/>
                                        <w:bCs/>
                                        <w:lang w:val="en-US"/>
                                      </w:rPr>
                                    </w:rPrChange>
                                  </w:rPr>
                                  <w:delText>minimum display scale</w:delText>
                                </w:r>
                                <w:r w:rsidRPr="009B3FFA" w:rsidDel="00CC3FDF">
                                  <w:rPr>
                                    <w:i/>
                                    <w:iCs/>
                                    <w:lang w:val="en-US"/>
                                    <w:rPrChange w:id="1472" w:author="Grant, David M (52400) CIV USN NIWC ATLANTIC VA (USA)" w:date="2024-09-17T12:30:00Z">
                                      <w:rPr>
                                        <w:lang w:val="en-US"/>
                                      </w:rPr>
                                    </w:rPrChange>
                                  </w:rPr>
                                  <w:delText xml:space="preserve"> into </w:delText>
                                </w:r>
                                <w:r w:rsidRPr="009B3FFA" w:rsidDel="00CC3FDF">
                                  <w:rPr>
                                    <w:i/>
                                    <w:iCs/>
                                    <w:lang w:val="en-US"/>
                                  </w:rPr>
                                  <w:delText>layer</w:delText>
                                </w:r>
                                <w:r w:rsidRPr="009B3FFA" w:rsidDel="00CC3FDF">
                                  <w:rPr>
                                    <w:i/>
                                    <w:iCs/>
                                    <w:vertAlign w:val="subscript"/>
                                    <w:lang w:val="en-US"/>
                                  </w:rPr>
                                  <w:delText>n+1</w:delText>
                                </w:r>
                                <w:r w:rsidRPr="009B3FFA" w:rsidDel="00CC3FDF">
                                  <w:rPr>
                                    <w:i/>
                                    <w:iCs/>
                                    <w:lang w:val="en-US"/>
                                    <w:rPrChange w:id="1473" w:author="Grant, David M (52400) CIV USN NIWC ATLANTIC VA (USA)" w:date="2024-09-17T12:30:00Z">
                                      <w:rPr>
                                        <w:lang w:val="en-US"/>
                                      </w:rPr>
                                    </w:rPrChange>
                                  </w:rPr>
                                  <w:delText xml:space="preserve">, </w:delText>
                                </w:r>
                                <w:r w:rsidRPr="009B3FFA" w:rsidDel="00CC3FDF">
                                  <w:rPr>
                                    <w:i/>
                                    <w:iCs/>
                                    <w:lang w:val="en-US"/>
                                  </w:rPr>
                                  <w:delText>layer</w:delText>
                                </w:r>
                                <w:r w:rsidRPr="009B3FFA" w:rsidDel="00CC3FDF">
                                  <w:rPr>
                                    <w:i/>
                                    <w:iCs/>
                                    <w:vertAlign w:val="subscript"/>
                                    <w:lang w:val="en-US"/>
                                  </w:rPr>
                                  <w:delText>n+2</w:delText>
                                </w:r>
                                <w:r w:rsidRPr="009B3FFA" w:rsidDel="00CC3FDF">
                                  <w:rPr>
                                    <w:i/>
                                    <w:iCs/>
                                    <w:lang w:val="en-US"/>
                                    <w:rPrChange w:id="1474" w:author="Grant, David M (52400) CIV USN NIWC ATLANTIC VA (USA)" w:date="2024-09-17T12:30:00Z">
                                      <w:rPr>
                                        <w:lang w:val="en-US"/>
                                      </w:rPr>
                                    </w:rPrChange>
                                  </w:rPr>
                                  <w:delText xml:space="preserve">, … such that the </w:delText>
                                </w:r>
                                <w:r w:rsidRPr="009B3FFA" w:rsidDel="00CC3FDF">
                                  <w:rPr>
                                    <w:b/>
                                    <w:bCs/>
                                    <w:i/>
                                    <w:iCs/>
                                    <w:lang w:val="en-US"/>
                                    <w:rPrChange w:id="1475" w:author="Grant, David M (52400) CIV USN NIWC ATLANTIC VA (USA)" w:date="2024-09-17T12:30:00Z">
                                      <w:rPr>
                                        <w:b/>
                                        <w:bCs/>
                                        <w:lang w:val="en-US"/>
                                      </w:rPr>
                                    </w:rPrChange>
                                  </w:rPr>
                                  <w:delText>minimum display scale</w:delText>
                                </w:r>
                                <w:r w:rsidRPr="009B3FFA" w:rsidDel="00CC3FDF">
                                  <w:rPr>
                                    <w:i/>
                                    <w:iCs/>
                                    <w:lang w:val="en-US"/>
                                    <w:rPrChange w:id="1476" w:author="Grant, David M (52400) CIV USN NIWC ATLANTIC VA (USA)" w:date="2024-09-17T12:30:00Z">
                                      <w:rPr>
                                        <w:lang w:val="en-US"/>
                                      </w:rPr>
                                    </w:rPrChange>
                                  </w:rPr>
                                  <w:delText xml:space="preserve"> of each dataset in a given </w:delText>
                                </w:r>
                                <w:r w:rsidRPr="009B3FFA" w:rsidDel="00CC3FDF">
                                  <w:rPr>
                                    <w:i/>
                                    <w:iCs/>
                                    <w:lang w:val="en-US"/>
                                  </w:rPr>
                                  <w:delText>layer</w:delText>
                                </w:r>
                                <w:r w:rsidRPr="009B3FFA" w:rsidDel="00CC3FDF">
                                  <w:rPr>
                                    <w:i/>
                                    <w:iCs/>
                                    <w:vertAlign w:val="subscript"/>
                                    <w:lang w:val="en-US"/>
                                  </w:rPr>
                                  <w:delText>x</w:delText>
                                </w:r>
                                <w:r w:rsidRPr="009B3FFA" w:rsidDel="00CC3FDF">
                                  <w:rPr>
                                    <w:i/>
                                    <w:iCs/>
                                    <w:lang w:val="en-US"/>
                                    <w:rPrChange w:id="1477" w:author="Grant, David M (52400) CIV USN NIWC ATLANTIC VA (USA)" w:date="2024-09-17T12:30:00Z">
                                      <w:rPr>
                                        <w:lang w:val="en-US"/>
                                      </w:rPr>
                                    </w:rPrChange>
                                  </w:rPr>
                                  <w:delText xml:space="preserve"> is the same.</w:delText>
                                </w:r>
                              </w:del>
                            </w:p>
                            <w:p w14:paraId="68D53386" w14:textId="109F3F98" w:rsidR="00BA14F7" w:rsidRPr="009B3FFA" w:rsidDel="00CC3FDF" w:rsidRDefault="00BA14F7" w:rsidP="00AF21F2">
                              <w:pPr>
                                <w:pStyle w:val="ListParagraph"/>
                                <w:numPr>
                                  <w:ilvl w:val="1"/>
                                  <w:numId w:val="54"/>
                                </w:numPr>
                                <w:spacing w:after="120" w:line="240" w:lineRule="auto"/>
                                <w:rPr>
                                  <w:del w:id="1478" w:author="Grant, David M (52400) CIV USN NIWC ATLANTIC VA (USA)" w:date="2024-09-17T12:16:00Z"/>
                                  <w:i/>
                                  <w:iCs/>
                                  <w:lang w:val="en-US"/>
                                </w:rPr>
                                <w:pPrChange w:id="1479" w:author="Grant, David M (52400) CIV USN NIWC ATLANTIC VA (USA)" w:date="2024-09-17T12:29:00Z">
                                  <w:pPr>
                                    <w:pStyle w:val="ListParagraph"/>
                                    <w:numPr>
                                      <w:numId w:val="36"/>
                                    </w:numPr>
                                    <w:spacing w:after="60" w:line="240" w:lineRule="auto"/>
                                    <w:ind w:left="567" w:hanging="283"/>
                                    <w:contextualSpacing w:val="0"/>
                                  </w:pPr>
                                </w:pPrChange>
                              </w:pPr>
                              <w:del w:id="1480" w:author="Grant, David M (52400) CIV USN NIWC ATLANTIC VA (USA)" w:date="2024-09-17T12:16:00Z">
                                <w:r w:rsidRPr="009B3FFA" w:rsidDel="00CC3FDF">
                                  <w:rPr>
                                    <w:i/>
                                    <w:iCs/>
                                    <w:lang w:val="en-US"/>
                                    <w:rPrChange w:id="1481" w:author="Grant, David M (52400) CIV USN NIWC ATLANTIC VA (USA)" w:date="2024-09-17T12:30:00Z">
                                      <w:rPr>
                                        <w:lang w:val="en-US"/>
                                      </w:rPr>
                                    </w:rPrChange>
                                  </w:rPr>
                                  <w:delText xml:space="preserve">Combine layers which share a common </w:delText>
                                </w:r>
                                <w:r w:rsidRPr="009B3FFA" w:rsidDel="00CC3FDF">
                                  <w:rPr>
                                    <w:b/>
                                    <w:bCs/>
                                    <w:i/>
                                    <w:iCs/>
                                    <w:lang w:val="en-US"/>
                                    <w:rPrChange w:id="1482" w:author="Grant, David M (52400) CIV USN NIWC ATLANTIC VA (USA)" w:date="2024-09-17T12:30:00Z">
                                      <w:rPr>
                                        <w:b/>
                                        <w:bCs/>
                                        <w:lang w:val="en-US"/>
                                      </w:rPr>
                                    </w:rPrChange>
                                  </w:rPr>
                                  <w:delText>minimum display scale</w:delText>
                                </w:r>
                                <w:r w:rsidRPr="009B3FFA" w:rsidDel="00CC3FDF">
                                  <w:rPr>
                                    <w:i/>
                                    <w:iCs/>
                                    <w:lang w:val="en-US"/>
                                    <w:rPrChange w:id="1483" w:author="Grant, David M (52400) CIV USN NIWC ATLANTIC VA (USA)" w:date="2024-09-17T12:30:00Z">
                                      <w:rPr>
                                        <w:lang w:val="en-US"/>
                                      </w:rPr>
                                    </w:rPrChange>
                                  </w:rPr>
                                  <w:delText>.</w:delText>
                                </w:r>
                              </w:del>
                            </w:p>
                            <w:p w14:paraId="562677D7" w14:textId="7E0A959F" w:rsidR="00BA14F7" w:rsidRPr="009B3FFA" w:rsidDel="00CC3FDF" w:rsidRDefault="00BA14F7" w:rsidP="00AF21F2">
                              <w:pPr>
                                <w:pStyle w:val="ListParagraph"/>
                                <w:numPr>
                                  <w:ilvl w:val="1"/>
                                  <w:numId w:val="54"/>
                                </w:numPr>
                                <w:spacing w:after="120" w:line="240" w:lineRule="auto"/>
                                <w:rPr>
                                  <w:del w:id="1484" w:author="Grant, David M (52400) CIV USN NIWC ATLANTIC VA (USA)" w:date="2024-09-17T12:16:00Z"/>
                                  <w:i/>
                                  <w:iCs/>
                                  <w:lang w:val="en-US"/>
                                </w:rPr>
                                <w:pPrChange w:id="1485" w:author="Grant, David M (52400) CIV USN NIWC ATLANTIC VA (USA)" w:date="2024-09-17T12:29:00Z">
                                  <w:pPr>
                                    <w:pStyle w:val="ListParagraph"/>
                                    <w:numPr>
                                      <w:numId w:val="36"/>
                                    </w:numPr>
                                    <w:spacing w:after="60" w:line="240" w:lineRule="auto"/>
                                    <w:ind w:left="567" w:hanging="283"/>
                                    <w:contextualSpacing w:val="0"/>
                                  </w:pPr>
                                </w:pPrChange>
                              </w:pPr>
                              <w:del w:id="1486" w:author="Grant, David M (52400) CIV USN NIWC ATLANTIC VA (USA)" w:date="2024-09-17T12:16:00Z">
                                <w:r w:rsidRPr="009B3FFA" w:rsidDel="00CC3FDF">
                                  <w:rPr>
                                    <w:i/>
                                    <w:iCs/>
                                    <w:lang w:val="en-US"/>
                                    <w:rPrChange w:id="1487" w:author="Grant, David M (52400) CIV USN NIWC ATLANTIC VA (USA)" w:date="2024-09-17T12:30:00Z">
                                      <w:rPr>
                                        <w:lang w:val="en-US"/>
                                      </w:rPr>
                                    </w:rPrChange>
                                  </w:rPr>
                                  <w:delText xml:space="preserve">Sort the layers by </w:delText>
                                </w:r>
                                <w:r w:rsidRPr="009B3FFA" w:rsidDel="00CC3FDF">
                                  <w:rPr>
                                    <w:b/>
                                    <w:bCs/>
                                    <w:i/>
                                    <w:iCs/>
                                    <w:lang w:val="en-US"/>
                                    <w:rPrChange w:id="1488" w:author="Grant, David M (52400) CIV USN NIWC ATLANTIC VA (USA)" w:date="2024-09-17T12:30:00Z">
                                      <w:rPr>
                                        <w:b/>
                                        <w:bCs/>
                                        <w:lang w:val="en-US"/>
                                      </w:rPr>
                                    </w:rPrChange>
                                  </w:rPr>
                                  <w:delText>minimum display scale</w:delText>
                                </w:r>
                                <w:r w:rsidRPr="009B3FFA" w:rsidDel="00CC3FDF">
                                  <w:rPr>
                                    <w:i/>
                                    <w:iCs/>
                                    <w:lang w:val="en-US"/>
                                    <w:rPrChange w:id="1489" w:author="Grant, David M (52400) CIV USN NIWC ATLANTIC VA (USA)" w:date="2024-09-17T12:30:00Z">
                                      <w:rPr>
                                        <w:lang w:val="en-US"/>
                                      </w:rPr>
                                    </w:rPrChange>
                                  </w:rPr>
                                  <w:delText>.</w:delText>
                                </w:r>
                              </w:del>
                            </w:p>
                            <w:p w14:paraId="1CD05CFB" w14:textId="3765EB1E" w:rsidR="00BA14F7" w:rsidRPr="009B3FFA" w:rsidDel="00CC3FDF" w:rsidRDefault="00BA14F7" w:rsidP="00AF21F2">
                              <w:pPr>
                                <w:pStyle w:val="ListParagraph"/>
                                <w:numPr>
                                  <w:ilvl w:val="1"/>
                                  <w:numId w:val="54"/>
                                </w:numPr>
                                <w:spacing w:after="120" w:line="240" w:lineRule="auto"/>
                                <w:rPr>
                                  <w:del w:id="1490" w:author="Grant, David M (52400) CIV USN NIWC ATLANTIC VA (USA)" w:date="2024-09-17T12:16:00Z"/>
                                  <w:i/>
                                  <w:iCs/>
                                  <w:lang w:val="en-US"/>
                                  <w:rPrChange w:id="1491" w:author="Grant, David M (52400) CIV USN NIWC ATLANTIC VA (USA)" w:date="2024-09-17T12:30:00Z">
                                    <w:rPr>
                                      <w:del w:id="1492" w:author="Grant, David M (52400) CIV USN NIWC ATLANTIC VA (USA)" w:date="2024-09-17T12:16:00Z"/>
                                      <w:lang w:val="en-US"/>
                                    </w:rPr>
                                  </w:rPrChange>
                                </w:rPr>
                                <w:pPrChange w:id="1493" w:author="Grant, David M (52400) CIV USN NIWC ATLANTIC VA (USA)" w:date="2024-09-17T12:29:00Z">
                                  <w:pPr>
                                    <w:pStyle w:val="ListParagraph"/>
                                    <w:numPr>
                                      <w:numId w:val="36"/>
                                    </w:numPr>
                                    <w:spacing w:after="60" w:line="240" w:lineRule="auto"/>
                                    <w:ind w:left="567" w:hanging="283"/>
                                    <w:contextualSpacing w:val="0"/>
                                  </w:pPr>
                                </w:pPrChange>
                              </w:pPr>
                              <w:del w:id="1494" w:author="Grant, David M (52400) CIV USN NIWC ATLANTIC VA (USA)" w:date="2024-09-17T12:16:00Z">
                                <w:r w:rsidRPr="009B3FFA" w:rsidDel="00CC3FDF">
                                  <w:rPr>
                                    <w:i/>
                                    <w:iCs/>
                                    <w:lang w:val="en-US"/>
                                    <w:rPrChange w:id="1495" w:author="Grant, David M (52400) CIV USN NIWC ATLANTIC VA (USA)" w:date="2024-09-17T12:30:00Z">
                                      <w:rPr>
                                        <w:lang w:val="en-US"/>
                                      </w:rPr>
                                    </w:rPrChange>
                                  </w:rPr>
                                  <w:delText xml:space="preserve">Iterate over each </w:delText>
                                </w:r>
                                <w:r w:rsidRPr="009B3FFA" w:rsidDel="00CC3FDF">
                                  <w:rPr>
                                    <w:i/>
                                    <w:iCs/>
                                    <w:lang w:val="en-US"/>
                                  </w:rPr>
                                  <w:delText>layer</w:delText>
                                </w:r>
                                <w:r w:rsidRPr="009B3FFA" w:rsidDel="00CC3FDF">
                                  <w:rPr>
                                    <w:i/>
                                    <w:iCs/>
                                    <w:vertAlign w:val="subscript"/>
                                    <w:lang w:val="en-US"/>
                                  </w:rPr>
                                  <w:delText>x</w:delText>
                                </w:r>
                                <w:r w:rsidRPr="009B3FFA" w:rsidDel="00CC3FDF">
                                  <w:rPr>
                                    <w:i/>
                                    <w:iCs/>
                                    <w:lang w:val="en-US"/>
                                    <w:rPrChange w:id="1496" w:author="Grant, David M (52400) CIV USN NIWC ATLANTIC VA (USA)" w:date="2024-09-17T12:30:00Z">
                                      <w:rPr>
                                        <w:lang w:val="en-US"/>
                                      </w:rPr>
                                    </w:rPrChange>
                                  </w:rPr>
                                  <w:delText xml:space="preserve"> from the smallest </w:delText>
                                </w:r>
                                <w:r w:rsidRPr="009B3FFA" w:rsidDel="00CC3FDF">
                                  <w:rPr>
                                    <w:b/>
                                    <w:bCs/>
                                    <w:i/>
                                    <w:iCs/>
                                    <w:lang w:val="en-US"/>
                                    <w:rPrChange w:id="1497" w:author="Grant, David M (52400) CIV USN NIWC ATLANTIC VA (USA)" w:date="2024-09-17T12:30:00Z">
                                      <w:rPr>
                                        <w:b/>
                                        <w:bCs/>
                                        <w:lang w:val="en-US"/>
                                      </w:rPr>
                                    </w:rPrChange>
                                  </w:rPr>
                                  <w:delText>minimum display scale</w:delText>
                                </w:r>
                                <w:r w:rsidRPr="009B3FFA" w:rsidDel="00CC3FDF">
                                  <w:rPr>
                                    <w:i/>
                                    <w:iCs/>
                                    <w:lang w:val="en-US"/>
                                    <w:rPrChange w:id="1498" w:author="Grant, David M (52400) CIV USN NIWC ATLANTIC VA (USA)" w:date="2024-09-17T12:30:00Z">
                                      <w:rPr>
                                        <w:lang w:val="en-US"/>
                                      </w:rPr>
                                    </w:rPrChange>
                                  </w:rPr>
                                  <w:delText xml:space="preserve"> to the largest.</w:delText>
                                </w:r>
                              </w:del>
                            </w:p>
                            <w:p w14:paraId="008BD5EA" w14:textId="2F3E9C90" w:rsidR="00BA14F7" w:rsidRDefault="00BA14F7" w:rsidP="00AF21F2">
                              <w:pPr>
                                <w:pStyle w:val="ListParagraph"/>
                                <w:numPr>
                                  <w:ilvl w:val="1"/>
                                  <w:numId w:val="54"/>
                                </w:numPr>
                                <w:spacing w:after="120" w:line="240" w:lineRule="auto"/>
                                <w:rPr>
                                  <w:ins w:id="1499" w:author="Grant, David M (52400) CIV USN NIWC ATLANTIC VA (USA)" w:date="2024-09-17T12:31:00Z"/>
                                  <w:lang w:val="en-US"/>
                                </w:rPr>
                              </w:pPr>
                              <w:del w:id="1500" w:author="Grant, David M (52400) CIV USN NIWC ATLANTIC VA (USA)" w:date="2024-09-17T12:16:00Z">
                                <w:r w:rsidRPr="009B3FFA" w:rsidDel="00CC3FDF">
                                  <w:rPr>
                                    <w:i/>
                                    <w:iCs/>
                                    <w:lang w:val="en-US"/>
                                    <w:rPrChange w:id="1501" w:author="Grant, David M (52400) CIV USN NIWC ATLANTIC VA (USA)" w:date="2024-09-17T12:30:00Z">
                                      <w:rPr>
                                        <w:lang w:val="en-US"/>
                                      </w:rPr>
                                    </w:rPrChange>
                                  </w:rPr>
                                  <w:delText xml:space="preserve">Render the layer to the </w:delText>
                                </w:r>
                                <w:r w:rsidRPr="009B3FFA" w:rsidDel="00CC3FDF">
                                  <w:rPr>
                                    <w:i/>
                                    <w:iCs/>
                                    <w:lang w:val="en-US"/>
                                  </w:rPr>
                                  <w:delText>viewport</w:delText>
                                </w:r>
                                <w:r w:rsidRPr="009B3FFA" w:rsidDel="00CC3FDF">
                                  <w:rPr>
                                    <w:i/>
                                    <w:iCs/>
                                    <w:lang w:val="en-US"/>
                                    <w:rPrChange w:id="1502" w:author="Grant, David M (52400) CIV USN NIWC ATLANTIC VA (USA)" w:date="2024-09-17T12:30:00Z">
                                      <w:rPr>
                                        <w:lang w:val="en-US"/>
                                      </w:rPr>
                                    </w:rPrChange>
                                  </w:rPr>
                                  <w:delText xml:space="preserve"> with the algorithm </w:delText>
                                </w:r>
                                <w:r w:rsidRPr="009B3FFA" w:rsidDel="00CC3FDF">
                                  <w:rPr>
                                    <w:i/>
                                    <w:iCs/>
                                    <w:lang w:val="en-US"/>
                                  </w:rPr>
                                  <w:delText>RenderLayer</w:delText>
                                </w:r>
                                <w:r w:rsidRPr="009B3FFA" w:rsidDel="00CC3FDF">
                                  <w:rPr>
                                    <w:i/>
                                    <w:iCs/>
                                    <w:lang w:val="en-US"/>
                                    <w:rPrChange w:id="1503" w:author="Grant, David M (52400) CIV USN NIWC ATLANTIC VA (USA)" w:date="2024-09-17T12:30:00Z">
                                      <w:rPr>
                                        <w:lang w:val="en-US"/>
                                      </w:rPr>
                                    </w:rPrChange>
                                  </w:rPr>
                                  <w:delText>.</w:delText>
                                </w:r>
                              </w:del>
                              <w:proofErr w:type="spellStart"/>
                              <w:ins w:id="1504" w:author="Grant, David M (52400) CIV USN NIWC ATLANTIC VA (USA)" w:date="2024-09-17T12:29:00Z">
                                <w:r w:rsidR="009B3FFA" w:rsidRPr="009B3FFA">
                                  <w:rPr>
                                    <w:i/>
                                    <w:iCs/>
                                    <w:lang w:val="en-US"/>
                                    <w:rPrChange w:id="1505" w:author="Grant, David M (52400) CIV USN NIWC ATLANTIC VA (USA)" w:date="2024-09-17T12:30:00Z">
                                      <w:rPr>
                                        <w:lang w:val="en-US"/>
                                      </w:rPr>
                                    </w:rPrChange>
                                  </w:rPr>
                                  <w:t>RenderInstruction</w:t>
                                </w:r>
                                <w:proofErr w:type="spellEnd"/>
                                <w:r w:rsidR="009B3FFA">
                                  <w:rPr>
                                    <w:lang w:val="en-US"/>
                                  </w:rPr>
                                  <w:t>(</w:t>
                                </w:r>
                              </w:ins>
                              <w:proofErr w:type="spellStart"/>
                              <w:ins w:id="1506" w:author="Grant, David M (52400) CIV USN NIWC ATLANTIC VA (USA)" w:date="2024-09-17T12:54:00Z">
                                <w:r w:rsidR="00B45D49" w:rsidRPr="00487F8D">
                                  <w:rPr>
                                    <w:i/>
                                    <w:iCs/>
                                  </w:rPr>
                                  <w:t>drawing</w:t>
                                </w:r>
                                <w:r w:rsidR="00B45D49">
                                  <w:rPr>
                                    <w:i/>
                                    <w:iCs/>
                                  </w:rPr>
                                  <w:t>Instruction</w:t>
                                </w:r>
                              </w:ins>
                              <w:proofErr w:type="spellEnd"/>
                              <w:ins w:id="1507" w:author="Grant, David M (52400) CIV USN NIWC ATLANTIC VA (USA)" w:date="2024-09-17T12:29:00Z">
                                <w:r w:rsidR="009B3FFA">
                                  <w:rPr>
                                    <w:lang w:val="en-US"/>
                                  </w:rPr>
                                  <w:t>)</w:t>
                                </w:r>
                              </w:ins>
                            </w:p>
                            <w:p w14:paraId="6F8114A2" w14:textId="62BC697A" w:rsidR="00E1777D" w:rsidRDefault="00E1777D" w:rsidP="00E1777D">
                              <w:pPr>
                                <w:spacing w:after="120" w:line="240" w:lineRule="auto"/>
                                <w:ind w:left="340"/>
                                <w:rPr>
                                  <w:ins w:id="1508" w:author="Grant, David M (52400) CIV USN NIWC ATLANTIC VA (USA)" w:date="2024-09-17T12:52:00Z"/>
                                  <w:sz w:val="18"/>
                                  <w:szCs w:val="18"/>
                                  <w:lang w:val="en-US"/>
                                </w:rPr>
                              </w:pPr>
                              <w:ins w:id="1509" w:author="Grant, David M (52400) CIV USN NIWC ATLANTIC VA (USA)" w:date="2024-09-17T12:32:00Z">
                                <w:r>
                                  <w:rPr>
                                    <w:sz w:val="18"/>
                                    <w:szCs w:val="18"/>
                                    <w:lang w:val="en-US"/>
                                  </w:rPr>
                                  <w:t xml:space="preserve">* </w:t>
                                </w:r>
                              </w:ins>
                              <w:ins w:id="1510" w:author="Grant, David M (52400) CIV USN NIWC ATLANTIC VA (USA)" w:date="2024-09-17T12:33:00Z">
                                <w:r w:rsidR="00510AF2">
                                  <w:rPr>
                                    <w:sz w:val="18"/>
                                    <w:szCs w:val="18"/>
                                    <w:lang w:val="en-US"/>
                                  </w:rPr>
                                  <w:t>T</w:t>
                                </w:r>
                              </w:ins>
                              <w:ins w:id="1511" w:author="Grant, David M (52400) CIV USN NIWC ATLANTIC VA (USA)" w:date="2024-09-17T12:31:00Z">
                                <w:r w:rsidRPr="00E1777D">
                                  <w:rPr>
                                    <w:sz w:val="18"/>
                                    <w:szCs w:val="18"/>
                                    <w:lang w:val="en-US"/>
                                    <w:rPrChange w:id="1512" w:author="Grant, David M (52400) CIV USN NIWC ATLANTIC VA (USA)" w:date="2024-09-17T12:32:00Z">
                                      <w:rPr>
                                        <w:lang w:val="en-US"/>
                                      </w:rPr>
                                    </w:rPrChange>
                                  </w:rPr>
                                  <w:t xml:space="preserve">he </w:t>
                                </w:r>
                                <w:proofErr w:type="spellStart"/>
                                <w:r w:rsidRPr="00E1777D">
                                  <w:rPr>
                                    <w:i/>
                                    <w:iCs/>
                                    <w:sz w:val="18"/>
                                    <w:szCs w:val="18"/>
                                    <w:lang w:val="en-US"/>
                                    <w:rPrChange w:id="1513" w:author="Grant, David M (52400) CIV USN NIWC ATLANTIC VA (USA)" w:date="2024-09-17T12:32:00Z">
                                      <w:rPr>
                                        <w:i/>
                                        <w:iCs/>
                                        <w:lang w:val="en-US"/>
                                      </w:rPr>
                                    </w:rPrChange>
                                  </w:rPr>
                                  <w:t>viewingGroup</w:t>
                                </w:r>
                                <w:proofErr w:type="spellEnd"/>
                                <w:r w:rsidRPr="00E1777D">
                                  <w:rPr>
                                    <w:i/>
                                    <w:iCs/>
                                    <w:sz w:val="18"/>
                                    <w:szCs w:val="18"/>
                                    <w:lang w:val="en-US"/>
                                    <w:rPrChange w:id="1514" w:author="Grant, David M (52400) CIV USN NIWC ATLANTIC VA (USA)" w:date="2024-09-17T12:32:00Z">
                                      <w:rPr>
                                        <w:i/>
                                        <w:iCs/>
                                        <w:lang w:val="en-US"/>
                                      </w:rPr>
                                    </w:rPrChange>
                                  </w:rPr>
                                  <w:t>(s)</w:t>
                                </w:r>
                                <w:r w:rsidRPr="00E1777D">
                                  <w:rPr>
                                    <w:sz w:val="18"/>
                                    <w:szCs w:val="18"/>
                                    <w:lang w:val="en-US"/>
                                    <w:rPrChange w:id="1515" w:author="Grant, David M (52400) CIV USN NIWC ATLANTIC VA (USA)" w:date="2024-09-17T12:32:00Z">
                                      <w:rPr>
                                        <w:lang w:val="en-US"/>
                                      </w:rPr>
                                    </w:rPrChange>
                                  </w:rPr>
                                  <w:t xml:space="preserve">, </w:t>
                                </w:r>
                                <w:proofErr w:type="spellStart"/>
                                <w:r w:rsidRPr="00E1777D">
                                  <w:rPr>
                                    <w:i/>
                                    <w:iCs/>
                                    <w:sz w:val="18"/>
                                    <w:szCs w:val="18"/>
                                    <w:lang w:val="en-US"/>
                                    <w:rPrChange w:id="1516" w:author="Grant, David M (52400) CIV USN NIWC ATLANTIC VA (USA)" w:date="2024-09-17T12:32:00Z">
                                      <w:rPr>
                                        <w:i/>
                                        <w:iCs/>
                                        <w:lang w:val="en-US"/>
                                      </w:rPr>
                                    </w:rPrChange>
                                  </w:rPr>
                                  <w:t>scaleMinimum</w:t>
                                </w:r>
                                <w:proofErr w:type="spellEnd"/>
                                <w:r w:rsidRPr="00E1777D">
                                  <w:rPr>
                                    <w:sz w:val="18"/>
                                    <w:szCs w:val="18"/>
                                    <w:lang w:val="en-US"/>
                                    <w:rPrChange w:id="1517" w:author="Grant, David M (52400) CIV USN NIWC ATLANTIC VA (USA)" w:date="2024-09-17T12:32:00Z">
                                      <w:rPr>
                                        <w:lang w:val="en-US"/>
                                      </w:rPr>
                                    </w:rPrChange>
                                  </w:rPr>
                                  <w:t xml:space="preserve">, </w:t>
                                </w:r>
                                <w:proofErr w:type="spellStart"/>
                                <w:r w:rsidRPr="00E1777D">
                                  <w:rPr>
                                    <w:i/>
                                    <w:iCs/>
                                    <w:sz w:val="18"/>
                                    <w:szCs w:val="18"/>
                                    <w:lang w:val="en-US"/>
                                    <w:rPrChange w:id="1518" w:author="Grant, David M (52400) CIV USN NIWC ATLANTIC VA (USA)" w:date="2024-09-17T12:32:00Z">
                                      <w:rPr>
                                        <w:i/>
                                        <w:iCs/>
                                        <w:lang w:val="en-US"/>
                                      </w:rPr>
                                    </w:rPrChange>
                                  </w:rPr>
                                  <w:t>scaleMaximum</w:t>
                                </w:r>
                                <w:proofErr w:type="spellEnd"/>
                                <w:r w:rsidRPr="00E1777D">
                                  <w:rPr>
                                    <w:i/>
                                    <w:iCs/>
                                    <w:sz w:val="18"/>
                                    <w:szCs w:val="18"/>
                                    <w:lang w:val="en-US"/>
                                    <w:rPrChange w:id="1519" w:author="Grant, David M (52400) CIV USN NIWC ATLANTIC VA (USA)" w:date="2024-09-17T12:32:00Z">
                                      <w:rPr>
                                        <w:i/>
                                        <w:iCs/>
                                        <w:lang w:val="en-US"/>
                                      </w:rPr>
                                    </w:rPrChange>
                                  </w:rPr>
                                  <w:t>, date dependency, line suppression, and any other</w:t>
                                </w:r>
                                <w:r w:rsidRPr="00E1777D">
                                  <w:rPr>
                                    <w:sz w:val="18"/>
                                    <w:szCs w:val="18"/>
                                    <w:lang w:val="en-US"/>
                                    <w:rPrChange w:id="1520" w:author="Grant, David M (52400) CIV USN NIWC ATLANTIC VA (USA)" w:date="2024-09-17T12:32:00Z">
                                      <w:rPr>
                                        <w:lang w:val="en-US"/>
                                      </w:rPr>
                                    </w:rPrChange>
                                  </w:rPr>
                                  <w:t xml:space="preserve"> properties of the </w:t>
                                </w:r>
                              </w:ins>
                              <w:ins w:id="1521" w:author="Grant, David M (52400) CIV USN NIWC ATLANTIC VA (USA)" w:date="2024-09-17T12:32:00Z">
                                <w:r w:rsidR="00BF63EB">
                                  <w:rPr>
                                    <w:sz w:val="18"/>
                                    <w:szCs w:val="18"/>
                                    <w:lang w:val="en-US"/>
                                  </w:rPr>
                                  <w:t>drawing</w:t>
                                </w:r>
                              </w:ins>
                              <w:ins w:id="1522" w:author="Grant, David M (52400) CIV USN NIWC ATLANTIC VA (USA)" w:date="2024-09-17T12:31:00Z">
                                <w:r w:rsidRPr="00E1777D">
                                  <w:rPr>
                                    <w:sz w:val="18"/>
                                    <w:szCs w:val="18"/>
                                    <w:lang w:val="en-US"/>
                                    <w:rPrChange w:id="1523" w:author="Grant, David M (52400) CIV USN NIWC ATLANTIC VA (USA)" w:date="2024-09-17T12:32:00Z">
                                      <w:rPr>
                                        <w:lang w:val="en-US"/>
                                      </w:rPr>
                                    </w:rPrChange>
                                  </w:rPr>
                                  <w:t xml:space="preserve"> instruction which may affect the instructions visibility </w:t>
                                </w:r>
                              </w:ins>
                              <w:ins w:id="1524" w:author="Grant, David M (52400) CIV USN NIWC ATLANTIC VA (USA)" w:date="2024-09-17T12:33:00Z">
                                <w:r w:rsidR="00510AF2">
                                  <w:rPr>
                                    <w:sz w:val="18"/>
                                    <w:szCs w:val="18"/>
                                    <w:lang w:val="en-US"/>
                                  </w:rPr>
                                  <w:t xml:space="preserve">must be </w:t>
                                </w:r>
                                <w:proofErr w:type="gramStart"/>
                                <w:r w:rsidR="00510AF2">
                                  <w:rPr>
                                    <w:sz w:val="18"/>
                                    <w:szCs w:val="18"/>
                                    <w:lang w:val="en-US"/>
                                  </w:rPr>
                                  <w:t xml:space="preserve">taken </w:t>
                                </w:r>
                              </w:ins>
                              <w:ins w:id="1525" w:author="Grant, David M (52400) CIV USN NIWC ATLANTIC VA (USA)" w:date="2024-09-17T12:31:00Z">
                                <w:r w:rsidRPr="00E1777D">
                                  <w:rPr>
                                    <w:sz w:val="18"/>
                                    <w:szCs w:val="18"/>
                                    <w:lang w:val="en-US"/>
                                    <w:rPrChange w:id="1526" w:author="Grant, David M (52400) CIV USN NIWC ATLANTIC VA (USA)" w:date="2024-09-17T12:32:00Z">
                                      <w:rPr>
                                        <w:lang w:val="en-US"/>
                                      </w:rPr>
                                    </w:rPrChange>
                                  </w:rPr>
                                  <w:t>into account</w:t>
                                </w:r>
                                <w:proofErr w:type="gramEnd"/>
                                <w:r w:rsidRPr="00E1777D">
                                  <w:rPr>
                                    <w:sz w:val="18"/>
                                    <w:szCs w:val="18"/>
                                    <w:lang w:val="en-US"/>
                                    <w:rPrChange w:id="1527" w:author="Grant, David M (52400) CIV USN NIWC ATLANTIC VA (USA)" w:date="2024-09-17T12:32:00Z">
                                      <w:rPr>
                                        <w:lang w:val="en-US"/>
                                      </w:rPr>
                                    </w:rPrChange>
                                  </w:rPr>
                                  <w:t>. (See S-100 Part 9).</w:t>
                                </w:r>
                              </w:ins>
                            </w:p>
                            <w:p w14:paraId="593D019D" w14:textId="4DC0BB15" w:rsidR="00701AE1" w:rsidRPr="00701AE1" w:rsidRDefault="00701AE1" w:rsidP="00701AE1">
                              <w:pPr>
                                <w:spacing w:after="120" w:line="240" w:lineRule="auto"/>
                                <w:ind w:left="340"/>
                                <w:rPr>
                                  <w:sz w:val="18"/>
                                  <w:szCs w:val="18"/>
                                  <w:rPrChange w:id="1528" w:author="Grant, David M (52400) CIV USN NIWC ATLANTIC VA (USA)" w:date="2024-09-17T12:52:00Z">
                                    <w:rPr>
                                      <w:lang w:val="en-US"/>
                                    </w:rPr>
                                  </w:rPrChange>
                                </w:rPr>
                                <w:pPrChange w:id="1529" w:author="Grant, David M (52400) CIV USN NIWC ATLANTIC VA (USA)" w:date="2024-09-17T12:52:00Z">
                                  <w:pPr>
                                    <w:pStyle w:val="ListParagraph"/>
                                    <w:numPr>
                                      <w:ilvl w:val="1"/>
                                      <w:numId w:val="36"/>
                                    </w:numPr>
                                    <w:spacing w:after="60" w:line="240" w:lineRule="auto"/>
                                    <w:ind w:left="993" w:hanging="284"/>
                                    <w:contextualSpacing w:val="0"/>
                                  </w:pPr>
                                </w:pPrChange>
                              </w:pPr>
                              <w:ins w:id="1530" w:author="Grant, David M (52400) CIV USN NIWC ATLANTIC VA (USA)" w:date="2024-09-17T12:52:00Z">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9CD7B9" id="_x0000_s1031" type="#_x0000_t202" style="position:absolute;left:0;text-align:left;margin-left:0;margin-top:46.15pt;width:2in;height:2in;z-index:2516623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9KwIAAFo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suc&#10;zoaGCyhPiIOFfkSc4RuJ6bfM+RdmcSawP5xz/4xHpQBrgrNESQ3219/ugz9ShVZKWpyxnGpcAkrU&#10;d40U3o+n0zCSUZnOvkxQsbeW4taiD80asM0x7pPhUQz+Xg1iZaF5w2VYhTfRxDTHl3PqB3Ht+7nH&#10;ZeJitYpOOISG+a3eGR5SD6C+dm/MmjNZHnl+gmEWWfaOs943RDqzOnhkLhIaUO4xPYOPAxy5OS9b&#10;2JBbPXpdfwnL3wA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HhtCvSsCAABaBAAADgAAAAAAAAAAAAAAAAAuAgAAZHJzL2Uy&#10;b0RvYy54bWxQSwECLQAUAAYACAAAACEAFC/Ub9wAAAAHAQAADwAAAAAAAAAAAAAAAACFBAAAZHJz&#10;L2Rvd25yZXYueG1sUEsFBgAAAAAEAAQA8wAAAI4FAAAAAA==&#10;" filled="f" strokeweight=".5pt">
                  <v:textbox style="mso-fit-shape-to-text:t">
                    <w:txbxContent>
                      <w:p w14:paraId="240F5B2F" w14:textId="7C76B4B3" w:rsidR="00BA14F7" w:rsidRDefault="00BA14F7" w:rsidP="00BA14F7">
                        <w:pPr>
                          <w:spacing w:after="120" w:line="240" w:lineRule="auto"/>
                          <w:rPr>
                            <w:i/>
                            <w:iCs/>
                            <w:lang w:val="en-US"/>
                          </w:rPr>
                        </w:pPr>
                        <w:r w:rsidRPr="00332ACE">
                          <w:rPr>
                            <w:b/>
                            <w:bCs/>
                            <w:lang w:val="en-US"/>
                          </w:rPr>
                          <w:t>Algorithm</w:t>
                        </w:r>
                        <w:r>
                          <w:rPr>
                            <w:lang w:val="en-US"/>
                          </w:rPr>
                          <w:t xml:space="preserve">: </w:t>
                        </w:r>
                        <w:del w:id="1531" w:author="Grant, David M (52400) CIV USN NIWC ATLANTIC VA (USA)" w:date="2024-09-17T11:19:00Z">
                          <w:r w:rsidRPr="00332ACE" w:rsidDel="007D307E">
                            <w:rPr>
                              <w:i/>
                              <w:iCs/>
                              <w:lang w:val="en-US"/>
                            </w:rPr>
                            <w:delText>RenderChartImage</w:delText>
                          </w:r>
                        </w:del>
                        <w:proofErr w:type="spellStart"/>
                        <w:proofErr w:type="gramStart"/>
                        <w:ins w:id="1532" w:author="Grant, David M (52400) CIV USN NIWC ATLANTIC VA (USA)" w:date="2024-09-17T11:21:00Z">
                          <w:r w:rsidR="00433485">
                            <w:rPr>
                              <w:i/>
                              <w:iCs/>
                              <w:lang w:val="en-US"/>
                            </w:rPr>
                            <w:t>RenderChartImage</w:t>
                          </w:r>
                        </w:ins>
                        <w:proofErr w:type="spellEnd"/>
                        <w:r>
                          <w:rPr>
                            <w:i/>
                            <w:iCs/>
                            <w:lang w:val="en-US"/>
                          </w:rPr>
                          <w:t>(</w:t>
                        </w:r>
                        <w:proofErr w:type="spellStart"/>
                        <w:proofErr w:type="gramEnd"/>
                        <w:r>
                          <w:rPr>
                            <w:i/>
                            <w:iCs/>
                            <w:lang w:val="en-US"/>
                          </w:rPr>
                          <w:t>dataSets</w:t>
                        </w:r>
                        <w:proofErr w:type="spellEnd"/>
                        <w:r>
                          <w:rPr>
                            <w:i/>
                            <w:iCs/>
                            <w:lang w:val="en-US"/>
                          </w:rPr>
                          <w:t>, viewport)</w:t>
                        </w:r>
                      </w:p>
                      <w:p w14:paraId="7C29DB2F" w14:textId="77777777" w:rsidR="00BA14F7" w:rsidRDefault="00BA14F7">
                        <w:pPr>
                          <w:spacing w:after="60" w:line="240" w:lineRule="auto"/>
                          <w:pPrChange w:id="1533" w:author="Grant, David M (52400) CIV USN NIWC ATLANTIC VA (USA)" w:date="2024-09-17T10:58:00Z">
                            <w:pPr>
                              <w:spacing w:after="0" w:line="240" w:lineRule="auto"/>
                            </w:pPr>
                          </w:pPrChange>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6CCA945B" w14:textId="77777777" w:rsidR="00BA14F7" w:rsidRDefault="00BA14F7" w:rsidP="00C641AA">
                        <w:pPr>
                          <w:spacing w:after="120" w:line="240" w:lineRule="auto"/>
                          <w:ind w:left="677"/>
                          <w:rPr>
                            <w:ins w:id="1534" w:author="Grant, David M (52400) CIV USN NIWC ATLANTIC VA (USA)" w:date="2024-09-17T10:57:00Z"/>
                          </w:rPr>
                        </w:pPr>
                        <w:r>
                          <w:t xml:space="preserve">A device-polygon </w:t>
                        </w:r>
                        <w:r w:rsidRPr="00712598">
                          <w:rPr>
                            <w:i/>
                            <w:iCs/>
                          </w:rPr>
                          <w:t>viewport</w:t>
                        </w:r>
                        <w:r>
                          <w:t xml:space="preserve"> describing the device area that should be covered with data</w:t>
                        </w:r>
                      </w:p>
                      <w:p w14:paraId="4B0C6C55" w14:textId="77777777" w:rsidR="00BA14F7" w:rsidRPr="00B3609B" w:rsidRDefault="00BA14F7" w:rsidP="00486B6C">
                        <w:pPr>
                          <w:pStyle w:val="ListParagraph"/>
                          <w:numPr>
                            <w:ilvl w:val="0"/>
                            <w:numId w:val="54"/>
                          </w:numPr>
                          <w:spacing w:after="120" w:line="240" w:lineRule="auto"/>
                          <w:rPr>
                            <w:ins w:id="1535" w:author="Grant, David M (52400) CIV USN NIWC ATLANTIC VA (USA)" w:date="2024-09-16T17:48:00Z"/>
                            <w:rPrChange w:id="1536" w:author="Grant, David M (52400) CIV USN NIWC ATLANTIC VA (USA)" w:date="2024-09-16T17:48:00Z">
                              <w:rPr>
                                <w:ins w:id="1537" w:author="Grant, David M (52400) CIV USN NIWC ATLANTIC VA (USA)" w:date="2024-09-16T17:48:00Z"/>
                                <w:lang w:val="en-US"/>
                              </w:rPr>
                            </w:rPrChange>
                          </w:rPr>
                        </w:pPr>
                        <w:ins w:id="1538" w:author="Grant, David M (52400) CIV USN NIWC ATLANTIC VA (USA)" w:date="2024-09-16T17:48:00Z">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ins>
                      </w:p>
                      <w:p w14:paraId="36A4D6D7" w14:textId="01DE8C62" w:rsidR="00BA14F7" w:rsidRDefault="00BA14F7" w:rsidP="00BA14F7">
                        <w:pPr>
                          <w:pStyle w:val="ListParagraph"/>
                          <w:numPr>
                            <w:ilvl w:val="0"/>
                            <w:numId w:val="54"/>
                          </w:numPr>
                          <w:spacing w:after="120" w:line="240" w:lineRule="auto"/>
                          <w:rPr>
                            <w:ins w:id="1539" w:author="Grant, David M (52400) CIV USN NIWC ATLANTIC VA (USA)" w:date="2024-09-16T17:50:00Z"/>
                          </w:rPr>
                        </w:pPr>
                        <w:ins w:id="1540" w:author="Grant, David M (52400) CIV USN NIWC ATLANTIC VA (USA)" w:date="2024-09-16T17:49:00Z">
                          <w:r>
                            <w:t xml:space="preserve">Collect all </w:t>
                          </w:r>
                        </w:ins>
                        <w:ins w:id="1541" w:author="Grant, David M (52400) CIV USN NIWC ATLANTIC VA (USA)" w:date="2024-09-17T12:31:00Z">
                          <w:r w:rsidR="00E1777D">
                            <w:t>active</w:t>
                          </w:r>
                          <w:r w:rsidR="00E1777D" w:rsidRPr="00E1777D">
                            <w:rPr>
                              <w:vertAlign w:val="superscript"/>
                              <w:rPrChange w:id="1542" w:author="Grant, David M (52400) CIV USN NIWC ATLANTIC VA (USA)" w:date="2024-09-17T12:31:00Z">
                                <w:rPr/>
                              </w:rPrChange>
                            </w:rPr>
                            <w:t>*</w:t>
                          </w:r>
                          <w:r w:rsidR="00E1777D">
                            <w:t xml:space="preserve"> </w:t>
                          </w:r>
                        </w:ins>
                        <w:ins w:id="1543" w:author="Grant, David M (52400) CIV USN NIWC ATLANTIC VA (USA)" w:date="2024-09-17T12:14:00Z">
                          <w:r w:rsidR="004A2C80" w:rsidRPr="002C5441">
                            <w:rPr>
                              <w:rPrChange w:id="1544" w:author="Grant, David M (52400) CIV USN NIWC ATLANTIC VA (USA)" w:date="2024-09-17T12:14:00Z">
                                <w:rPr>
                                  <w:b/>
                                  <w:bCs/>
                                </w:rPr>
                              </w:rPrChange>
                            </w:rPr>
                            <w:t>drawing instructions</w:t>
                          </w:r>
                        </w:ins>
                        <w:ins w:id="1545" w:author="Grant, David M (52400) CIV USN NIWC ATLANTIC VA (USA)" w:date="2024-09-16T17:49:00Z">
                          <w:r>
                            <w:t xml:space="preserve"> from</w:t>
                          </w:r>
                        </w:ins>
                        <w:ins w:id="1546" w:author="Grant, David M (52400) CIV USN NIWC ATLANTIC VA (USA)" w:date="2024-09-17T12:14:00Z">
                          <w:r w:rsidR="002C5441">
                            <w:t xml:space="preserve"> all</w:t>
                          </w:r>
                        </w:ins>
                        <w:ins w:id="1547" w:author="Grant, David M (52400) CIV USN NIWC ATLANTIC VA (USA)" w:date="2024-09-16T17:49:00Z">
                          <w:r>
                            <w:t xml:space="preserve"> </w:t>
                          </w:r>
                          <w:proofErr w:type="spellStart"/>
                          <w:r w:rsidRPr="00B3609B">
                            <w:rPr>
                              <w:i/>
                              <w:iCs/>
                              <w:rPrChange w:id="1548" w:author="Grant, David M (52400) CIV USN NIWC ATLANTIC VA (USA)" w:date="2024-09-16T17:50:00Z">
                                <w:rPr/>
                              </w:rPrChange>
                            </w:rPr>
                            <w:t>dataSets</w:t>
                          </w:r>
                          <w:proofErr w:type="spellEnd"/>
                          <w:r>
                            <w:t xml:space="preserve"> into </w:t>
                          </w:r>
                        </w:ins>
                        <w:proofErr w:type="spellStart"/>
                        <w:ins w:id="1549" w:author="Grant, David M (52400) CIV USN NIWC ATLANTIC VA (USA)" w:date="2024-09-17T12:14:00Z">
                          <w:r w:rsidR="002C5441">
                            <w:rPr>
                              <w:i/>
                              <w:iCs/>
                            </w:rPr>
                            <w:t>drawingInstructions</w:t>
                          </w:r>
                        </w:ins>
                        <w:proofErr w:type="spellEnd"/>
                        <w:ins w:id="1550" w:author="Grant, David M (52400) CIV USN NIWC ATLANTIC VA (USA)" w:date="2024-09-16T17:50:00Z">
                          <w:r>
                            <w:rPr>
                              <w:i/>
                              <w:iCs/>
                            </w:rPr>
                            <w:t>.</w:t>
                          </w:r>
                        </w:ins>
                      </w:p>
                      <w:p w14:paraId="6CD2C766" w14:textId="5DF366A7" w:rsidR="00BA14F7" w:rsidRDefault="00BA14F7" w:rsidP="00BA14F7">
                        <w:pPr>
                          <w:pStyle w:val="ListParagraph"/>
                          <w:numPr>
                            <w:ilvl w:val="0"/>
                            <w:numId w:val="54"/>
                          </w:numPr>
                          <w:spacing w:after="120" w:line="240" w:lineRule="auto"/>
                          <w:rPr>
                            <w:ins w:id="1551" w:author="Grant, David M (52400) CIV USN NIWC ATLANTIC VA (USA)" w:date="2024-09-17T12:24:00Z"/>
                          </w:rPr>
                        </w:pPr>
                        <w:ins w:id="1552" w:author="Grant, David M (52400) CIV USN NIWC ATLANTIC VA (USA)" w:date="2024-09-17T11:07:00Z">
                          <w:r>
                            <w:t xml:space="preserve">Sort </w:t>
                          </w:r>
                        </w:ins>
                        <w:proofErr w:type="spellStart"/>
                        <w:ins w:id="1553" w:author="Grant, David M (52400) CIV USN NIWC ATLANTIC VA (USA)" w:date="2024-09-17T12:14:00Z">
                          <w:r w:rsidR="002C5441">
                            <w:rPr>
                              <w:i/>
                              <w:iCs/>
                            </w:rPr>
                            <w:t>drawingInstructions</w:t>
                          </w:r>
                          <w:proofErr w:type="spellEnd"/>
                          <w:r w:rsidR="002C5441">
                            <w:t xml:space="preserve"> </w:t>
                          </w:r>
                        </w:ins>
                        <w:ins w:id="1554" w:author="Grant, David M (52400) CIV USN NIWC ATLANTIC VA (USA)" w:date="2024-09-17T11:07:00Z">
                          <w:r>
                            <w:t>b</w:t>
                          </w:r>
                        </w:ins>
                        <w:ins w:id="1555" w:author="Grant, David M (52400) CIV USN NIWC ATLANTIC VA (USA)" w:date="2024-09-17T11:08:00Z">
                          <w:r>
                            <w:t xml:space="preserve">y </w:t>
                          </w:r>
                        </w:ins>
                        <w:ins w:id="1556" w:author="Grant, David M (52400) CIV USN NIWC ATLANTIC VA (USA)" w:date="2024-09-17T12:14:00Z">
                          <w:r w:rsidR="002C5441" w:rsidRPr="002C5441">
                            <w:rPr>
                              <w:b/>
                              <w:bCs/>
                              <w:rPrChange w:id="1557" w:author="Grant, David M (52400) CIV USN NIWC ATLANTIC VA (USA)" w:date="2024-09-17T12:14:00Z">
                                <w:rPr/>
                              </w:rPrChange>
                            </w:rPr>
                            <w:t>drawing priority</w:t>
                          </w:r>
                        </w:ins>
                        <w:ins w:id="1558" w:author="Grant, David M (52400) CIV USN NIWC ATLANTIC VA (USA)" w:date="2024-09-17T11:13:00Z">
                          <w:r>
                            <w:rPr>
                              <w:b/>
                              <w:bCs/>
                            </w:rPr>
                            <w:t xml:space="preserve"> </w:t>
                          </w:r>
                          <w:r w:rsidRPr="009813F3">
                            <w:rPr>
                              <w:rPrChange w:id="1559" w:author="Grant, David M (52400) CIV USN NIWC ATLANTIC VA (USA)" w:date="2024-09-17T11:13:00Z">
                                <w:rPr>
                                  <w:b/>
                                  <w:bCs/>
                                </w:rPr>
                              </w:rPrChange>
                            </w:rPr>
                            <w:t xml:space="preserve">into </w:t>
                          </w:r>
                        </w:ins>
                        <w:proofErr w:type="spellStart"/>
                        <w:ins w:id="1560" w:author="Grant, David M (52400) CIV USN NIWC ATLANTIC VA (USA)" w:date="2024-09-17T12:16:00Z">
                          <w:r w:rsidR="00A27F1E">
                            <w:rPr>
                              <w:i/>
                              <w:iCs/>
                            </w:rPr>
                            <w:t>sortedInstructions</w:t>
                          </w:r>
                        </w:ins>
                        <w:proofErr w:type="spellEnd"/>
                        <w:ins w:id="1561" w:author="Grant, David M (52400) CIV USN NIWC ATLANTIC VA (USA)" w:date="2024-09-17T11:13:00Z">
                          <w:r>
                            <w:t xml:space="preserve"> (from smallest to </w:t>
                          </w:r>
                          <w:proofErr w:type="gramStart"/>
                          <w:r>
                            <w:t>largest)</w:t>
                          </w:r>
                        </w:ins>
                        <w:ins w:id="1562" w:author="Grant, David M (52400) CIV USN NIWC ATLANTIC VA (USA)" w:date="2024-09-17T12:52:00Z">
                          <w:r w:rsidR="00D009DB" w:rsidRPr="00D009DB">
                            <w:rPr>
                              <w:vertAlign w:val="superscript"/>
                              <w:rPrChange w:id="1563" w:author="Grant, David M (52400) CIV USN NIWC ATLANTIC VA (USA)" w:date="2024-09-17T12:52:00Z">
                                <w:rPr/>
                              </w:rPrChange>
                            </w:rPr>
                            <w:t>*</w:t>
                          </w:r>
                          <w:proofErr w:type="gramEnd"/>
                          <w:r w:rsidR="00D009DB" w:rsidRPr="00D009DB">
                            <w:rPr>
                              <w:vertAlign w:val="superscript"/>
                              <w:rPrChange w:id="1564" w:author="Grant, David M (52400) CIV USN NIWC ATLANTIC VA (USA)" w:date="2024-09-17T12:52:00Z">
                                <w:rPr/>
                              </w:rPrChange>
                            </w:rPr>
                            <w:t>*</w:t>
                          </w:r>
                        </w:ins>
                      </w:p>
                      <w:p w14:paraId="52770043" w14:textId="5B329D16" w:rsidR="00982925" w:rsidRPr="004B2E66" w:rsidRDefault="00E12383" w:rsidP="00982925">
                        <w:pPr>
                          <w:pStyle w:val="ListParagraph"/>
                          <w:numPr>
                            <w:ilvl w:val="1"/>
                            <w:numId w:val="54"/>
                          </w:numPr>
                          <w:spacing w:after="60" w:line="240" w:lineRule="auto"/>
                          <w:contextualSpacing w:val="0"/>
                          <w:rPr>
                            <w:ins w:id="1565" w:author="Grant, David M (52400) CIV USN NIWC ATLANTIC VA (USA)" w:date="2024-09-17T12:24:00Z"/>
                            <w:lang w:val="en-US"/>
                          </w:rPr>
                        </w:pPr>
                        <w:ins w:id="1566" w:author="Grant, David M (52400) CIV USN NIWC ATLANTIC VA (USA)" w:date="2024-09-17T12:27:00Z">
                          <w:r>
                            <w:rPr>
                              <w:lang w:val="en-US"/>
                            </w:rPr>
                            <w:t>Instructions which share</w:t>
                          </w:r>
                        </w:ins>
                        <w:ins w:id="1567" w:author="Grant, David M (52400) CIV USN NIWC ATLANTIC VA (USA)" w:date="2024-09-17T12:25:00Z">
                          <w:r w:rsidR="00A76BB2">
                            <w:rPr>
                              <w:lang w:val="en-US"/>
                            </w:rPr>
                            <w:t xml:space="preserve"> </w:t>
                          </w:r>
                        </w:ins>
                        <w:ins w:id="1568" w:author="Grant, David M (52400) CIV USN NIWC ATLANTIC VA (USA)" w:date="2024-09-17T12:27:00Z">
                          <w:r>
                            <w:rPr>
                              <w:lang w:val="en-US"/>
                            </w:rPr>
                            <w:t xml:space="preserve">a </w:t>
                          </w:r>
                          <w:r w:rsidR="00046C02" w:rsidRPr="00E12383">
                            <w:rPr>
                              <w:b/>
                              <w:bCs/>
                              <w:lang w:val="en-US"/>
                              <w:rPrChange w:id="1569" w:author="Grant, David M (52400) CIV USN NIWC ATLANTIC VA (USA)" w:date="2024-09-17T12:27:00Z">
                                <w:rPr>
                                  <w:lang w:val="en-US"/>
                                </w:rPr>
                              </w:rPrChange>
                            </w:rPr>
                            <w:t xml:space="preserve">drawing </w:t>
                          </w:r>
                        </w:ins>
                        <w:ins w:id="1570" w:author="Grant, David M (52400) CIV USN NIWC ATLANTIC VA (USA)" w:date="2024-09-17T12:25:00Z">
                          <w:r w:rsidR="00A76BB2" w:rsidRPr="00E12383">
                            <w:rPr>
                              <w:b/>
                              <w:bCs/>
                              <w:lang w:val="en-US"/>
                              <w:rPrChange w:id="1571" w:author="Grant, David M (52400) CIV USN NIWC ATLANTIC VA (USA)" w:date="2024-09-17T12:27:00Z">
                                <w:rPr>
                                  <w:lang w:val="en-US"/>
                                </w:rPr>
                              </w:rPrChange>
                            </w:rPr>
                            <w:t>priority</w:t>
                          </w:r>
                          <w:r w:rsidR="00A76BB2">
                            <w:rPr>
                              <w:lang w:val="en-US"/>
                            </w:rPr>
                            <w:t xml:space="preserve"> </w:t>
                          </w:r>
                        </w:ins>
                        <w:ins w:id="1572" w:author="Grant, David M (52400) CIV USN NIWC ATLANTIC VA (USA)" w:date="2024-09-17T12:27:00Z">
                          <w:r>
                            <w:rPr>
                              <w:lang w:val="en-US"/>
                            </w:rPr>
                            <w:t xml:space="preserve">must </w:t>
                          </w:r>
                        </w:ins>
                        <w:ins w:id="1573" w:author="Grant, David M (52400) CIV USN NIWC ATLANTIC VA (USA)" w:date="2024-09-17T12:25:00Z">
                          <w:r w:rsidR="00A76BB2">
                            <w:rPr>
                              <w:lang w:val="en-US"/>
                            </w:rPr>
                            <w:t>be ordered as follows:</w:t>
                          </w:r>
                        </w:ins>
                      </w:p>
                      <w:p w14:paraId="3A51EC0C" w14:textId="68CB2005" w:rsidR="00982925" w:rsidRPr="00320F3C" w:rsidRDefault="00320F3C" w:rsidP="00982925">
                        <w:pPr>
                          <w:pStyle w:val="ListParagraph"/>
                          <w:numPr>
                            <w:ilvl w:val="2"/>
                            <w:numId w:val="54"/>
                          </w:numPr>
                          <w:spacing w:after="60" w:line="240" w:lineRule="auto"/>
                          <w:contextualSpacing w:val="0"/>
                          <w:rPr>
                            <w:ins w:id="1574" w:author="Grant, David M (52400) CIV USN NIWC ATLANTIC VA (USA)" w:date="2024-09-17T12:24:00Z"/>
                            <w:lang w:val="en-US"/>
                          </w:rPr>
                        </w:pPr>
                        <w:ins w:id="1575" w:author="Grant, David M (52400) CIV USN NIWC ATLANTIC VA (USA)" w:date="2024-09-17T12:26:00Z">
                          <w:r>
                            <w:rPr>
                              <w:lang w:val="en-US"/>
                            </w:rPr>
                            <w:t xml:space="preserve">all </w:t>
                          </w:r>
                        </w:ins>
                        <w:ins w:id="1576" w:author="Grant, David M (52400) CIV USN NIWC ATLANTIC VA (USA)" w:date="2024-09-17T12:24:00Z">
                          <w:r w:rsidR="00982925" w:rsidRPr="00320F3C">
                            <w:rPr>
                              <w:lang w:val="en-US"/>
                              <w:rPrChange w:id="1577" w:author="Grant, David M (52400) CIV USN NIWC ATLANTIC VA (USA)" w:date="2024-09-17T12:25:00Z">
                                <w:rPr>
                                  <w:i/>
                                  <w:iCs/>
                                  <w:lang w:val="en-US"/>
                                </w:rPr>
                              </w:rPrChange>
                            </w:rPr>
                            <w:t>null instructions</w:t>
                          </w:r>
                        </w:ins>
                        <w:ins w:id="1578" w:author="Grant, David M (52400) CIV USN NIWC ATLANTIC VA (USA)" w:date="2024-09-17T12:25:00Z">
                          <w:r w:rsidRPr="00320F3C">
                            <w:rPr>
                              <w:lang w:val="en-US"/>
                              <w:rPrChange w:id="1579" w:author="Grant, David M (52400) CIV USN NIWC ATLANTIC VA (USA)" w:date="2024-09-17T12:25:00Z">
                                <w:rPr>
                                  <w:i/>
                                  <w:iCs/>
                                  <w:lang w:val="en-US"/>
                                </w:rPr>
                              </w:rPrChange>
                            </w:rPr>
                            <w:t>, followed by</w:t>
                          </w:r>
                        </w:ins>
                      </w:p>
                      <w:p w14:paraId="73D95CCD" w14:textId="77777777" w:rsidR="00982925" w:rsidRDefault="00982925" w:rsidP="00982925">
                        <w:pPr>
                          <w:pStyle w:val="ListParagraph"/>
                          <w:numPr>
                            <w:ilvl w:val="2"/>
                            <w:numId w:val="54"/>
                          </w:numPr>
                          <w:spacing w:after="60" w:line="240" w:lineRule="auto"/>
                          <w:contextualSpacing w:val="0"/>
                          <w:rPr>
                            <w:ins w:id="1580" w:author="Grant, David M (52400) CIV USN NIWC ATLANTIC VA (USA)" w:date="2024-09-17T12:24:00Z"/>
                            <w:lang w:val="en-US"/>
                          </w:rPr>
                        </w:pPr>
                        <w:ins w:id="1581" w:author="Grant, David M (52400) CIV USN NIWC ATLANTIC VA (USA)" w:date="2024-09-17T12:24:00Z">
                          <w:r>
                            <w:rPr>
                              <w:lang w:val="en-US"/>
                            </w:rPr>
                            <w:t>all area instructions, followed by</w:t>
                          </w:r>
                        </w:ins>
                      </w:p>
                      <w:p w14:paraId="74CA1982" w14:textId="77777777" w:rsidR="00982925" w:rsidRDefault="00982925" w:rsidP="00982925">
                        <w:pPr>
                          <w:pStyle w:val="ListParagraph"/>
                          <w:numPr>
                            <w:ilvl w:val="2"/>
                            <w:numId w:val="54"/>
                          </w:numPr>
                          <w:spacing w:after="60" w:line="240" w:lineRule="auto"/>
                          <w:contextualSpacing w:val="0"/>
                          <w:rPr>
                            <w:ins w:id="1582" w:author="Grant, David M (52400) CIV USN NIWC ATLANTIC VA (USA)" w:date="2024-09-17T12:24:00Z"/>
                            <w:lang w:val="en-US"/>
                          </w:rPr>
                        </w:pPr>
                        <w:ins w:id="1583" w:author="Grant, David M (52400) CIV USN NIWC ATLANTIC VA (USA)" w:date="2024-09-17T12:24:00Z">
                          <w:r>
                            <w:rPr>
                              <w:lang w:val="en-US"/>
                            </w:rPr>
                            <w:t xml:space="preserve">all line </w:t>
                          </w:r>
                          <w:r w:rsidRPr="00487F8D">
                            <w:rPr>
                              <w:lang w:val="en-US"/>
                            </w:rPr>
                            <w:t>instructions</w:t>
                          </w:r>
                          <w:r>
                            <w:rPr>
                              <w:lang w:val="en-US"/>
                            </w:rPr>
                            <w:t>, followed by</w:t>
                          </w:r>
                        </w:ins>
                      </w:p>
                      <w:p w14:paraId="084185F1" w14:textId="77777777" w:rsidR="00982925" w:rsidRDefault="00982925" w:rsidP="00982925">
                        <w:pPr>
                          <w:pStyle w:val="ListParagraph"/>
                          <w:numPr>
                            <w:ilvl w:val="2"/>
                            <w:numId w:val="54"/>
                          </w:numPr>
                          <w:spacing w:after="60" w:line="240" w:lineRule="auto"/>
                          <w:contextualSpacing w:val="0"/>
                          <w:rPr>
                            <w:ins w:id="1584" w:author="Grant, David M (52400) CIV USN NIWC ATLANTIC VA (USA)" w:date="2024-09-17T12:24:00Z"/>
                            <w:lang w:val="en-US"/>
                          </w:rPr>
                        </w:pPr>
                        <w:ins w:id="1585" w:author="Grant, David M (52400) CIV USN NIWC ATLANTIC VA (USA)" w:date="2024-09-17T12:24:00Z">
                          <w:r>
                            <w:rPr>
                              <w:lang w:val="en-US"/>
                            </w:rPr>
                            <w:t>all point instructions, followed by</w:t>
                          </w:r>
                        </w:ins>
                      </w:p>
                      <w:p w14:paraId="3592510D" w14:textId="54BC2FD0" w:rsidR="00982925" w:rsidRDefault="00982925" w:rsidP="00D80DBE">
                        <w:pPr>
                          <w:pStyle w:val="ListParagraph"/>
                          <w:numPr>
                            <w:ilvl w:val="2"/>
                            <w:numId w:val="54"/>
                          </w:numPr>
                          <w:spacing w:after="120" w:line="240" w:lineRule="auto"/>
                          <w:rPr>
                            <w:ins w:id="1586" w:author="Grant, David M (52400) CIV USN NIWC ATLANTIC VA (USA)" w:date="2024-09-17T11:07:00Z"/>
                          </w:rPr>
                          <w:pPrChange w:id="1587" w:author="Grant, David M (52400) CIV USN NIWC ATLANTIC VA (USA)" w:date="2024-09-17T12:26:00Z">
                            <w:pPr>
                              <w:pStyle w:val="ListParagraph"/>
                              <w:numPr>
                                <w:numId w:val="54"/>
                              </w:numPr>
                              <w:spacing w:after="120" w:line="240" w:lineRule="auto"/>
                              <w:ind w:left="644" w:hanging="360"/>
                            </w:pPr>
                          </w:pPrChange>
                        </w:pPr>
                        <w:ins w:id="1588" w:author="Grant, David M (52400) CIV USN NIWC ATLANTIC VA (USA)" w:date="2024-09-17T12:24:00Z">
                          <w:r>
                            <w:rPr>
                              <w:lang w:val="en-US"/>
                            </w:rPr>
                            <w:t>all text instructions</w:t>
                          </w:r>
                        </w:ins>
                      </w:p>
                      <w:p w14:paraId="6D389754" w14:textId="58A2143C" w:rsidR="00BA14F7" w:rsidRPr="00AF21F2" w:rsidRDefault="001B0A4D">
                        <w:pPr>
                          <w:pStyle w:val="ListParagraph"/>
                          <w:numPr>
                            <w:ilvl w:val="0"/>
                            <w:numId w:val="54"/>
                          </w:numPr>
                          <w:spacing w:after="120" w:line="240" w:lineRule="auto"/>
                          <w:rPr>
                            <w:ins w:id="1589" w:author="Grant, David M (52400) CIV USN NIWC ATLANTIC VA (USA)" w:date="2024-09-17T12:29:00Z"/>
                            <w:rPrChange w:id="1590" w:author="Grant, David M (52400) CIV USN NIWC ATLANTIC VA (USA)" w:date="2024-09-17T12:29:00Z">
                              <w:rPr>
                                <w:ins w:id="1591" w:author="Grant, David M (52400) CIV USN NIWC ATLANTIC VA (USA)" w:date="2024-09-17T12:29:00Z"/>
                                <w:i/>
                                <w:iCs/>
                              </w:rPr>
                            </w:rPrChange>
                          </w:rPr>
                        </w:pPr>
                        <w:ins w:id="1592" w:author="Grant, David M (52400) CIV USN NIWC ATLANTIC VA (USA)" w:date="2024-09-17T12:30:00Z">
                          <w:r>
                            <w:t>For</w:t>
                          </w:r>
                        </w:ins>
                        <w:ins w:id="1593" w:author="Grant, David M (52400) CIV USN NIWC ATLANTIC VA (USA)" w:date="2024-09-17T12:28:00Z">
                          <w:r w:rsidR="00A30410">
                            <w:t xml:space="preserve"> each</w:t>
                          </w:r>
                        </w:ins>
                        <w:ins w:id="1594" w:author="Grant, David M (52400) CIV USN NIWC ATLANTIC VA (USA)" w:date="2024-09-17T11:01:00Z">
                          <w:r w:rsidR="00BA14F7">
                            <w:t xml:space="preserve"> </w:t>
                          </w:r>
                        </w:ins>
                        <w:proofErr w:type="spellStart"/>
                        <w:ins w:id="1595" w:author="Grant, David M (52400) CIV USN NIWC ATLANTIC VA (USA)" w:date="2024-09-17T12:54:00Z">
                          <w:r w:rsidR="00B45D49" w:rsidRPr="00B45D49">
                            <w:rPr>
                              <w:i/>
                              <w:iCs/>
                              <w:rPrChange w:id="1596" w:author="Grant, David M (52400) CIV USN NIWC ATLANTIC VA (USA)" w:date="2024-09-17T12:54:00Z">
                                <w:rPr/>
                              </w:rPrChange>
                            </w:rPr>
                            <w:t>drawing</w:t>
                          </w:r>
                          <w:r w:rsidR="00B45D49">
                            <w:rPr>
                              <w:i/>
                              <w:iCs/>
                            </w:rPr>
                            <w:t>I</w:t>
                          </w:r>
                        </w:ins>
                        <w:ins w:id="1597" w:author="Grant, David M (52400) CIV USN NIWC ATLANTIC VA (USA)" w:date="2024-09-17T12:16:00Z">
                          <w:r w:rsidR="00CC3FDF">
                            <w:rPr>
                              <w:i/>
                              <w:iCs/>
                            </w:rPr>
                            <w:t>nstruction</w:t>
                          </w:r>
                        </w:ins>
                        <w:proofErr w:type="spellEnd"/>
                        <w:ins w:id="1598" w:author="Grant, David M (52400) CIV USN NIWC ATLANTIC VA (USA)" w:date="2024-09-17T11:01:00Z">
                          <w:r w:rsidR="00BA14F7">
                            <w:t xml:space="preserve"> in </w:t>
                          </w:r>
                        </w:ins>
                        <w:proofErr w:type="spellStart"/>
                        <w:ins w:id="1599" w:author="Grant, David M (52400) CIV USN NIWC ATLANTIC VA (USA)" w:date="2024-09-17T12:16:00Z">
                          <w:r w:rsidR="00CC3FDF">
                            <w:rPr>
                              <w:i/>
                              <w:iCs/>
                            </w:rPr>
                            <w:t>sortedInstructions</w:t>
                          </w:r>
                        </w:ins>
                        <w:proofErr w:type="spellEnd"/>
                      </w:p>
                      <w:p w14:paraId="069C740C" w14:textId="64A9DF7D" w:rsidR="00BA14F7" w:rsidRPr="009B3FFA" w:rsidDel="00CC3FDF" w:rsidRDefault="00BA14F7" w:rsidP="00AF21F2">
                        <w:pPr>
                          <w:pStyle w:val="ListParagraph"/>
                          <w:numPr>
                            <w:ilvl w:val="1"/>
                            <w:numId w:val="54"/>
                          </w:numPr>
                          <w:spacing w:after="120" w:line="240" w:lineRule="auto"/>
                          <w:rPr>
                            <w:del w:id="1600" w:author="Grant, David M (52400) CIV USN NIWC ATLANTIC VA (USA)" w:date="2024-09-17T12:16:00Z"/>
                            <w:i/>
                            <w:iCs/>
                            <w:rPrChange w:id="1601" w:author="Grant, David M (52400) CIV USN NIWC ATLANTIC VA (USA)" w:date="2024-09-17T12:30:00Z">
                              <w:rPr>
                                <w:del w:id="1602" w:author="Grant, David M (52400) CIV USN NIWC ATLANTIC VA (USA)" w:date="2024-09-17T12:16:00Z"/>
                              </w:rPr>
                            </w:rPrChange>
                          </w:rPr>
                          <w:pPrChange w:id="1603" w:author="Grant, David M (52400) CIV USN NIWC ATLANTIC VA (USA)" w:date="2024-09-17T12:29:00Z">
                            <w:pPr>
                              <w:spacing w:after="120" w:line="240" w:lineRule="auto"/>
                              <w:ind w:left="677"/>
                            </w:pPr>
                          </w:pPrChange>
                        </w:pPr>
                      </w:p>
                      <w:p w14:paraId="3B1CB3DF" w14:textId="77777777" w:rsidR="00BA14F7" w:rsidRPr="009B3FFA" w:rsidDel="00B3609B" w:rsidRDefault="00BA14F7" w:rsidP="00AF21F2">
                        <w:pPr>
                          <w:pStyle w:val="ListParagraph"/>
                          <w:numPr>
                            <w:ilvl w:val="1"/>
                            <w:numId w:val="54"/>
                          </w:numPr>
                          <w:spacing w:after="120" w:line="240" w:lineRule="auto"/>
                          <w:rPr>
                            <w:del w:id="1604" w:author="Grant, David M (52400) CIV USN NIWC ATLANTIC VA (USA)" w:date="2024-09-16T17:48:00Z"/>
                            <w:i/>
                            <w:iCs/>
                            <w:lang w:val="en-US"/>
                            <w:rPrChange w:id="1605" w:author="Grant, David M (52400) CIV USN NIWC ATLANTIC VA (USA)" w:date="2024-09-17T12:30:00Z">
                              <w:rPr>
                                <w:del w:id="1606" w:author="Grant, David M (52400) CIV USN NIWC ATLANTIC VA (USA)" w:date="2024-09-16T17:48:00Z"/>
                                <w:lang w:val="en-US"/>
                              </w:rPr>
                            </w:rPrChange>
                          </w:rPr>
                          <w:pPrChange w:id="1607" w:author="Grant, David M (52400) CIV USN NIWC ATLANTIC VA (USA)" w:date="2024-09-17T12:29:00Z">
                            <w:pPr>
                              <w:pStyle w:val="ListParagraph"/>
                              <w:numPr>
                                <w:numId w:val="36"/>
                              </w:numPr>
                              <w:spacing w:after="60" w:line="240" w:lineRule="auto"/>
                              <w:ind w:left="567" w:hanging="283"/>
                              <w:contextualSpacing w:val="0"/>
                            </w:pPr>
                          </w:pPrChange>
                        </w:pPr>
                        <w:del w:id="1608" w:author="Grant, David M (52400) CIV USN NIWC ATLANTIC VA (USA)" w:date="2024-09-16T17:48:00Z">
                          <w:r w:rsidRPr="009B3FFA" w:rsidDel="00B3609B">
                            <w:rPr>
                              <w:i/>
                              <w:iCs/>
                              <w:lang w:val="en-US"/>
                              <w:rPrChange w:id="1609" w:author="Grant, David M (52400) CIV USN NIWC ATLANTIC VA (USA)" w:date="2024-09-17T12:30:00Z">
                                <w:rPr>
                                  <w:lang w:val="en-US"/>
                                </w:rPr>
                              </w:rPrChange>
                            </w:rPr>
                            <w:delText xml:space="preserve">Fill </w:delText>
                          </w:r>
                          <w:r w:rsidRPr="009B3FFA" w:rsidDel="00B3609B">
                            <w:rPr>
                              <w:i/>
                              <w:iCs/>
                            </w:rPr>
                            <w:delText>viewport</w:delText>
                          </w:r>
                          <w:r w:rsidRPr="009B3FFA" w:rsidDel="00B3609B">
                            <w:rPr>
                              <w:i/>
                              <w:iCs/>
                              <w:rPrChange w:id="1610" w:author="Grant, David M (52400) CIV USN NIWC ATLANTIC VA (USA)" w:date="2024-09-17T12:30:00Z">
                                <w:rPr/>
                              </w:rPrChange>
                            </w:rPr>
                            <w:delText xml:space="preserve"> </w:delText>
                          </w:r>
                          <w:r w:rsidRPr="009B3FFA" w:rsidDel="00B3609B">
                            <w:rPr>
                              <w:i/>
                              <w:iCs/>
                              <w:lang w:val="en-US"/>
                              <w:rPrChange w:id="1611" w:author="Grant, David M (52400) CIV USN NIWC ATLANTIC VA (USA)" w:date="2024-09-17T12:30:00Z">
                                <w:rPr>
                                  <w:lang w:val="en-US"/>
                                </w:rPr>
                              </w:rPrChange>
                            </w:rPr>
                            <w:delText xml:space="preserve">per </w:delText>
                          </w:r>
                          <w:r w:rsidRPr="009B3FFA" w:rsidDel="00B3609B">
                            <w:rPr>
                              <w:i/>
                              <w:iCs/>
                              <w:lang w:val="en-US"/>
                            </w:rPr>
                            <w:delText>C-15.3.1 ENC No data areas</w:delText>
                          </w:r>
                          <w:r w:rsidRPr="009B3FFA" w:rsidDel="00B3609B">
                            <w:rPr>
                              <w:i/>
                              <w:iCs/>
                              <w:lang w:val="en-US"/>
                              <w:rPrChange w:id="1612" w:author="Grant, David M (52400) CIV USN NIWC ATLANTIC VA (USA)" w:date="2024-09-17T12:30:00Z">
                                <w:rPr>
                                  <w:lang w:val="en-US"/>
                                </w:rPr>
                              </w:rPrChange>
                            </w:rPr>
                            <w:delText>.</w:delText>
                          </w:r>
                        </w:del>
                      </w:p>
                      <w:p w14:paraId="572D3EBD" w14:textId="77777777" w:rsidR="00BA14F7" w:rsidRPr="009B3FFA" w:rsidDel="00131DD0" w:rsidRDefault="00BA14F7" w:rsidP="00AF21F2">
                        <w:pPr>
                          <w:pStyle w:val="ListParagraph"/>
                          <w:numPr>
                            <w:ilvl w:val="1"/>
                            <w:numId w:val="54"/>
                          </w:numPr>
                          <w:spacing w:after="120" w:line="240" w:lineRule="auto"/>
                          <w:rPr>
                            <w:del w:id="1613" w:author="Grant, David M (52400) CIV USN NIWC ATLANTIC VA (USA)" w:date="2024-09-17T11:18:00Z"/>
                            <w:i/>
                            <w:iCs/>
                            <w:lang w:val="en-US"/>
                            <w:rPrChange w:id="1614" w:author="Grant, David M (52400) CIV USN NIWC ATLANTIC VA (USA)" w:date="2024-09-17T12:30:00Z">
                              <w:rPr>
                                <w:del w:id="1615" w:author="Grant, David M (52400) CIV USN NIWC ATLANTIC VA (USA)" w:date="2024-09-17T11:18:00Z"/>
                                <w:lang w:val="en-US"/>
                              </w:rPr>
                            </w:rPrChange>
                          </w:rPr>
                          <w:pPrChange w:id="1616" w:author="Grant, David M (52400) CIV USN NIWC ATLANTIC VA (USA)" w:date="2024-09-17T12:29:00Z">
                            <w:pPr>
                              <w:pStyle w:val="ListParagraph"/>
                              <w:numPr>
                                <w:numId w:val="36"/>
                              </w:numPr>
                              <w:spacing w:after="60" w:line="240" w:lineRule="auto"/>
                              <w:ind w:left="567" w:hanging="283"/>
                              <w:contextualSpacing w:val="0"/>
                            </w:pPr>
                          </w:pPrChange>
                        </w:pPr>
                        <w:del w:id="1617" w:author="Grant, David M (52400) CIV USN NIWC ATLANTIC VA (USA)" w:date="2024-09-16T17:45:00Z">
                          <w:r w:rsidRPr="009B3FFA" w:rsidDel="00F753BA">
                            <w:rPr>
                              <w:i/>
                              <w:iCs/>
                              <w:lang w:val="en-US"/>
                              <w:rPrChange w:id="1618" w:author="Grant, David M (52400) CIV USN NIWC ATLANTIC VA (USA)" w:date="2024-09-17T12:30:00Z">
                                <w:rPr>
                                  <w:lang w:val="en-US"/>
                                </w:rPr>
                              </w:rPrChange>
                            </w:rPr>
                            <w:delText xml:space="preserve">Group </w:delText>
                          </w:r>
                        </w:del>
                        <w:del w:id="1619" w:author="Grant, David M (52400) CIV USN NIWC ATLANTIC VA (USA)" w:date="2024-09-17T11:18:00Z">
                          <w:r w:rsidRPr="009B3FFA" w:rsidDel="00131DD0">
                            <w:rPr>
                              <w:i/>
                              <w:iCs/>
                              <w:lang w:val="en-US"/>
                            </w:rPr>
                            <w:delText>dataSets</w:delText>
                          </w:r>
                          <w:r w:rsidRPr="009B3FFA" w:rsidDel="00131DD0">
                            <w:rPr>
                              <w:i/>
                              <w:iCs/>
                              <w:lang w:val="en-US"/>
                              <w:rPrChange w:id="1620" w:author="Grant, David M (52400) CIV USN NIWC ATLANTIC VA (USA)" w:date="2024-09-17T12:30:00Z">
                                <w:rPr>
                                  <w:lang w:val="en-US"/>
                                </w:rPr>
                              </w:rPrChange>
                            </w:rPr>
                            <w:delText xml:space="preserve"> by </w:delText>
                          </w:r>
                          <w:r w:rsidRPr="009B3FFA" w:rsidDel="00131DD0">
                            <w:rPr>
                              <w:b/>
                              <w:bCs/>
                              <w:i/>
                              <w:iCs/>
                              <w:lang w:val="en-US"/>
                              <w:rPrChange w:id="1621" w:author="Grant, David M (52400) CIV USN NIWC ATLANTIC VA (USA)" w:date="2024-09-17T12:30:00Z">
                                <w:rPr>
                                  <w:b/>
                                  <w:bCs/>
                                  <w:lang w:val="en-US"/>
                                </w:rPr>
                              </w:rPrChange>
                            </w:rPr>
                            <w:delText>drawing index</w:delText>
                          </w:r>
                          <w:r w:rsidRPr="009B3FFA" w:rsidDel="00131DD0">
                            <w:rPr>
                              <w:i/>
                              <w:iCs/>
                              <w:lang w:val="en-US"/>
                              <w:rPrChange w:id="1622" w:author="Grant, David M (52400) CIV USN NIWC ATLANTIC VA (USA)" w:date="2024-09-17T12:30:00Z">
                                <w:rPr>
                                  <w:lang w:val="en-US"/>
                                </w:rPr>
                              </w:rPrChange>
                            </w:rPr>
                            <w:delText xml:space="preserve"> into </w:delText>
                          </w:r>
                          <w:r w:rsidRPr="009B3FFA" w:rsidDel="00131DD0">
                            <w:rPr>
                              <w:i/>
                              <w:iCs/>
                              <w:lang w:val="en-US"/>
                            </w:rPr>
                            <w:delText>layer</w:delText>
                          </w:r>
                          <w:r w:rsidRPr="009B3FFA" w:rsidDel="00131DD0">
                            <w:rPr>
                              <w:i/>
                              <w:iCs/>
                              <w:vertAlign w:val="subscript"/>
                              <w:lang w:val="en-US"/>
                            </w:rPr>
                            <w:delText>0</w:delText>
                          </w:r>
                          <w:r w:rsidRPr="009B3FFA" w:rsidDel="00131DD0">
                            <w:rPr>
                              <w:i/>
                              <w:iCs/>
                              <w:lang w:val="en-US"/>
                              <w:rPrChange w:id="1623" w:author="Grant, David M (52400) CIV USN NIWC ATLANTIC VA (USA)" w:date="2024-09-17T12:30:00Z">
                                <w:rPr>
                                  <w:lang w:val="en-US"/>
                                </w:rPr>
                              </w:rPrChange>
                            </w:rPr>
                            <w:delText xml:space="preserve">, </w:delText>
                          </w:r>
                          <w:r w:rsidRPr="009B3FFA" w:rsidDel="00131DD0">
                            <w:rPr>
                              <w:i/>
                              <w:iCs/>
                              <w:lang w:val="en-US"/>
                            </w:rPr>
                            <w:delText>layer</w:delText>
                          </w:r>
                          <w:r w:rsidRPr="009B3FFA" w:rsidDel="00131DD0">
                            <w:rPr>
                              <w:i/>
                              <w:iCs/>
                              <w:vertAlign w:val="subscript"/>
                              <w:lang w:val="en-US"/>
                            </w:rPr>
                            <w:delText>1</w:delText>
                          </w:r>
                          <w:r w:rsidRPr="009B3FFA" w:rsidDel="00131DD0">
                            <w:rPr>
                              <w:i/>
                              <w:iCs/>
                              <w:lang w:val="en-US"/>
                              <w:rPrChange w:id="1624" w:author="Grant, David M (52400) CIV USN NIWC ATLANTIC VA (USA)" w:date="2024-09-17T12:30:00Z">
                                <w:rPr>
                                  <w:lang w:val="en-US"/>
                                </w:rPr>
                              </w:rPrChange>
                            </w:rPr>
                            <w:delText xml:space="preserve">, …, </w:delText>
                          </w:r>
                          <w:r w:rsidRPr="009B3FFA" w:rsidDel="00131DD0">
                            <w:rPr>
                              <w:i/>
                              <w:iCs/>
                              <w:lang w:val="en-US"/>
                            </w:rPr>
                            <w:delText>layer</w:delText>
                          </w:r>
                          <w:r w:rsidRPr="009B3FFA" w:rsidDel="00131DD0">
                            <w:rPr>
                              <w:i/>
                              <w:iCs/>
                              <w:vertAlign w:val="subscript"/>
                              <w:lang w:val="en-US"/>
                            </w:rPr>
                            <w:delText>n</w:delText>
                          </w:r>
                          <w:r w:rsidRPr="009B3FFA" w:rsidDel="00131DD0">
                            <w:rPr>
                              <w:i/>
                              <w:iCs/>
                              <w:lang w:val="en-US"/>
                              <w:rPrChange w:id="1625" w:author="Grant, David M (52400) CIV USN NIWC ATLANTIC VA (USA)" w:date="2024-09-17T12:30:00Z">
                                <w:rPr>
                                  <w:lang w:val="en-US"/>
                                </w:rPr>
                              </w:rPrChange>
                            </w:rPr>
                            <w:delText xml:space="preserve"> (excluding those where </w:delText>
                          </w:r>
                          <w:r w:rsidRPr="009B3FFA" w:rsidDel="00131DD0">
                            <w:rPr>
                              <w:b/>
                              <w:bCs/>
                              <w:i/>
                              <w:iCs/>
                              <w:lang w:val="en-US"/>
                              <w:rPrChange w:id="1626" w:author="Grant, David M (52400) CIV USN NIWC ATLANTIC VA (USA)" w:date="2024-09-17T12:30:00Z">
                                <w:rPr>
                                  <w:b/>
                                  <w:bCs/>
                                  <w:lang w:val="en-US"/>
                                </w:rPr>
                              </w:rPrChange>
                            </w:rPr>
                            <w:delText>drawing index</w:delText>
                          </w:r>
                          <w:r w:rsidRPr="009B3FFA" w:rsidDel="00131DD0">
                            <w:rPr>
                              <w:i/>
                              <w:iCs/>
                              <w:lang w:val="en-US"/>
                              <w:rPrChange w:id="1627" w:author="Grant, David M (52400) CIV USN NIWC ATLANTIC VA (USA)" w:date="2024-09-17T12:30:00Z">
                                <w:rPr>
                                  <w:lang w:val="en-US"/>
                                </w:rPr>
                              </w:rPrChange>
                            </w:rPr>
                            <w:delText xml:space="preserve"> is null or unknown).</w:delText>
                          </w:r>
                        </w:del>
                      </w:p>
                      <w:p w14:paraId="7DCCB27F" w14:textId="77777777" w:rsidR="00BA14F7" w:rsidRPr="009B3FFA" w:rsidDel="00131DD0" w:rsidRDefault="00BA14F7" w:rsidP="00AF21F2">
                        <w:pPr>
                          <w:pStyle w:val="ListParagraph"/>
                          <w:numPr>
                            <w:ilvl w:val="1"/>
                            <w:numId w:val="54"/>
                          </w:numPr>
                          <w:spacing w:after="120" w:line="240" w:lineRule="auto"/>
                          <w:rPr>
                            <w:del w:id="1628" w:author="Grant, David M (52400) CIV USN NIWC ATLANTIC VA (USA)" w:date="2024-09-17T11:18:00Z"/>
                            <w:i/>
                            <w:iCs/>
                            <w:lang w:val="en-US"/>
                            <w:rPrChange w:id="1629" w:author="Grant, David M (52400) CIV USN NIWC ATLANTIC VA (USA)" w:date="2024-09-17T12:30:00Z">
                              <w:rPr>
                                <w:del w:id="1630" w:author="Grant, David M (52400) CIV USN NIWC ATLANTIC VA (USA)" w:date="2024-09-17T11:18:00Z"/>
                                <w:lang w:val="en-US"/>
                              </w:rPr>
                            </w:rPrChange>
                          </w:rPr>
                          <w:pPrChange w:id="1631" w:author="Grant, David M (52400) CIV USN NIWC ATLANTIC VA (USA)" w:date="2024-09-17T12:29:00Z">
                            <w:pPr>
                              <w:pStyle w:val="ListParagraph"/>
                              <w:numPr>
                                <w:ilvl w:val="1"/>
                                <w:numId w:val="36"/>
                              </w:numPr>
                              <w:spacing w:after="60" w:line="240" w:lineRule="auto"/>
                              <w:ind w:left="993" w:hanging="284"/>
                              <w:contextualSpacing w:val="0"/>
                            </w:pPr>
                          </w:pPrChange>
                        </w:pPr>
                        <w:del w:id="1632" w:author="Grant, David M (52400) CIV USN NIWC ATLANTIC VA (USA)" w:date="2024-09-17T11:18:00Z">
                          <w:r w:rsidRPr="009B3FFA" w:rsidDel="00131DD0">
                            <w:rPr>
                              <w:i/>
                              <w:iCs/>
                              <w:lang w:val="en-US"/>
                              <w:rPrChange w:id="1633" w:author="Grant, David M (52400) CIV USN NIWC ATLANTIC VA (USA)" w:date="2024-09-17T12:30:00Z">
                                <w:rPr>
                                  <w:lang w:val="en-US"/>
                                </w:rPr>
                              </w:rPrChange>
                            </w:rPr>
                            <w:delText xml:space="preserve">Assign a </w:delText>
                          </w:r>
                          <w:r w:rsidRPr="009B3FFA" w:rsidDel="00131DD0">
                            <w:rPr>
                              <w:b/>
                              <w:bCs/>
                              <w:i/>
                              <w:iCs/>
                              <w:lang w:val="en-US"/>
                              <w:rPrChange w:id="1634" w:author="Grant, David M (52400) CIV USN NIWC ATLANTIC VA (USA)" w:date="2024-09-17T12:30:00Z">
                                <w:rPr>
                                  <w:b/>
                                  <w:bCs/>
                                  <w:lang w:val="en-US"/>
                                </w:rPr>
                              </w:rPrChange>
                            </w:rPr>
                            <w:delText>minimum display scale</w:delText>
                          </w:r>
                          <w:r w:rsidRPr="009B3FFA" w:rsidDel="00131DD0">
                            <w:rPr>
                              <w:i/>
                              <w:iCs/>
                              <w:lang w:val="en-US"/>
                              <w:rPrChange w:id="1635" w:author="Grant, David M (52400) CIV USN NIWC ATLANTIC VA (USA)" w:date="2024-09-17T12:30:00Z">
                                <w:rPr>
                                  <w:lang w:val="en-US"/>
                                </w:rPr>
                              </w:rPrChange>
                            </w:rPr>
                            <w:delText xml:space="preserve"> to each layer from the smallest </w:delText>
                          </w:r>
                          <w:r w:rsidRPr="009B3FFA" w:rsidDel="00131DD0">
                            <w:rPr>
                              <w:b/>
                              <w:bCs/>
                              <w:i/>
                              <w:iCs/>
                              <w:lang w:val="en-US"/>
                              <w:rPrChange w:id="1636" w:author="Grant, David M (52400) CIV USN NIWC ATLANTIC VA (USA)" w:date="2024-09-17T12:30:00Z">
                                <w:rPr>
                                  <w:b/>
                                  <w:bCs/>
                                  <w:lang w:val="en-US"/>
                                </w:rPr>
                              </w:rPrChange>
                            </w:rPr>
                            <w:delText>minimum display scale</w:delText>
                          </w:r>
                          <w:r w:rsidRPr="009B3FFA" w:rsidDel="00131DD0">
                            <w:rPr>
                              <w:i/>
                              <w:iCs/>
                              <w:lang w:val="en-US"/>
                              <w:rPrChange w:id="1637" w:author="Grant, David M (52400) CIV USN NIWC ATLANTIC VA (USA)" w:date="2024-09-17T12:30:00Z">
                                <w:rPr>
                                  <w:lang w:val="en-US"/>
                                </w:rPr>
                              </w:rPrChange>
                            </w:rPr>
                            <w:delText xml:space="preserve"> (the largest scale denominator) of the component datasets.</w:delText>
                          </w:r>
                        </w:del>
                      </w:p>
                      <w:p w14:paraId="30E8AA2C" w14:textId="3447AB5F" w:rsidR="00BA14F7" w:rsidRPr="009B3FFA" w:rsidDel="00CC3FDF" w:rsidRDefault="00BA14F7" w:rsidP="00AF21F2">
                        <w:pPr>
                          <w:pStyle w:val="ListParagraph"/>
                          <w:numPr>
                            <w:ilvl w:val="1"/>
                            <w:numId w:val="54"/>
                          </w:numPr>
                          <w:spacing w:after="120" w:line="240" w:lineRule="auto"/>
                          <w:rPr>
                            <w:del w:id="1638" w:author="Grant, David M (52400) CIV USN NIWC ATLANTIC VA (USA)" w:date="2024-09-17T12:16:00Z"/>
                            <w:i/>
                            <w:iCs/>
                            <w:lang w:val="en-US"/>
                            <w:rPrChange w:id="1639" w:author="Grant, David M (52400) CIV USN NIWC ATLANTIC VA (USA)" w:date="2024-09-17T12:30:00Z">
                              <w:rPr>
                                <w:del w:id="1640" w:author="Grant, David M (52400) CIV USN NIWC ATLANTIC VA (USA)" w:date="2024-09-17T12:16:00Z"/>
                                <w:lang w:val="en-US"/>
                              </w:rPr>
                            </w:rPrChange>
                          </w:rPr>
                          <w:pPrChange w:id="1641" w:author="Grant, David M (52400) CIV USN NIWC ATLANTIC VA (USA)" w:date="2024-09-17T12:29:00Z">
                            <w:pPr>
                              <w:pStyle w:val="ListParagraph"/>
                              <w:numPr>
                                <w:numId w:val="36"/>
                              </w:numPr>
                              <w:spacing w:after="60" w:line="240" w:lineRule="auto"/>
                              <w:ind w:left="567" w:hanging="283"/>
                              <w:contextualSpacing w:val="0"/>
                            </w:pPr>
                          </w:pPrChange>
                        </w:pPr>
                        <w:del w:id="1642" w:author="Grant, David M (52400) CIV USN NIWC ATLANTIC VA (USA)" w:date="2024-09-17T12:16:00Z">
                          <w:r w:rsidRPr="009B3FFA" w:rsidDel="00CC3FDF">
                            <w:rPr>
                              <w:i/>
                              <w:iCs/>
                              <w:lang w:val="en-US"/>
                              <w:rPrChange w:id="1643" w:author="Grant, David M (52400) CIV USN NIWC ATLANTIC VA (USA)" w:date="2024-09-17T12:30:00Z">
                                <w:rPr>
                                  <w:lang w:val="en-US"/>
                                </w:rPr>
                              </w:rPrChange>
                            </w:rPr>
                            <w:delText xml:space="preserve">Group the remaining dataSets (those where </w:delText>
                          </w:r>
                          <w:r w:rsidRPr="009B3FFA" w:rsidDel="00CC3FDF">
                            <w:rPr>
                              <w:b/>
                              <w:bCs/>
                              <w:i/>
                              <w:iCs/>
                              <w:lang w:val="en-US"/>
                              <w:rPrChange w:id="1644" w:author="Grant, David M (52400) CIV USN NIWC ATLANTIC VA (USA)" w:date="2024-09-17T12:30:00Z">
                                <w:rPr>
                                  <w:b/>
                                  <w:bCs/>
                                  <w:lang w:val="en-US"/>
                                </w:rPr>
                              </w:rPrChange>
                            </w:rPr>
                            <w:delText>drawing index</w:delText>
                          </w:r>
                          <w:r w:rsidRPr="009B3FFA" w:rsidDel="00CC3FDF">
                            <w:rPr>
                              <w:i/>
                              <w:iCs/>
                              <w:lang w:val="en-US"/>
                              <w:rPrChange w:id="1645" w:author="Grant, David M (52400) CIV USN NIWC ATLANTIC VA (USA)" w:date="2024-09-17T12:30:00Z">
                                <w:rPr>
                                  <w:lang w:val="en-US"/>
                                </w:rPr>
                              </w:rPrChange>
                            </w:rPr>
                            <w:delText xml:space="preserve"> is null or unknown) by </w:delText>
                          </w:r>
                          <w:r w:rsidRPr="009B3FFA" w:rsidDel="00CC3FDF">
                            <w:rPr>
                              <w:b/>
                              <w:bCs/>
                              <w:i/>
                              <w:iCs/>
                              <w:lang w:val="en-US"/>
                              <w:rPrChange w:id="1646" w:author="Grant, David M (52400) CIV USN NIWC ATLANTIC VA (USA)" w:date="2024-09-17T12:30:00Z">
                                <w:rPr>
                                  <w:b/>
                                  <w:bCs/>
                                  <w:lang w:val="en-US"/>
                                </w:rPr>
                              </w:rPrChange>
                            </w:rPr>
                            <w:delText>minimum display scale</w:delText>
                          </w:r>
                          <w:r w:rsidRPr="009B3FFA" w:rsidDel="00CC3FDF">
                            <w:rPr>
                              <w:i/>
                              <w:iCs/>
                              <w:lang w:val="en-US"/>
                              <w:rPrChange w:id="1647" w:author="Grant, David M (52400) CIV USN NIWC ATLANTIC VA (USA)" w:date="2024-09-17T12:30:00Z">
                                <w:rPr>
                                  <w:lang w:val="en-US"/>
                                </w:rPr>
                              </w:rPrChange>
                            </w:rPr>
                            <w:delText xml:space="preserve"> into </w:delText>
                          </w:r>
                          <w:r w:rsidRPr="009B3FFA" w:rsidDel="00CC3FDF">
                            <w:rPr>
                              <w:i/>
                              <w:iCs/>
                              <w:lang w:val="en-US"/>
                            </w:rPr>
                            <w:delText>layer</w:delText>
                          </w:r>
                          <w:r w:rsidRPr="009B3FFA" w:rsidDel="00CC3FDF">
                            <w:rPr>
                              <w:i/>
                              <w:iCs/>
                              <w:vertAlign w:val="subscript"/>
                              <w:lang w:val="en-US"/>
                            </w:rPr>
                            <w:delText>n+1</w:delText>
                          </w:r>
                          <w:r w:rsidRPr="009B3FFA" w:rsidDel="00CC3FDF">
                            <w:rPr>
                              <w:i/>
                              <w:iCs/>
                              <w:lang w:val="en-US"/>
                              <w:rPrChange w:id="1648" w:author="Grant, David M (52400) CIV USN NIWC ATLANTIC VA (USA)" w:date="2024-09-17T12:30:00Z">
                                <w:rPr>
                                  <w:lang w:val="en-US"/>
                                </w:rPr>
                              </w:rPrChange>
                            </w:rPr>
                            <w:delText xml:space="preserve">, </w:delText>
                          </w:r>
                          <w:r w:rsidRPr="009B3FFA" w:rsidDel="00CC3FDF">
                            <w:rPr>
                              <w:i/>
                              <w:iCs/>
                              <w:lang w:val="en-US"/>
                            </w:rPr>
                            <w:delText>layer</w:delText>
                          </w:r>
                          <w:r w:rsidRPr="009B3FFA" w:rsidDel="00CC3FDF">
                            <w:rPr>
                              <w:i/>
                              <w:iCs/>
                              <w:vertAlign w:val="subscript"/>
                              <w:lang w:val="en-US"/>
                            </w:rPr>
                            <w:delText>n+2</w:delText>
                          </w:r>
                          <w:r w:rsidRPr="009B3FFA" w:rsidDel="00CC3FDF">
                            <w:rPr>
                              <w:i/>
                              <w:iCs/>
                              <w:lang w:val="en-US"/>
                              <w:rPrChange w:id="1649" w:author="Grant, David M (52400) CIV USN NIWC ATLANTIC VA (USA)" w:date="2024-09-17T12:30:00Z">
                                <w:rPr>
                                  <w:lang w:val="en-US"/>
                                </w:rPr>
                              </w:rPrChange>
                            </w:rPr>
                            <w:delText xml:space="preserve">, … such that the </w:delText>
                          </w:r>
                          <w:r w:rsidRPr="009B3FFA" w:rsidDel="00CC3FDF">
                            <w:rPr>
                              <w:b/>
                              <w:bCs/>
                              <w:i/>
                              <w:iCs/>
                              <w:lang w:val="en-US"/>
                              <w:rPrChange w:id="1650" w:author="Grant, David M (52400) CIV USN NIWC ATLANTIC VA (USA)" w:date="2024-09-17T12:30:00Z">
                                <w:rPr>
                                  <w:b/>
                                  <w:bCs/>
                                  <w:lang w:val="en-US"/>
                                </w:rPr>
                              </w:rPrChange>
                            </w:rPr>
                            <w:delText>minimum display scale</w:delText>
                          </w:r>
                          <w:r w:rsidRPr="009B3FFA" w:rsidDel="00CC3FDF">
                            <w:rPr>
                              <w:i/>
                              <w:iCs/>
                              <w:lang w:val="en-US"/>
                              <w:rPrChange w:id="1651" w:author="Grant, David M (52400) CIV USN NIWC ATLANTIC VA (USA)" w:date="2024-09-17T12:30:00Z">
                                <w:rPr>
                                  <w:lang w:val="en-US"/>
                                </w:rPr>
                              </w:rPrChange>
                            </w:rPr>
                            <w:delText xml:space="preserve"> of each dataset in a given </w:delText>
                          </w:r>
                          <w:r w:rsidRPr="009B3FFA" w:rsidDel="00CC3FDF">
                            <w:rPr>
                              <w:i/>
                              <w:iCs/>
                              <w:lang w:val="en-US"/>
                            </w:rPr>
                            <w:delText>layer</w:delText>
                          </w:r>
                          <w:r w:rsidRPr="009B3FFA" w:rsidDel="00CC3FDF">
                            <w:rPr>
                              <w:i/>
                              <w:iCs/>
                              <w:vertAlign w:val="subscript"/>
                              <w:lang w:val="en-US"/>
                            </w:rPr>
                            <w:delText>x</w:delText>
                          </w:r>
                          <w:r w:rsidRPr="009B3FFA" w:rsidDel="00CC3FDF">
                            <w:rPr>
                              <w:i/>
                              <w:iCs/>
                              <w:lang w:val="en-US"/>
                              <w:rPrChange w:id="1652" w:author="Grant, David M (52400) CIV USN NIWC ATLANTIC VA (USA)" w:date="2024-09-17T12:30:00Z">
                                <w:rPr>
                                  <w:lang w:val="en-US"/>
                                </w:rPr>
                              </w:rPrChange>
                            </w:rPr>
                            <w:delText xml:space="preserve"> is the same.</w:delText>
                          </w:r>
                        </w:del>
                      </w:p>
                      <w:p w14:paraId="68D53386" w14:textId="109F3F98" w:rsidR="00BA14F7" w:rsidRPr="009B3FFA" w:rsidDel="00CC3FDF" w:rsidRDefault="00BA14F7" w:rsidP="00AF21F2">
                        <w:pPr>
                          <w:pStyle w:val="ListParagraph"/>
                          <w:numPr>
                            <w:ilvl w:val="1"/>
                            <w:numId w:val="54"/>
                          </w:numPr>
                          <w:spacing w:after="120" w:line="240" w:lineRule="auto"/>
                          <w:rPr>
                            <w:del w:id="1653" w:author="Grant, David M (52400) CIV USN NIWC ATLANTIC VA (USA)" w:date="2024-09-17T12:16:00Z"/>
                            <w:i/>
                            <w:iCs/>
                            <w:lang w:val="en-US"/>
                          </w:rPr>
                          <w:pPrChange w:id="1654" w:author="Grant, David M (52400) CIV USN NIWC ATLANTIC VA (USA)" w:date="2024-09-17T12:29:00Z">
                            <w:pPr>
                              <w:pStyle w:val="ListParagraph"/>
                              <w:numPr>
                                <w:numId w:val="36"/>
                              </w:numPr>
                              <w:spacing w:after="60" w:line="240" w:lineRule="auto"/>
                              <w:ind w:left="567" w:hanging="283"/>
                              <w:contextualSpacing w:val="0"/>
                            </w:pPr>
                          </w:pPrChange>
                        </w:pPr>
                        <w:del w:id="1655" w:author="Grant, David M (52400) CIV USN NIWC ATLANTIC VA (USA)" w:date="2024-09-17T12:16:00Z">
                          <w:r w:rsidRPr="009B3FFA" w:rsidDel="00CC3FDF">
                            <w:rPr>
                              <w:i/>
                              <w:iCs/>
                              <w:lang w:val="en-US"/>
                              <w:rPrChange w:id="1656" w:author="Grant, David M (52400) CIV USN NIWC ATLANTIC VA (USA)" w:date="2024-09-17T12:30:00Z">
                                <w:rPr>
                                  <w:lang w:val="en-US"/>
                                </w:rPr>
                              </w:rPrChange>
                            </w:rPr>
                            <w:delText xml:space="preserve">Combine layers which share a common </w:delText>
                          </w:r>
                          <w:r w:rsidRPr="009B3FFA" w:rsidDel="00CC3FDF">
                            <w:rPr>
                              <w:b/>
                              <w:bCs/>
                              <w:i/>
                              <w:iCs/>
                              <w:lang w:val="en-US"/>
                              <w:rPrChange w:id="1657" w:author="Grant, David M (52400) CIV USN NIWC ATLANTIC VA (USA)" w:date="2024-09-17T12:30:00Z">
                                <w:rPr>
                                  <w:b/>
                                  <w:bCs/>
                                  <w:lang w:val="en-US"/>
                                </w:rPr>
                              </w:rPrChange>
                            </w:rPr>
                            <w:delText>minimum display scale</w:delText>
                          </w:r>
                          <w:r w:rsidRPr="009B3FFA" w:rsidDel="00CC3FDF">
                            <w:rPr>
                              <w:i/>
                              <w:iCs/>
                              <w:lang w:val="en-US"/>
                              <w:rPrChange w:id="1658" w:author="Grant, David M (52400) CIV USN NIWC ATLANTIC VA (USA)" w:date="2024-09-17T12:30:00Z">
                                <w:rPr>
                                  <w:lang w:val="en-US"/>
                                </w:rPr>
                              </w:rPrChange>
                            </w:rPr>
                            <w:delText>.</w:delText>
                          </w:r>
                        </w:del>
                      </w:p>
                      <w:p w14:paraId="562677D7" w14:textId="7E0A959F" w:rsidR="00BA14F7" w:rsidRPr="009B3FFA" w:rsidDel="00CC3FDF" w:rsidRDefault="00BA14F7" w:rsidP="00AF21F2">
                        <w:pPr>
                          <w:pStyle w:val="ListParagraph"/>
                          <w:numPr>
                            <w:ilvl w:val="1"/>
                            <w:numId w:val="54"/>
                          </w:numPr>
                          <w:spacing w:after="120" w:line="240" w:lineRule="auto"/>
                          <w:rPr>
                            <w:del w:id="1659" w:author="Grant, David M (52400) CIV USN NIWC ATLANTIC VA (USA)" w:date="2024-09-17T12:16:00Z"/>
                            <w:i/>
                            <w:iCs/>
                            <w:lang w:val="en-US"/>
                          </w:rPr>
                          <w:pPrChange w:id="1660" w:author="Grant, David M (52400) CIV USN NIWC ATLANTIC VA (USA)" w:date="2024-09-17T12:29:00Z">
                            <w:pPr>
                              <w:pStyle w:val="ListParagraph"/>
                              <w:numPr>
                                <w:numId w:val="36"/>
                              </w:numPr>
                              <w:spacing w:after="60" w:line="240" w:lineRule="auto"/>
                              <w:ind w:left="567" w:hanging="283"/>
                              <w:contextualSpacing w:val="0"/>
                            </w:pPr>
                          </w:pPrChange>
                        </w:pPr>
                        <w:del w:id="1661" w:author="Grant, David M (52400) CIV USN NIWC ATLANTIC VA (USA)" w:date="2024-09-17T12:16:00Z">
                          <w:r w:rsidRPr="009B3FFA" w:rsidDel="00CC3FDF">
                            <w:rPr>
                              <w:i/>
                              <w:iCs/>
                              <w:lang w:val="en-US"/>
                              <w:rPrChange w:id="1662" w:author="Grant, David M (52400) CIV USN NIWC ATLANTIC VA (USA)" w:date="2024-09-17T12:30:00Z">
                                <w:rPr>
                                  <w:lang w:val="en-US"/>
                                </w:rPr>
                              </w:rPrChange>
                            </w:rPr>
                            <w:delText xml:space="preserve">Sort the layers by </w:delText>
                          </w:r>
                          <w:r w:rsidRPr="009B3FFA" w:rsidDel="00CC3FDF">
                            <w:rPr>
                              <w:b/>
                              <w:bCs/>
                              <w:i/>
                              <w:iCs/>
                              <w:lang w:val="en-US"/>
                              <w:rPrChange w:id="1663" w:author="Grant, David M (52400) CIV USN NIWC ATLANTIC VA (USA)" w:date="2024-09-17T12:30:00Z">
                                <w:rPr>
                                  <w:b/>
                                  <w:bCs/>
                                  <w:lang w:val="en-US"/>
                                </w:rPr>
                              </w:rPrChange>
                            </w:rPr>
                            <w:delText>minimum display scale</w:delText>
                          </w:r>
                          <w:r w:rsidRPr="009B3FFA" w:rsidDel="00CC3FDF">
                            <w:rPr>
                              <w:i/>
                              <w:iCs/>
                              <w:lang w:val="en-US"/>
                              <w:rPrChange w:id="1664" w:author="Grant, David M (52400) CIV USN NIWC ATLANTIC VA (USA)" w:date="2024-09-17T12:30:00Z">
                                <w:rPr>
                                  <w:lang w:val="en-US"/>
                                </w:rPr>
                              </w:rPrChange>
                            </w:rPr>
                            <w:delText>.</w:delText>
                          </w:r>
                        </w:del>
                      </w:p>
                      <w:p w14:paraId="1CD05CFB" w14:textId="3765EB1E" w:rsidR="00BA14F7" w:rsidRPr="009B3FFA" w:rsidDel="00CC3FDF" w:rsidRDefault="00BA14F7" w:rsidP="00AF21F2">
                        <w:pPr>
                          <w:pStyle w:val="ListParagraph"/>
                          <w:numPr>
                            <w:ilvl w:val="1"/>
                            <w:numId w:val="54"/>
                          </w:numPr>
                          <w:spacing w:after="120" w:line="240" w:lineRule="auto"/>
                          <w:rPr>
                            <w:del w:id="1665" w:author="Grant, David M (52400) CIV USN NIWC ATLANTIC VA (USA)" w:date="2024-09-17T12:16:00Z"/>
                            <w:i/>
                            <w:iCs/>
                            <w:lang w:val="en-US"/>
                            <w:rPrChange w:id="1666" w:author="Grant, David M (52400) CIV USN NIWC ATLANTIC VA (USA)" w:date="2024-09-17T12:30:00Z">
                              <w:rPr>
                                <w:del w:id="1667" w:author="Grant, David M (52400) CIV USN NIWC ATLANTIC VA (USA)" w:date="2024-09-17T12:16:00Z"/>
                                <w:lang w:val="en-US"/>
                              </w:rPr>
                            </w:rPrChange>
                          </w:rPr>
                          <w:pPrChange w:id="1668" w:author="Grant, David M (52400) CIV USN NIWC ATLANTIC VA (USA)" w:date="2024-09-17T12:29:00Z">
                            <w:pPr>
                              <w:pStyle w:val="ListParagraph"/>
                              <w:numPr>
                                <w:numId w:val="36"/>
                              </w:numPr>
                              <w:spacing w:after="60" w:line="240" w:lineRule="auto"/>
                              <w:ind w:left="567" w:hanging="283"/>
                              <w:contextualSpacing w:val="0"/>
                            </w:pPr>
                          </w:pPrChange>
                        </w:pPr>
                        <w:del w:id="1669" w:author="Grant, David M (52400) CIV USN NIWC ATLANTIC VA (USA)" w:date="2024-09-17T12:16:00Z">
                          <w:r w:rsidRPr="009B3FFA" w:rsidDel="00CC3FDF">
                            <w:rPr>
                              <w:i/>
                              <w:iCs/>
                              <w:lang w:val="en-US"/>
                              <w:rPrChange w:id="1670" w:author="Grant, David M (52400) CIV USN NIWC ATLANTIC VA (USA)" w:date="2024-09-17T12:30:00Z">
                                <w:rPr>
                                  <w:lang w:val="en-US"/>
                                </w:rPr>
                              </w:rPrChange>
                            </w:rPr>
                            <w:delText xml:space="preserve">Iterate over each </w:delText>
                          </w:r>
                          <w:r w:rsidRPr="009B3FFA" w:rsidDel="00CC3FDF">
                            <w:rPr>
                              <w:i/>
                              <w:iCs/>
                              <w:lang w:val="en-US"/>
                            </w:rPr>
                            <w:delText>layer</w:delText>
                          </w:r>
                          <w:r w:rsidRPr="009B3FFA" w:rsidDel="00CC3FDF">
                            <w:rPr>
                              <w:i/>
                              <w:iCs/>
                              <w:vertAlign w:val="subscript"/>
                              <w:lang w:val="en-US"/>
                            </w:rPr>
                            <w:delText>x</w:delText>
                          </w:r>
                          <w:r w:rsidRPr="009B3FFA" w:rsidDel="00CC3FDF">
                            <w:rPr>
                              <w:i/>
                              <w:iCs/>
                              <w:lang w:val="en-US"/>
                              <w:rPrChange w:id="1671" w:author="Grant, David M (52400) CIV USN NIWC ATLANTIC VA (USA)" w:date="2024-09-17T12:30:00Z">
                                <w:rPr>
                                  <w:lang w:val="en-US"/>
                                </w:rPr>
                              </w:rPrChange>
                            </w:rPr>
                            <w:delText xml:space="preserve"> from the smallest </w:delText>
                          </w:r>
                          <w:r w:rsidRPr="009B3FFA" w:rsidDel="00CC3FDF">
                            <w:rPr>
                              <w:b/>
                              <w:bCs/>
                              <w:i/>
                              <w:iCs/>
                              <w:lang w:val="en-US"/>
                              <w:rPrChange w:id="1672" w:author="Grant, David M (52400) CIV USN NIWC ATLANTIC VA (USA)" w:date="2024-09-17T12:30:00Z">
                                <w:rPr>
                                  <w:b/>
                                  <w:bCs/>
                                  <w:lang w:val="en-US"/>
                                </w:rPr>
                              </w:rPrChange>
                            </w:rPr>
                            <w:delText>minimum display scale</w:delText>
                          </w:r>
                          <w:r w:rsidRPr="009B3FFA" w:rsidDel="00CC3FDF">
                            <w:rPr>
                              <w:i/>
                              <w:iCs/>
                              <w:lang w:val="en-US"/>
                              <w:rPrChange w:id="1673" w:author="Grant, David M (52400) CIV USN NIWC ATLANTIC VA (USA)" w:date="2024-09-17T12:30:00Z">
                                <w:rPr>
                                  <w:lang w:val="en-US"/>
                                </w:rPr>
                              </w:rPrChange>
                            </w:rPr>
                            <w:delText xml:space="preserve"> to the largest.</w:delText>
                          </w:r>
                        </w:del>
                      </w:p>
                      <w:p w14:paraId="008BD5EA" w14:textId="2F3E9C90" w:rsidR="00BA14F7" w:rsidRDefault="00BA14F7" w:rsidP="00AF21F2">
                        <w:pPr>
                          <w:pStyle w:val="ListParagraph"/>
                          <w:numPr>
                            <w:ilvl w:val="1"/>
                            <w:numId w:val="54"/>
                          </w:numPr>
                          <w:spacing w:after="120" w:line="240" w:lineRule="auto"/>
                          <w:rPr>
                            <w:ins w:id="1674" w:author="Grant, David M (52400) CIV USN NIWC ATLANTIC VA (USA)" w:date="2024-09-17T12:31:00Z"/>
                            <w:lang w:val="en-US"/>
                          </w:rPr>
                        </w:pPr>
                        <w:del w:id="1675" w:author="Grant, David M (52400) CIV USN NIWC ATLANTIC VA (USA)" w:date="2024-09-17T12:16:00Z">
                          <w:r w:rsidRPr="009B3FFA" w:rsidDel="00CC3FDF">
                            <w:rPr>
                              <w:i/>
                              <w:iCs/>
                              <w:lang w:val="en-US"/>
                              <w:rPrChange w:id="1676" w:author="Grant, David M (52400) CIV USN NIWC ATLANTIC VA (USA)" w:date="2024-09-17T12:30:00Z">
                                <w:rPr>
                                  <w:lang w:val="en-US"/>
                                </w:rPr>
                              </w:rPrChange>
                            </w:rPr>
                            <w:delText xml:space="preserve">Render the layer to the </w:delText>
                          </w:r>
                          <w:r w:rsidRPr="009B3FFA" w:rsidDel="00CC3FDF">
                            <w:rPr>
                              <w:i/>
                              <w:iCs/>
                              <w:lang w:val="en-US"/>
                            </w:rPr>
                            <w:delText>viewport</w:delText>
                          </w:r>
                          <w:r w:rsidRPr="009B3FFA" w:rsidDel="00CC3FDF">
                            <w:rPr>
                              <w:i/>
                              <w:iCs/>
                              <w:lang w:val="en-US"/>
                              <w:rPrChange w:id="1677" w:author="Grant, David M (52400) CIV USN NIWC ATLANTIC VA (USA)" w:date="2024-09-17T12:30:00Z">
                                <w:rPr>
                                  <w:lang w:val="en-US"/>
                                </w:rPr>
                              </w:rPrChange>
                            </w:rPr>
                            <w:delText xml:space="preserve"> with the algorithm </w:delText>
                          </w:r>
                          <w:r w:rsidRPr="009B3FFA" w:rsidDel="00CC3FDF">
                            <w:rPr>
                              <w:i/>
                              <w:iCs/>
                              <w:lang w:val="en-US"/>
                            </w:rPr>
                            <w:delText>RenderLayer</w:delText>
                          </w:r>
                          <w:r w:rsidRPr="009B3FFA" w:rsidDel="00CC3FDF">
                            <w:rPr>
                              <w:i/>
                              <w:iCs/>
                              <w:lang w:val="en-US"/>
                              <w:rPrChange w:id="1678" w:author="Grant, David M (52400) CIV USN NIWC ATLANTIC VA (USA)" w:date="2024-09-17T12:30:00Z">
                                <w:rPr>
                                  <w:lang w:val="en-US"/>
                                </w:rPr>
                              </w:rPrChange>
                            </w:rPr>
                            <w:delText>.</w:delText>
                          </w:r>
                        </w:del>
                        <w:proofErr w:type="spellStart"/>
                        <w:ins w:id="1679" w:author="Grant, David M (52400) CIV USN NIWC ATLANTIC VA (USA)" w:date="2024-09-17T12:29:00Z">
                          <w:r w:rsidR="009B3FFA" w:rsidRPr="009B3FFA">
                            <w:rPr>
                              <w:i/>
                              <w:iCs/>
                              <w:lang w:val="en-US"/>
                              <w:rPrChange w:id="1680" w:author="Grant, David M (52400) CIV USN NIWC ATLANTIC VA (USA)" w:date="2024-09-17T12:30:00Z">
                                <w:rPr>
                                  <w:lang w:val="en-US"/>
                                </w:rPr>
                              </w:rPrChange>
                            </w:rPr>
                            <w:t>RenderInstruction</w:t>
                          </w:r>
                          <w:proofErr w:type="spellEnd"/>
                          <w:r w:rsidR="009B3FFA">
                            <w:rPr>
                              <w:lang w:val="en-US"/>
                            </w:rPr>
                            <w:t>(</w:t>
                          </w:r>
                        </w:ins>
                        <w:proofErr w:type="spellStart"/>
                        <w:ins w:id="1681" w:author="Grant, David M (52400) CIV USN NIWC ATLANTIC VA (USA)" w:date="2024-09-17T12:54:00Z">
                          <w:r w:rsidR="00B45D49" w:rsidRPr="00487F8D">
                            <w:rPr>
                              <w:i/>
                              <w:iCs/>
                            </w:rPr>
                            <w:t>drawing</w:t>
                          </w:r>
                          <w:r w:rsidR="00B45D49">
                            <w:rPr>
                              <w:i/>
                              <w:iCs/>
                            </w:rPr>
                            <w:t>Instruction</w:t>
                          </w:r>
                        </w:ins>
                        <w:proofErr w:type="spellEnd"/>
                        <w:ins w:id="1682" w:author="Grant, David M (52400) CIV USN NIWC ATLANTIC VA (USA)" w:date="2024-09-17T12:29:00Z">
                          <w:r w:rsidR="009B3FFA">
                            <w:rPr>
                              <w:lang w:val="en-US"/>
                            </w:rPr>
                            <w:t>)</w:t>
                          </w:r>
                        </w:ins>
                      </w:p>
                      <w:p w14:paraId="6F8114A2" w14:textId="62BC697A" w:rsidR="00E1777D" w:rsidRDefault="00E1777D" w:rsidP="00E1777D">
                        <w:pPr>
                          <w:spacing w:after="120" w:line="240" w:lineRule="auto"/>
                          <w:ind w:left="340"/>
                          <w:rPr>
                            <w:ins w:id="1683" w:author="Grant, David M (52400) CIV USN NIWC ATLANTIC VA (USA)" w:date="2024-09-17T12:52:00Z"/>
                            <w:sz w:val="18"/>
                            <w:szCs w:val="18"/>
                            <w:lang w:val="en-US"/>
                          </w:rPr>
                        </w:pPr>
                        <w:ins w:id="1684" w:author="Grant, David M (52400) CIV USN NIWC ATLANTIC VA (USA)" w:date="2024-09-17T12:32:00Z">
                          <w:r>
                            <w:rPr>
                              <w:sz w:val="18"/>
                              <w:szCs w:val="18"/>
                              <w:lang w:val="en-US"/>
                            </w:rPr>
                            <w:t xml:space="preserve">* </w:t>
                          </w:r>
                        </w:ins>
                        <w:ins w:id="1685" w:author="Grant, David M (52400) CIV USN NIWC ATLANTIC VA (USA)" w:date="2024-09-17T12:33:00Z">
                          <w:r w:rsidR="00510AF2">
                            <w:rPr>
                              <w:sz w:val="18"/>
                              <w:szCs w:val="18"/>
                              <w:lang w:val="en-US"/>
                            </w:rPr>
                            <w:t>T</w:t>
                          </w:r>
                        </w:ins>
                        <w:ins w:id="1686" w:author="Grant, David M (52400) CIV USN NIWC ATLANTIC VA (USA)" w:date="2024-09-17T12:31:00Z">
                          <w:r w:rsidRPr="00E1777D">
                            <w:rPr>
                              <w:sz w:val="18"/>
                              <w:szCs w:val="18"/>
                              <w:lang w:val="en-US"/>
                              <w:rPrChange w:id="1687" w:author="Grant, David M (52400) CIV USN NIWC ATLANTIC VA (USA)" w:date="2024-09-17T12:32:00Z">
                                <w:rPr>
                                  <w:lang w:val="en-US"/>
                                </w:rPr>
                              </w:rPrChange>
                            </w:rPr>
                            <w:t xml:space="preserve">he </w:t>
                          </w:r>
                          <w:proofErr w:type="spellStart"/>
                          <w:r w:rsidRPr="00E1777D">
                            <w:rPr>
                              <w:i/>
                              <w:iCs/>
                              <w:sz w:val="18"/>
                              <w:szCs w:val="18"/>
                              <w:lang w:val="en-US"/>
                              <w:rPrChange w:id="1688" w:author="Grant, David M (52400) CIV USN NIWC ATLANTIC VA (USA)" w:date="2024-09-17T12:32:00Z">
                                <w:rPr>
                                  <w:i/>
                                  <w:iCs/>
                                  <w:lang w:val="en-US"/>
                                </w:rPr>
                              </w:rPrChange>
                            </w:rPr>
                            <w:t>viewingGroup</w:t>
                          </w:r>
                          <w:proofErr w:type="spellEnd"/>
                          <w:r w:rsidRPr="00E1777D">
                            <w:rPr>
                              <w:i/>
                              <w:iCs/>
                              <w:sz w:val="18"/>
                              <w:szCs w:val="18"/>
                              <w:lang w:val="en-US"/>
                              <w:rPrChange w:id="1689" w:author="Grant, David M (52400) CIV USN NIWC ATLANTIC VA (USA)" w:date="2024-09-17T12:32:00Z">
                                <w:rPr>
                                  <w:i/>
                                  <w:iCs/>
                                  <w:lang w:val="en-US"/>
                                </w:rPr>
                              </w:rPrChange>
                            </w:rPr>
                            <w:t>(s)</w:t>
                          </w:r>
                          <w:r w:rsidRPr="00E1777D">
                            <w:rPr>
                              <w:sz w:val="18"/>
                              <w:szCs w:val="18"/>
                              <w:lang w:val="en-US"/>
                              <w:rPrChange w:id="1690" w:author="Grant, David M (52400) CIV USN NIWC ATLANTIC VA (USA)" w:date="2024-09-17T12:32:00Z">
                                <w:rPr>
                                  <w:lang w:val="en-US"/>
                                </w:rPr>
                              </w:rPrChange>
                            </w:rPr>
                            <w:t xml:space="preserve">, </w:t>
                          </w:r>
                          <w:proofErr w:type="spellStart"/>
                          <w:r w:rsidRPr="00E1777D">
                            <w:rPr>
                              <w:i/>
                              <w:iCs/>
                              <w:sz w:val="18"/>
                              <w:szCs w:val="18"/>
                              <w:lang w:val="en-US"/>
                              <w:rPrChange w:id="1691" w:author="Grant, David M (52400) CIV USN NIWC ATLANTIC VA (USA)" w:date="2024-09-17T12:32:00Z">
                                <w:rPr>
                                  <w:i/>
                                  <w:iCs/>
                                  <w:lang w:val="en-US"/>
                                </w:rPr>
                              </w:rPrChange>
                            </w:rPr>
                            <w:t>scaleMinimum</w:t>
                          </w:r>
                          <w:proofErr w:type="spellEnd"/>
                          <w:r w:rsidRPr="00E1777D">
                            <w:rPr>
                              <w:sz w:val="18"/>
                              <w:szCs w:val="18"/>
                              <w:lang w:val="en-US"/>
                              <w:rPrChange w:id="1692" w:author="Grant, David M (52400) CIV USN NIWC ATLANTIC VA (USA)" w:date="2024-09-17T12:32:00Z">
                                <w:rPr>
                                  <w:lang w:val="en-US"/>
                                </w:rPr>
                              </w:rPrChange>
                            </w:rPr>
                            <w:t xml:space="preserve">, </w:t>
                          </w:r>
                          <w:proofErr w:type="spellStart"/>
                          <w:r w:rsidRPr="00E1777D">
                            <w:rPr>
                              <w:i/>
                              <w:iCs/>
                              <w:sz w:val="18"/>
                              <w:szCs w:val="18"/>
                              <w:lang w:val="en-US"/>
                              <w:rPrChange w:id="1693" w:author="Grant, David M (52400) CIV USN NIWC ATLANTIC VA (USA)" w:date="2024-09-17T12:32:00Z">
                                <w:rPr>
                                  <w:i/>
                                  <w:iCs/>
                                  <w:lang w:val="en-US"/>
                                </w:rPr>
                              </w:rPrChange>
                            </w:rPr>
                            <w:t>scaleMaximum</w:t>
                          </w:r>
                          <w:proofErr w:type="spellEnd"/>
                          <w:r w:rsidRPr="00E1777D">
                            <w:rPr>
                              <w:i/>
                              <w:iCs/>
                              <w:sz w:val="18"/>
                              <w:szCs w:val="18"/>
                              <w:lang w:val="en-US"/>
                              <w:rPrChange w:id="1694" w:author="Grant, David M (52400) CIV USN NIWC ATLANTIC VA (USA)" w:date="2024-09-17T12:32:00Z">
                                <w:rPr>
                                  <w:i/>
                                  <w:iCs/>
                                  <w:lang w:val="en-US"/>
                                </w:rPr>
                              </w:rPrChange>
                            </w:rPr>
                            <w:t>, date dependency, line suppression, and any other</w:t>
                          </w:r>
                          <w:r w:rsidRPr="00E1777D">
                            <w:rPr>
                              <w:sz w:val="18"/>
                              <w:szCs w:val="18"/>
                              <w:lang w:val="en-US"/>
                              <w:rPrChange w:id="1695" w:author="Grant, David M (52400) CIV USN NIWC ATLANTIC VA (USA)" w:date="2024-09-17T12:32:00Z">
                                <w:rPr>
                                  <w:lang w:val="en-US"/>
                                </w:rPr>
                              </w:rPrChange>
                            </w:rPr>
                            <w:t xml:space="preserve"> properties of the </w:t>
                          </w:r>
                        </w:ins>
                        <w:ins w:id="1696" w:author="Grant, David M (52400) CIV USN NIWC ATLANTIC VA (USA)" w:date="2024-09-17T12:32:00Z">
                          <w:r w:rsidR="00BF63EB">
                            <w:rPr>
                              <w:sz w:val="18"/>
                              <w:szCs w:val="18"/>
                              <w:lang w:val="en-US"/>
                            </w:rPr>
                            <w:t>drawing</w:t>
                          </w:r>
                        </w:ins>
                        <w:ins w:id="1697" w:author="Grant, David M (52400) CIV USN NIWC ATLANTIC VA (USA)" w:date="2024-09-17T12:31:00Z">
                          <w:r w:rsidRPr="00E1777D">
                            <w:rPr>
                              <w:sz w:val="18"/>
                              <w:szCs w:val="18"/>
                              <w:lang w:val="en-US"/>
                              <w:rPrChange w:id="1698" w:author="Grant, David M (52400) CIV USN NIWC ATLANTIC VA (USA)" w:date="2024-09-17T12:32:00Z">
                                <w:rPr>
                                  <w:lang w:val="en-US"/>
                                </w:rPr>
                              </w:rPrChange>
                            </w:rPr>
                            <w:t xml:space="preserve"> instruction which may affect the instructions visibility </w:t>
                          </w:r>
                        </w:ins>
                        <w:ins w:id="1699" w:author="Grant, David M (52400) CIV USN NIWC ATLANTIC VA (USA)" w:date="2024-09-17T12:33:00Z">
                          <w:r w:rsidR="00510AF2">
                            <w:rPr>
                              <w:sz w:val="18"/>
                              <w:szCs w:val="18"/>
                              <w:lang w:val="en-US"/>
                            </w:rPr>
                            <w:t xml:space="preserve">must be </w:t>
                          </w:r>
                          <w:proofErr w:type="gramStart"/>
                          <w:r w:rsidR="00510AF2">
                            <w:rPr>
                              <w:sz w:val="18"/>
                              <w:szCs w:val="18"/>
                              <w:lang w:val="en-US"/>
                            </w:rPr>
                            <w:t xml:space="preserve">taken </w:t>
                          </w:r>
                        </w:ins>
                        <w:ins w:id="1700" w:author="Grant, David M (52400) CIV USN NIWC ATLANTIC VA (USA)" w:date="2024-09-17T12:31:00Z">
                          <w:r w:rsidRPr="00E1777D">
                            <w:rPr>
                              <w:sz w:val="18"/>
                              <w:szCs w:val="18"/>
                              <w:lang w:val="en-US"/>
                              <w:rPrChange w:id="1701" w:author="Grant, David M (52400) CIV USN NIWC ATLANTIC VA (USA)" w:date="2024-09-17T12:32:00Z">
                                <w:rPr>
                                  <w:lang w:val="en-US"/>
                                </w:rPr>
                              </w:rPrChange>
                            </w:rPr>
                            <w:t>into account</w:t>
                          </w:r>
                          <w:proofErr w:type="gramEnd"/>
                          <w:r w:rsidRPr="00E1777D">
                            <w:rPr>
                              <w:sz w:val="18"/>
                              <w:szCs w:val="18"/>
                              <w:lang w:val="en-US"/>
                              <w:rPrChange w:id="1702" w:author="Grant, David M (52400) CIV USN NIWC ATLANTIC VA (USA)" w:date="2024-09-17T12:32:00Z">
                                <w:rPr>
                                  <w:lang w:val="en-US"/>
                                </w:rPr>
                              </w:rPrChange>
                            </w:rPr>
                            <w:t>. (See S-100 Part 9).</w:t>
                          </w:r>
                        </w:ins>
                      </w:p>
                      <w:p w14:paraId="593D019D" w14:textId="4DC0BB15" w:rsidR="00701AE1" w:rsidRPr="00701AE1" w:rsidRDefault="00701AE1" w:rsidP="00701AE1">
                        <w:pPr>
                          <w:spacing w:after="120" w:line="240" w:lineRule="auto"/>
                          <w:ind w:left="340"/>
                          <w:rPr>
                            <w:sz w:val="18"/>
                            <w:szCs w:val="18"/>
                            <w:rPrChange w:id="1703" w:author="Grant, David M (52400) CIV USN NIWC ATLANTIC VA (USA)" w:date="2024-09-17T12:52:00Z">
                              <w:rPr>
                                <w:lang w:val="en-US"/>
                              </w:rPr>
                            </w:rPrChange>
                          </w:rPr>
                          <w:pPrChange w:id="1704" w:author="Grant, David M (52400) CIV USN NIWC ATLANTIC VA (USA)" w:date="2024-09-17T12:52:00Z">
                            <w:pPr>
                              <w:pStyle w:val="ListParagraph"/>
                              <w:numPr>
                                <w:ilvl w:val="1"/>
                                <w:numId w:val="36"/>
                              </w:numPr>
                              <w:spacing w:after="60" w:line="240" w:lineRule="auto"/>
                              <w:ind w:left="993" w:hanging="284"/>
                              <w:contextualSpacing w:val="0"/>
                            </w:pPr>
                          </w:pPrChange>
                        </w:pPr>
                        <w:ins w:id="1705" w:author="Grant, David M (52400) CIV USN NIWC ATLANTIC VA (USA)" w:date="2024-09-17T12:52:00Z">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ins>
                      </w:p>
                    </w:txbxContent>
                  </v:textbox>
                  <w10:wrap type="square" anchorx="margin"/>
                </v:shape>
              </w:pict>
            </mc:Fallback>
          </mc:AlternateContent>
        </w:r>
      </w:ins>
      <w:ins w:id="1706" w:author="Grant, David M (52400) CIV USN NIWC ATLANTIC VA (USA)" w:date="2024-09-17T12:08:00Z">
        <w:r w:rsidR="00CE4F59">
          <w:rPr>
            <w:lang w:val="en-US"/>
          </w:rPr>
          <w:t>The next step is rendering. The screen is filled with the no data pattern</w:t>
        </w:r>
      </w:ins>
      <w:ins w:id="1707" w:author="Grant, David M (52400) CIV USN NIWC ATLANTIC VA (USA)" w:date="2024-09-17T12:09:00Z">
        <w:r w:rsidR="00CE4F59">
          <w:rPr>
            <w:lang w:val="en-US"/>
          </w:rPr>
          <w:t>, then t</w:t>
        </w:r>
      </w:ins>
      <w:ins w:id="1708" w:author="Grant, David M (52400) CIV USN NIWC ATLANTIC VA (USA)" w:date="2024-09-17T11:59:00Z">
        <w:r w:rsidR="002432AE">
          <w:rPr>
            <w:lang w:val="en-US"/>
          </w:rPr>
          <w:t>he active drawing instructions are collected from all loaded datasets and sorted by drawing priority.</w:t>
        </w:r>
      </w:ins>
      <w:ins w:id="1709" w:author="Grant, David M (52400) CIV USN NIWC ATLANTIC VA (USA)" w:date="2024-09-17T13:09:00Z">
        <w:r w:rsidR="00F70287">
          <w:rPr>
            <w:lang w:val="en-US"/>
          </w:rPr>
          <w:t xml:space="preserve"> Each drawing instruction </w:t>
        </w:r>
        <w:r w:rsidR="003571A1">
          <w:rPr>
            <w:lang w:val="en-US"/>
          </w:rPr>
          <w:t xml:space="preserve">is then rendered using </w:t>
        </w:r>
      </w:ins>
      <w:ins w:id="1710" w:author="Grant, David M (52400) CIV USN NIWC ATLANTIC VA (USA)" w:date="2024-09-17T13:27:00Z">
        <w:r w:rsidR="00D5459B">
          <w:rPr>
            <w:lang w:val="en-US"/>
          </w:rPr>
          <w:t>t</w:t>
        </w:r>
      </w:ins>
      <w:ins w:id="1711" w:author="Grant, David M (52400) CIV USN NIWC ATLANTIC VA (USA)" w:date="2024-09-17T13:28:00Z">
        <w:r w:rsidR="00D5459B">
          <w:rPr>
            <w:lang w:val="en-US"/>
          </w:rPr>
          <w:t xml:space="preserve">he </w:t>
        </w:r>
        <w:proofErr w:type="spellStart"/>
        <w:r w:rsidR="00D5459B" w:rsidRPr="00D5459B">
          <w:rPr>
            <w:i/>
            <w:iCs/>
            <w:lang w:val="en-US"/>
            <w:rPrChange w:id="1712" w:author="Grant, David M (52400) CIV USN NIWC ATLANTIC VA (USA)" w:date="2024-09-17T13:28:00Z">
              <w:rPr>
                <w:lang w:val="en-US"/>
              </w:rPr>
            </w:rPrChange>
          </w:rPr>
          <w:t>RenderInstruction</w:t>
        </w:r>
        <w:proofErr w:type="spellEnd"/>
        <w:r w:rsidR="00D5459B">
          <w:rPr>
            <w:lang w:val="en-US"/>
          </w:rPr>
          <w:t xml:space="preserve"> algorithm</w:t>
        </w:r>
      </w:ins>
      <w:ins w:id="1713" w:author="Grant, David M (52400) CIV USN NIWC ATLANTIC VA (USA)" w:date="2024-09-17T13:10:00Z">
        <w:r w:rsidR="003571A1">
          <w:rPr>
            <w:lang w:val="en-US"/>
          </w:rPr>
          <w:t>.</w:t>
        </w:r>
      </w:ins>
    </w:p>
    <w:p w14:paraId="52134961" w14:textId="78DFB97C" w:rsidR="00C801D7" w:rsidDel="009E0288" w:rsidRDefault="00C801D7" w:rsidP="001809B3">
      <w:pPr>
        <w:spacing w:line="240" w:lineRule="auto"/>
        <w:rPr>
          <w:del w:id="1714" w:author="Grant, David M (52400) CIV USN NIWC ATLANTIC VA (USA)" w:date="2024-09-16T16:46:00Z"/>
        </w:rPr>
      </w:pPr>
    </w:p>
    <w:p w14:paraId="650BA796" w14:textId="150E6201" w:rsidR="009E0288" w:rsidRPr="00295FE5" w:rsidRDefault="009E0288" w:rsidP="009E0288">
      <w:pPr>
        <w:pStyle w:val="ListContinue2"/>
        <w:keepNext/>
        <w:keepLines/>
        <w:numPr>
          <w:ilvl w:val="2"/>
          <w:numId w:val="40"/>
        </w:numPr>
        <w:tabs>
          <w:tab w:val="clear" w:pos="432"/>
        </w:tabs>
        <w:spacing w:before="120" w:after="120" w:line="240" w:lineRule="auto"/>
        <w:rPr>
          <w:ins w:id="1715" w:author="Grant, David M (52400) CIV USN NIWC ATLANTIC VA (USA)" w:date="2024-09-17T12:22:00Z"/>
          <w:lang w:eastAsia="en-US"/>
        </w:rPr>
      </w:pPr>
      <w:ins w:id="1716" w:author="Grant, David M (52400) CIV USN NIWC ATLANTIC VA (USA)" w:date="2024-09-17T12:22:00Z">
        <w:r w:rsidRPr="00FD48AC">
          <w:rPr>
            <w:b/>
            <w:lang w:val="en-US" w:eastAsia="en-US"/>
          </w:rPr>
          <w:t xml:space="preserve">The </w:t>
        </w:r>
        <w:proofErr w:type="spellStart"/>
        <w:r w:rsidRPr="00FD48AC">
          <w:rPr>
            <w:b/>
            <w:lang w:val="en-US" w:eastAsia="en-US"/>
          </w:rPr>
          <w:t>Render</w:t>
        </w:r>
      </w:ins>
      <w:ins w:id="1717" w:author="Grant, David M (52400) CIV USN NIWC ATLANTIC VA (USA)" w:date="2024-09-17T12:23:00Z">
        <w:r w:rsidR="003C3450">
          <w:rPr>
            <w:b/>
            <w:lang w:val="en-US" w:eastAsia="en-US"/>
          </w:rPr>
          <w:t>Instruction</w:t>
        </w:r>
      </w:ins>
      <w:proofErr w:type="spellEnd"/>
      <w:ins w:id="1718" w:author="Grant, David M (52400) CIV USN NIWC ATLANTIC VA (USA)" w:date="2024-09-17T12:22:00Z">
        <w:r>
          <w:rPr>
            <w:b/>
            <w:lang w:val="en-US" w:eastAsia="en-US"/>
          </w:rPr>
          <w:t xml:space="preserve"> </w:t>
        </w:r>
        <w:r w:rsidRPr="00FD48AC">
          <w:rPr>
            <w:b/>
            <w:lang w:val="en-US" w:eastAsia="en-US"/>
          </w:rPr>
          <w:t>Algorithm</w:t>
        </w:r>
      </w:ins>
    </w:p>
    <w:p w14:paraId="252606C2" w14:textId="45387CDF" w:rsidR="0007230C" w:rsidRPr="00B73054" w:rsidRDefault="009E0288" w:rsidP="0007230C">
      <w:pPr>
        <w:spacing w:after="120" w:line="240" w:lineRule="auto"/>
        <w:rPr>
          <w:ins w:id="1719" w:author="Grant, David M (52400) CIV USN NIWC ATLANTIC VA (USA)" w:date="2024-09-17T13:10:00Z"/>
          <w:lang w:val="en-US"/>
        </w:rPr>
      </w:pPr>
      <w:ins w:id="1720" w:author="Grant, David M (52400) CIV USN NIWC ATLANTIC VA (USA)" w:date="2024-09-17T12:22:00Z">
        <w:r>
          <w:rPr>
            <w:lang w:val="en-US"/>
          </w:rPr>
          <w:t xml:space="preserve">This algorithm describes how </w:t>
        </w:r>
      </w:ins>
      <w:ins w:id="1721" w:author="Grant, David M (52400) CIV USN NIWC ATLANTIC VA (USA)" w:date="2024-09-17T12:23:00Z">
        <w:r w:rsidR="00CA0B22">
          <w:rPr>
            <w:lang w:val="en-US"/>
          </w:rPr>
          <w:t>each</w:t>
        </w:r>
        <w:r w:rsidR="003C3450">
          <w:rPr>
            <w:lang w:val="en-US"/>
          </w:rPr>
          <w:t xml:space="preserve"> drawing instruction</w:t>
        </w:r>
      </w:ins>
      <w:ins w:id="1722" w:author="Grant, David M (52400) CIV USN NIWC ATLANTIC VA (USA)" w:date="2024-09-17T12:22:00Z">
        <w:r>
          <w:rPr>
            <w:lang w:val="en-US"/>
          </w:rPr>
          <w:t xml:space="preserve"> </w:t>
        </w:r>
      </w:ins>
      <w:ins w:id="1723" w:author="Grant, David M (52400) CIV USN NIWC ATLANTIC VA (USA)" w:date="2024-09-17T12:23:00Z">
        <w:r w:rsidR="003C3450">
          <w:rPr>
            <w:lang w:val="en-US"/>
          </w:rPr>
          <w:t>is</w:t>
        </w:r>
      </w:ins>
      <w:ins w:id="1724" w:author="Grant, David M (52400) CIV USN NIWC ATLANTIC VA (USA)" w:date="2024-09-17T12:22:00Z">
        <w:r>
          <w:rPr>
            <w:lang w:val="en-US"/>
          </w:rPr>
          <w:t xml:space="preserve"> to be rendered.</w:t>
        </w:r>
      </w:ins>
      <w:ins w:id="1725" w:author="Grant, David M (52400) CIV USN NIWC ATLANTIC VA (USA)" w:date="2024-09-17T13:11:00Z">
        <w:r w:rsidR="00191BCA">
          <w:rPr>
            <w:lang w:val="en-US"/>
          </w:rPr>
          <w:t xml:space="preserve"> </w:t>
        </w:r>
      </w:ins>
      <w:ins w:id="1726" w:author="Grant, David M (52400) CIV USN NIWC ATLANTIC VA (USA)" w:date="2024-09-17T13:10:00Z">
        <w:r w:rsidR="0007230C">
          <w:rPr>
            <w:lang w:val="en-US"/>
          </w:rPr>
          <w:t xml:space="preserve">Instructions originating from non-point geometries </w:t>
        </w:r>
      </w:ins>
      <w:ins w:id="1727" w:author="Grant, David M (52400) CIV USN NIWC ATLANTIC VA (USA)" w:date="2024-09-17T13:20:00Z">
        <w:r w:rsidR="00FE3A64">
          <w:rPr>
            <w:lang w:val="en-US"/>
          </w:rPr>
          <w:t xml:space="preserve">use </w:t>
        </w:r>
        <w:r w:rsidR="00FE3A64" w:rsidRPr="00FE3A64">
          <w:rPr>
            <w:i/>
            <w:iCs/>
            <w:lang w:val="en-US"/>
            <w:rPrChange w:id="1728" w:author="Grant, David M (52400) CIV USN NIWC ATLANTIC VA (USA)" w:date="2024-09-17T13:20:00Z">
              <w:rPr>
                <w:lang w:val="en-US"/>
              </w:rPr>
            </w:rPrChange>
          </w:rPr>
          <w:t>mask</w:t>
        </w:r>
        <w:r w:rsidR="00FE3A64">
          <w:rPr>
            <w:lang w:val="en-US"/>
          </w:rPr>
          <w:t xml:space="preserve"> </w:t>
        </w:r>
      </w:ins>
      <w:ins w:id="1729" w:author="Grant, David M (52400) CIV USN NIWC ATLANTIC VA (USA)" w:date="2024-09-17T13:10:00Z">
        <w:r w:rsidR="0007230C" w:rsidRPr="00F753BA">
          <w:rPr>
            <w:lang w:val="en-US"/>
          </w:rPr>
          <w:t>to clip or mask the rendered output</w:t>
        </w:r>
        <w:r w:rsidR="0007230C">
          <w:rPr>
            <w:lang w:val="en-US"/>
          </w:rPr>
          <w:t>; those originating from occluded point geometries are not rendered, and those originating from non-occluded point geometries are rendered without masking or clipping.</w:t>
        </w:r>
      </w:ins>
    </w:p>
    <w:p w14:paraId="48F2E082" w14:textId="330F99A2" w:rsidR="00C801D7" w:rsidRPr="006F5FA5" w:rsidDel="001809B3" w:rsidRDefault="00191BCA" w:rsidP="006F5FA5">
      <w:pPr>
        <w:spacing w:after="160"/>
        <w:jc w:val="left"/>
        <w:rPr>
          <w:del w:id="1730" w:author="Grant, David M (52400) CIV USN NIWC ATLANTIC VA (USA)" w:date="2024-09-17T12:12:00Z"/>
          <w:lang w:val="en-US"/>
          <w:rPrChange w:id="1731" w:author="Grant, David M (52400) CIV USN NIWC ATLANTIC VA (USA)" w:date="2024-09-17T13:26:00Z">
            <w:rPr>
              <w:del w:id="1732" w:author="Grant, David M (52400) CIV USN NIWC ATLANTIC VA (USA)" w:date="2024-09-17T12:12:00Z"/>
              <w:b/>
              <w:bCs/>
              <w:sz w:val="24"/>
              <w:lang w:val="en-US"/>
            </w:rPr>
          </w:rPrChange>
        </w:rPr>
        <w:pPrChange w:id="1733" w:author="Grant, David M (52400) CIV USN NIWC ATLANTIC VA (USA)" w:date="2024-09-17T13:26:00Z">
          <w:pPr>
            <w:spacing w:after="160" w:line="259" w:lineRule="auto"/>
            <w:jc w:val="left"/>
          </w:pPr>
        </w:pPrChange>
      </w:pPr>
      <w:ins w:id="1734" w:author="Grant, David M (52400) CIV USN NIWC ATLANTIC VA (USA)" w:date="2024-09-17T12:22:00Z">
        <w:r>
          <w:rPr>
            <w:noProof/>
            <w:lang w:val="en-US" w:eastAsia="en-US"/>
          </w:rPr>
          <mc:AlternateContent>
            <mc:Choice Requires="wps">
              <w:drawing>
                <wp:anchor distT="0" distB="0" distL="114300" distR="114300" simplePos="0" relativeHeight="251664384" behindDoc="0" locked="0" layoutInCell="1" allowOverlap="1" wp14:anchorId="40EED97F" wp14:editId="7B67C263">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B660AF3" w14:textId="4996DFF5" w:rsidR="009E0288" w:rsidRDefault="009E0288" w:rsidP="009E0288">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ins w:id="1735" w:author="Grant, David M (52400) CIV USN NIWC ATLANTIC VA (USA)" w:date="2024-09-17T12:23:00Z">
                                <w:r w:rsidR="00CA0B22">
                                  <w:rPr>
                                    <w:i/>
                                    <w:iCs/>
                                    <w:lang w:val="en-US"/>
                                  </w:rPr>
                                  <w:t>rInstruction</w:t>
                                </w:r>
                              </w:ins>
                              <w:proofErr w:type="spellEnd"/>
                              <w:del w:id="1736" w:author="Grant, David M (52400) CIV USN NIWC ATLANTIC VA (USA)" w:date="2024-09-17T12:23:00Z">
                                <w:r w:rsidRPr="00487F8D" w:rsidDel="00CA0B22">
                                  <w:rPr>
                                    <w:i/>
                                    <w:iCs/>
                                    <w:lang w:val="en-US"/>
                                  </w:rPr>
                                  <w:delText>rLayer</w:delText>
                                </w:r>
                              </w:del>
                              <w:r>
                                <w:rPr>
                                  <w:i/>
                                  <w:iCs/>
                                  <w:lang w:val="en-US"/>
                                </w:rPr>
                                <w:t>(</w:t>
                              </w:r>
                              <w:proofErr w:type="spellStart"/>
                              <w:del w:id="1737" w:author="Grant, David M (52400) CIV USN NIWC ATLANTIC VA (USA)" w:date="2024-09-17T12:23:00Z">
                                <w:r w:rsidDel="00CA0B22">
                                  <w:rPr>
                                    <w:i/>
                                    <w:iCs/>
                                    <w:lang w:val="en-US"/>
                                  </w:rPr>
                                  <w:delText>dataSets</w:delText>
                                </w:r>
                              </w:del>
                              <w:ins w:id="1738" w:author="Grant, David M (52400) CIV USN NIWC ATLANTIC VA (USA)" w:date="2024-09-17T12:23:00Z">
                                <w:r w:rsidR="00CA0B22">
                                  <w:rPr>
                                    <w:i/>
                                    <w:iCs/>
                                    <w:lang w:val="en-US"/>
                                  </w:rPr>
                                  <w:t>drawingInstruc</w:t>
                                </w:r>
                              </w:ins>
                              <w:ins w:id="1739" w:author="Grant, David M (52400) CIV USN NIWC ATLANTIC VA (USA)" w:date="2024-09-17T12:24:00Z">
                                <w:r w:rsidR="00CA0B22">
                                  <w:rPr>
                                    <w:i/>
                                    <w:iCs/>
                                    <w:lang w:val="en-US"/>
                                  </w:rPr>
                                  <w:t>tion</w:t>
                                </w:r>
                              </w:ins>
                              <w:proofErr w:type="spellEnd"/>
                              <w:r>
                                <w:rPr>
                                  <w:i/>
                                  <w:iCs/>
                                  <w:lang w:val="en-US"/>
                                </w:rPr>
                                <w:t xml:space="preserve">, </w:t>
                              </w:r>
                              <w:ins w:id="1740" w:author="Grant, David M (52400) CIV USN NIWC ATLANTIC VA (USA)" w:date="2024-09-17T13:12:00Z">
                                <w:r w:rsidR="00540DF6">
                                  <w:rPr>
                                    <w:i/>
                                    <w:iCs/>
                                    <w:lang w:val="en-US"/>
                                  </w:rPr>
                                  <w:t xml:space="preserve">dataset, </w:t>
                                </w:r>
                              </w:ins>
                              <w:r>
                                <w:rPr>
                                  <w:i/>
                                  <w:iCs/>
                                  <w:lang w:val="en-US"/>
                                </w:rPr>
                                <w:t>viewport)</w:t>
                              </w:r>
                            </w:p>
                            <w:p w14:paraId="24BEE512" w14:textId="18E87FD1" w:rsidR="009E0288" w:rsidRDefault="009E0288" w:rsidP="009E0288">
                              <w:pPr>
                                <w:spacing w:after="60" w:line="240" w:lineRule="auto"/>
                                <w:jc w:val="left"/>
                                <w:rPr>
                                  <w:lang w:val="en-US"/>
                                </w:rPr>
                              </w:pPr>
                              <w:r w:rsidRPr="00125EDC">
                                <w:rPr>
                                  <w:b/>
                                  <w:bCs/>
                                  <w:lang w:val="en-US"/>
                                </w:rPr>
                                <w:t>Input</w:t>
                              </w:r>
                              <w:r>
                                <w:rPr>
                                  <w:lang w:val="en-US"/>
                                </w:rPr>
                                <w:t xml:space="preserve">: </w:t>
                              </w:r>
                              <w:r>
                                <w:rPr>
                                  <w:lang w:val="en-US"/>
                                </w:rPr>
                                <w:tab/>
                                <w:t xml:space="preserve">A </w:t>
                              </w:r>
                              <w:del w:id="1741" w:author="Grant, David M (52400) CIV USN NIWC ATLANTIC VA (USA)" w:date="2024-09-17T12:34:00Z">
                                <w:r w:rsidDel="00261C78">
                                  <w:rPr>
                                    <w:lang w:val="en-US"/>
                                  </w:rPr>
                                  <w:delText xml:space="preserve">set of datasets </w:delText>
                                </w:r>
                              </w:del>
                              <w:proofErr w:type="spellStart"/>
                              <w:r w:rsidRPr="00125EDC">
                                <w:rPr>
                                  <w:i/>
                                  <w:iCs/>
                                  <w:lang w:val="en-US"/>
                                </w:rPr>
                                <w:t>d</w:t>
                              </w:r>
                              <w:del w:id="1742" w:author="Grant, David M (52400) CIV USN NIWC ATLANTIC VA (USA)" w:date="2024-09-17T12:34:00Z">
                                <w:r w:rsidRPr="00125EDC" w:rsidDel="00261C78">
                                  <w:rPr>
                                    <w:i/>
                                    <w:iCs/>
                                    <w:lang w:val="en-US"/>
                                  </w:rPr>
                                  <w:delText>ataSets</w:delText>
                                </w:r>
                              </w:del>
                              <w:ins w:id="1743" w:author="Grant, David M (52400) CIV USN NIWC ATLANTIC VA (USA)" w:date="2024-09-17T12:34:00Z">
                                <w:r w:rsidR="00261C78">
                                  <w:rPr>
                                    <w:i/>
                                    <w:iCs/>
                                    <w:lang w:val="en-US"/>
                                  </w:rPr>
                                  <w:t>rawingInstruction</w:t>
                                </w:r>
                              </w:ins>
                              <w:proofErr w:type="spellEnd"/>
                              <w:r>
                                <w:rPr>
                                  <w:lang w:val="en-US"/>
                                </w:rPr>
                                <w:t xml:space="preserve"> </w:t>
                              </w:r>
                              <w:del w:id="1744" w:author="Grant, David M (52400) CIV USN NIWC ATLANTIC VA (USA)" w:date="2024-09-17T12:34:00Z">
                                <w:r w:rsidDel="00261C78">
                                  <w:rPr>
                                    <w:lang w:val="en-US"/>
                                  </w:rPr>
                                  <w:delText xml:space="preserve">that share a </w:delText>
                                </w:r>
                                <w:r w:rsidRPr="00487F8D" w:rsidDel="00261C78">
                                  <w:rPr>
                                    <w:b/>
                                    <w:bCs/>
                                    <w:lang w:val="en-US"/>
                                  </w:rPr>
                                  <w:delText>minimum display scale</w:delText>
                                </w:r>
                              </w:del>
                              <w:ins w:id="1745" w:author="Grant, David M (52400) CIV USN NIWC ATLANTIC VA (USA)" w:date="2024-09-17T12:34:00Z">
                                <w:r w:rsidR="00261C78">
                                  <w:rPr>
                                    <w:lang w:val="en-US"/>
                                  </w:rPr>
                                  <w:t xml:space="preserve">generated by </w:t>
                                </w:r>
                              </w:ins>
                              <w:ins w:id="1746" w:author="Grant, David M (52400) CIV USN NIWC ATLANTIC VA (USA)" w:date="2024-09-17T12:35:00Z">
                                <w:r w:rsidR="000D57FE">
                                  <w:rPr>
                                    <w:lang w:val="en-US"/>
                                  </w:rPr>
                                  <w:t>dataset portrayal</w:t>
                                </w:r>
                              </w:ins>
                            </w:p>
                            <w:p w14:paraId="4F672CB4" w14:textId="53606D6C" w:rsidR="00CA3EBA" w:rsidRPr="00487F8D" w:rsidRDefault="00CA3EBA" w:rsidP="00CA3EBA">
                              <w:pPr>
                                <w:spacing w:after="60" w:line="240" w:lineRule="auto"/>
                                <w:jc w:val="left"/>
                                <w:rPr>
                                  <w:ins w:id="1747" w:author="Grant, David M (52400) CIV USN NIWC ATLANTIC VA (USA)" w:date="2024-09-17T13:12:00Z"/>
                                  <w:b/>
                                  <w:bCs/>
                                  <w:lang w:val="en-US"/>
                                </w:rPr>
                                <w:pPrChange w:id="1748" w:author="Grant, David M (52400) CIV USN NIWC ATLANTIC VA (USA)" w:date="2024-09-17T13:13:00Z">
                                  <w:pPr>
                                    <w:spacing w:after="120" w:line="240" w:lineRule="auto"/>
                                    <w:jc w:val="left"/>
                                  </w:pPr>
                                </w:pPrChange>
                              </w:pPr>
                              <w:ins w:id="1749" w:author="Grant, David M (52400) CIV USN NIWC ATLANTIC VA (USA)" w:date="2024-09-17T13:12:00Z">
                                <w:r>
                                  <w:rPr>
                                    <w:lang w:val="en-US"/>
                                  </w:rPr>
                                  <w:tab/>
                                </w:r>
                                <w:r>
                                  <w:rPr>
                                    <w:lang w:val="en-US"/>
                                  </w:rPr>
                                  <w:tab/>
                                </w:r>
                              </w:ins>
                              <w:ins w:id="1750" w:author="Grant, David M (52400) CIV USN NIWC ATLANTIC VA (USA)" w:date="2024-09-17T13:13:00Z">
                                <w:r>
                                  <w:rPr>
                                    <w:lang w:val="en-US"/>
                                  </w:rPr>
                                  <w:t>The</w:t>
                                </w:r>
                              </w:ins>
                              <w:ins w:id="1751" w:author="Grant, David M (52400) CIV USN NIWC ATLANTIC VA (USA)" w:date="2024-09-17T13:12:00Z">
                                <w:r w:rsidRPr="00A30B93">
                                  <w:rPr>
                                    <w:lang w:val="en-US"/>
                                  </w:rPr>
                                  <w:t xml:space="preserve"> </w:t>
                                </w:r>
                              </w:ins>
                              <w:ins w:id="1752" w:author="Grant, David M (52400) CIV USN NIWC ATLANTIC VA (USA)" w:date="2024-09-17T13:13:00Z">
                                <w:r w:rsidRPr="00CA3EBA">
                                  <w:rPr>
                                    <w:i/>
                                    <w:iCs/>
                                    <w:lang w:val="en-US"/>
                                    <w:rPrChange w:id="1753" w:author="Grant, David M (52400) CIV USN NIWC ATLANTIC VA (USA)" w:date="2024-09-17T13:13:00Z">
                                      <w:rPr>
                                        <w:lang w:val="en-US"/>
                                      </w:rPr>
                                    </w:rPrChange>
                                  </w:rPr>
                                  <w:t>dataset</w:t>
                                </w:r>
                                <w:r>
                                  <w:rPr>
                                    <w:lang w:val="en-US"/>
                                  </w:rPr>
                                  <w:t xml:space="preserve"> </w:t>
                                </w:r>
                              </w:ins>
                              <w:ins w:id="1754" w:author="Grant, David M (52400) CIV USN NIWC ATLANTIC VA (USA)" w:date="2024-09-17T13:14:00Z">
                                <w:r w:rsidR="007D7AB2">
                                  <w:rPr>
                                    <w:lang w:val="en-US"/>
                                  </w:rPr>
                                  <w:t>of the</w:t>
                                </w:r>
                                <w:r>
                                  <w:rPr>
                                    <w:lang w:val="en-US"/>
                                  </w:rPr>
                                  <w:t xml:space="preserve"> drawing instruction</w:t>
                                </w:r>
                              </w:ins>
                            </w:p>
                            <w:p w14:paraId="4A66A061" w14:textId="77777777" w:rsidR="009E0288" w:rsidRPr="00487F8D" w:rsidRDefault="009E0288" w:rsidP="009E0288">
                              <w:pPr>
                                <w:spacing w:after="120" w:line="240" w:lineRule="auto"/>
                                <w:jc w:val="left"/>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16FBCCE1" w14:textId="23F2410A" w:rsidR="000D3D8F" w:rsidRPr="000D3D8F" w:rsidRDefault="000D3D8F" w:rsidP="000D57FE">
                              <w:pPr>
                                <w:pStyle w:val="ListParagraph"/>
                                <w:numPr>
                                  <w:ilvl w:val="0"/>
                                  <w:numId w:val="56"/>
                                </w:numPr>
                                <w:spacing w:after="60" w:line="240" w:lineRule="auto"/>
                                <w:contextualSpacing w:val="0"/>
                                <w:rPr>
                                  <w:ins w:id="1755" w:author="Grant, David M (52400) CIV USN NIWC ATLANTIC VA (USA)" w:date="2024-09-17T12:41:00Z"/>
                                  <w:lang w:val="en-US"/>
                                  <w:rPrChange w:id="1756" w:author="Grant, David M (52400) CIV USN NIWC ATLANTIC VA (USA)" w:date="2024-09-17T12:41:00Z">
                                    <w:rPr>
                                      <w:ins w:id="1757" w:author="Grant, David M (52400) CIV USN NIWC ATLANTIC VA (USA)" w:date="2024-09-17T12:41:00Z"/>
                                      <w:i/>
                                      <w:iCs/>
                                      <w:lang w:val="en-US"/>
                                    </w:rPr>
                                  </w:rPrChange>
                                </w:rPr>
                              </w:pPr>
                              <w:proofErr w:type="spellStart"/>
                              <w:ins w:id="1758" w:author="Grant, David M (52400) CIV USN NIWC ATLANTIC VA (USA)" w:date="2024-09-17T12:40:00Z">
                                <w:r w:rsidRPr="000D3D8F">
                                  <w:rPr>
                                    <w:i/>
                                    <w:iCs/>
                                    <w:lang w:val="en-US"/>
                                    <w:rPrChange w:id="1759" w:author="Grant, David M (52400) CIV USN NIWC ATLANTIC VA (USA)" w:date="2024-09-17T12:41:00Z">
                                      <w:rPr>
                                        <w:b/>
                                        <w:bCs/>
                                        <w:lang w:val="en-US"/>
                                      </w:rPr>
                                    </w:rPrChange>
                                  </w:rPr>
                                  <w:t>isPoint</w:t>
                                </w:r>
                              </w:ins>
                              <w:proofErr w:type="spellEnd"/>
                              <w:ins w:id="1760" w:author="Grant, David M (52400) CIV USN NIWC ATLANTIC VA (USA)" w:date="2024-09-17T12:41:00Z">
                                <w:r w:rsidR="00C27966">
                                  <w:rPr>
                                    <w:i/>
                                    <w:iCs/>
                                    <w:lang w:val="en-US"/>
                                  </w:rPr>
                                  <w:t xml:space="preserve"> </w:t>
                                </w:r>
                                <w:r w:rsidR="00C27966" w:rsidRPr="00C27966">
                                  <w:rPr>
                                    <w:lang w:val="en-US"/>
                                    <w:rPrChange w:id="1761" w:author="Grant, David M (52400) CIV USN NIWC ATLANTIC VA (USA)" w:date="2024-09-17T12:41:00Z">
                                      <w:rPr>
                                        <w:i/>
                                        <w:iCs/>
                                        <w:lang w:val="en-US"/>
                                      </w:rPr>
                                    </w:rPrChange>
                                  </w:rPr>
                                  <w:t>= false</w:t>
                                </w:r>
                              </w:ins>
                            </w:p>
                            <w:p w14:paraId="3C61A3A0" w14:textId="77777777" w:rsidR="00C10033" w:rsidRDefault="009E0288" w:rsidP="00BB6140">
                              <w:pPr>
                                <w:pStyle w:val="ListParagraph"/>
                                <w:numPr>
                                  <w:ilvl w:val="1"/>
                                  <w:numId w:val="56"/>
                                </w:numPr>
                                <w:spacing w:after="60" w:line="240" w:lineRule="auto"/>
                                <w:contextualSpacing w:val="0"/>
                                <w:jc w:val="left"/>
                                <w:rPr>
                                  <w:ins w:id="1762" w:author="Grant, David M (52400) CIV USN NIWC ATLANTIC VA (USA)" w:date="2024-09-17T13:22:00Z"/>
                                  <w:lang w:val="en-US"/>
                                </w:rPr>
                              </w:pPr>
                              <w:del w:id="1763" w:author="Grant, David M (52400) CIV USN NIWC ATLANTIC VA (USA)" w:date="2024-09-17T12:36:00Z">
                                <w:r w:rsidRPr="00125EDC" w:rsidDel="00011516">
                                  <w:rPr>
                                    <w:b/>
                                    <w:bCs/>
                                    <w:lang w:val="en-US"/>
                                  </w:rPr>
                                  <w:delText>For</w:delText>
                                </w:r>
                                <w:r w:rsidRPr="004C4E7A" w:rsidDel="00011516">
                                  <w:rPr>
                                    <w:lang w:val="en-US"/>
                                  </w:rPr>
                                  <w:delText xml:space="preserve"> </w:delText>
                                </w:r>
                              </w:del>
                              <w:ins w:id="1764" w:author="Grant, David M (52400) CIV USN NIWC ATLANTIC VA (USA)" w:date="2024-09-17T12:36:00Z">
                                <w:r w:rsidR="00011516">
                                  <w:rPr>
                                    <w:b/>
                                    <w:bCs/>
                                    <w:lang w:val="en-US"/>
                                  </w:rPr>
                                  <w:t>If</w:t>
                                </w:r>
                                <w:r w:rsidR="00011516" w:rsidRPr="004C4E7A">
                                  <w:rPr>
                                    <w:lang w:val="en-US"/>
                                  </w:rPr>
                                  <w:t xml:space="preserve"> </w:t>
                                </w:r>
                              </w:ins>
                              <w:proofErr w:type="spellStart"/>
                              <w:ins w:id="1765" w:author="Grant, David M (52400) CIV USN NIWC ATLANTIC VA (USA)" w:date="2024-09-17T12:44:00Z">
                                <w:r w:rsidR="00AE2527" w:rsidRPr="00AE2527">
                                  <w:rPr>
                                    <w:i/>
                                    <w:iCs/>
                                    <w:lang w:val="en-US"/>
                                    <w:rPrChange w:id="1766" w:author="Grant, David M (52400) CIV USN NIWC ATLANTIC VA (USA)" w:date="2024-09-17T12:44:00Z">
                                      <w:rPr>
                                        <w:lang w:val="en-US"/>
                                      </w:rPr>
                                    </w:rPrChange>
                                  </w:rPr>
                                  <w:t>drawingInstruction</w:t>
                                </w:r>
                                <w:proofErr w:type="spellEnd"/>
                                <w:r w:rsidR="00AE2527">
                                  <w:rPr>
                                    <w:lang w:val="en-US"/>
                                  </w:rPr>
                                  <w:t xml:space="preserve"> </w:t>
                                </w:r>
                              </w:ins>
                              <w:ins w:id="1767" w:author="Grant, David M (52400) CIV USN NIWC ATLANTIC VA (USA)" w:date="2024-09-17T12:47:00Z">
                                <w:r w:rsidR="006F471F">
                                  <w:rPr>
                                    <w:lang w:val="en-US"/>
                                  </w:rPr>
                                  <w:t>is</w:t>
                                </w:r>
                              </w:ins>
                              <w:ins w:id="1768" w:author="Grant, David M (52400) CIV USN NIWC ATLANTIC VA (USA)" w:date="2024-09-17T12:44:00Z">
                                <w:r w:rsidR="00AE2527">
                                  <w:rPr>
                                    <w:lang w:val="en-US"/>
                                  </w:rPr>
                                  <w:t xml:space="preserve"> </w:t>
                                </w:r>
                              </w:ins>
                              <w:ins w:id="1769" w:author="Grant, David M (52400) CIV USN NIWC ATLANTIC VA (USA)" w:date="2024-09-17T12:47:00Z">
                                <w:r w:rsidR="006F471F">
                                  <w:rPr>
                                    <w:lang w:val="en-US"/>
                                  </w:rPr>
                                  <w:t xml:space="preserve">an </w:t>
                                </w:r>
                              </w:ins>
                              <w:ins w:id="1770" w:author="Grant, David M (52400) CIV USN NIWC ATLANTIC VA (USA)" w:date="2024-09-17T12:44:00Z">
                                <w:r w:rsidR="00AE2527">
                                  <w:rPr>
                                    <w:lang w:val="en-US"/>
                                  </w:rPr>
                                  <w:t xml:space="preserve">augmented </w:t>
                                </w:r>
                              </w:ins>
                              <w:ins w:id="1771" w:author="Grant, David M (52400) CIV USN NIWC ATLANTIC VA (USA)" w:date="2024-09-17T12:48:00Z">
                                <w:r w:rsidR="00886449">
                                  <w:rPr>
                                    <w:lang w:val="en-US"/>
                                  </w:rPr>
                                  <w:t>p</w:t>
                                </w:r>
                              </w:ins>
                              <w:ins w:id="1772" w:author="Grant, David M (52400) CIV USN NIWC ATLANTIC VA (USA)" w:date="2024-09-17T12:44:00Z">
                                <w:r w:rsidR="00AE2527">
                                  <w:rPr>
                                    <w:lang w:val="en-US"/>
                                  </w:rPr>
                                  <w:t>oint</w:t>
                                </w:r>
                              </w:ins>
                            </w:p>
                            <w:p w14:paraId="3D592878" w14:textId="30543CC4" w:rsidR="00B17B8E" w:rsidRPr="00B17B8E" w:rsidRDefault="00B17B8E" w:rsidP="00C10033">
                              <w:pPr>
                                <w:pStyle w:val="ListParagraph"/>
                                <w:numPr>
                                  <w:ilvl w:val="2"/>
                                  <w:numId w:val="56"/>
                                </w:numPr>
                                <w:spacing w:after="60" w:line="240" w:lineRule="auto"/>
                                <w:contextualSpacing w:val="0"/>
                                <w:jc w:val="left"/>
                                <w:rPr>
                                  <w:ins w:id="1773" w:author="Grant, David M (52400) CIV USN NIWC ATLANTIC VA (USA)" w:date="2024-09-17T13:23:00Z"/>
                                  <w:lang w:val="en-US"/>
                                  <w:rPrChange w:id="1774" w:author="Grant, David M (52400) CIV USN NIWC ATLANTIC VA (USA)" w:date="2024-09-17T13:23:00Z">
                                    <w:rPr>
                                      <w:ins w:id="1775" w:author="Grant, David M (52400) CIV USN NIWC ATLANTIC VA (USA)" w:date="2024-09-17T13:23:00Z"/>
                                      <w:i/>
                                      <w:iCs/>
                                      <w:lang w:val="en-US"/>
                                    </w:rPr>
                                  </w:rPrChange>
                                </w:rPr>
                              </w:pPr>
                              <w:proofErr w:type="spellStart"/>
                              <w:ins w:id="1776" w:author="Grant, David M (52400) CIV USN NIWC ATLANTIC VA (USA)" w:date="2024-09-17T13:23:00Z">
                                <w:r w:rsidRPr="00B17B8E">
                                  <w:rPr>
                                    <w:i/>
                                    <w:iCs/>
                                    <w:lang w:val="en-US"/>
                                    <w:rPrChange w:id="1777" w:author="Grant, David M (52400) CIV USN NIWC ATLANTIC VA (USA)" w:date="2024-09-17T13:23:00Z">
                                      <w:rPr>
                                        <w:lang w:val="en-US"/>
                                      </w:rPr>
                                    </w:rPrChange>
                                  </w:rPr>
                                  <w:t>isPoint</w:t>
                                </w:r>
                                <w:proofErr w:type="spellEnd"/>
                                <w:r>
                                  <w:rPr>
                                    <w:lang w:val="en-US"/>
                                  </w:rPr>
                                  <w:t xml:space="preserve"> = true</w:t>
                                </w:r>
                              </w:ins>
                            </w:p>
                            <w:p w14:paraId="5079C8EE" w14:textId="749A8199" w:rsidR="00C10033" w:rsidRPr="00C10033" w:rsidRDefault="00B17B8E" w:rsidP="00C10033">
                              <w:pPr>
                                <w:pStyle w:val="ListParagraph"/>
                                <w:numPr>
                                  <w:ilvl w:val="2"/>
                                  <w:numId w:val="56"/>
                                </w:numPr>
                                <w:spacing w:after="60" w:line="240" w:lineRule="auto"/>
                                <w:contextualSpacing w:val="0"/>
                                <w:jc w:val="left"/>
                                <w:rPr>
                                  <w:ins w:id="1778" w:author="Grant, David M (52400) CIV USN NIWC ATLANTIC VA (USA)" w:date="2024-09-17T13:22:00Z"/>
                                  <w:lang w:val="en-US"/>
                                  <w:rPrChange w:id="1779" w:author="Grant, David M (52400) CIV USN NIWC ATLANTIC VA (USA)" w:date="2024-09-17T13:22:00Z">
                                    <w:rPr>
                                      <w:ins w:id="1780" w:author="Grant, David M (52400) CIV USN NIWC ATLANTIC VA (USA)" w:date="2024-09-17T13:22:00Z"/>
                                      <w:b/>
                                      <w:bCs/>
                                      <w:lang w:val="en-US"/>
                                    </w:rPr>
                                  </w:rPrChange>
                                </w:rPr>
                              </w:pPr>
                              <w:ins w:id="1781" w:author="Grant, David M (52400) CIV USN NIWC ATLANTIC VA (USA)" w:date="2024-09-17T13:23:00Z">
                                <w:r>
                                  <w:rPr>
                                    <w:i/>
                                    <w:iCs/>
                                    <w:lang w:val="en-US"/>
                                  </w:rPr>
                                  <w:t>p</w:t>
                                </w:r>
                              </w:ins>
                              <w:ins w:id="1782" w:author="Grant, David M (52400) CIV USN NIWC ATLANTIC VA (USA)" w:date="2024-09-17T13:22:00Z">
                                <w:r w:rsidR="00C10033" w:rsidRPr="00B17B8E">
                                  <w:rPr>
                                    <w:i/>
                                    <w:iCs/>
                                    <w:lang w:val="en-US"/>
                                    <w:rPrChange w:id="1783" w:author="Grant, David M (52400) CIV USN NIWC ATLANTIC VA (USA)" w:date="2024-09-17T13:23:00Z">
                                      <w:rPr>
                                        <w:b/>
                                        <w:bCs/>
                                        <w:lang w:val="en-US"/>
                                      </w:rPr>
                                    </w:rPrChange>
                                  </w:rPr>
                                  <w:t>oint</w:t>
                                </w:r>
                                <w:r w:rsidR="00C10033">
                                  <w:rPr>
                                    <w:b/>
                                    <w:bCs/>
                                    <w:lang w:val="en-US"/>
                                  </w:rPr>
                                  <w:t xml:space="preserve"> = </w:t>
                                </w:r>
                                <w:r w:rsidR="00C10033" w:rsidRPr="00B17B8E">
                                  <w:rPr>
                                    <w:lang w:val="en-US"/>
                                    <w:rPrChange w:id="1784" w:author="Grant, David M (52400) CIV USN NIWC ATLANTIC VA (USA)" w:date="2024-09-17T13:23:00Z">
                                      <w:rPr>
                                        <w:b/>
                                        <w:bCs/>
                                        <w:lang w:val="en-US"/>
                                      </w:rPr>
                                    </w:rPrChange>
                                  </w:rPr>
                                  <w:t xml:space="preserve">augmented </w:t>
                                </w:r>
                              </w:ins>
                              <w:ins w:id="1785" w:author="Grant, David M (52400) CIV USN NIWC ATLANTIC VA (USA)" w:date="2024-09-17T13:24:00Z">
                                <w:r w:rsidR="006F6973">
                                  <w:rPr>
                                    <w:lang w:val="en-US"/>
                                  </w:rPr>
                                  <w:t>geometry</w:t>
                                </w:r>
                              </w:ins>
                            </w:p>
                            <w:p w14:paraId="745B880B" w14:textId="6E7F7C83" w:rsidR="009772AA" w:rsidRDefault="006F6973" w:rsidP="00C10033">
                              <w:pPr>
                                <w:pStyle w:val="ListParagraph"/>
                                <w:numPr>
                                  <w:ilvl w:val="1"/>
                                  <w:numId w:val="56"/>
                                </w:numPr>
                                <w:spacing w:after="60" w:line="240" w:lineRule="auto"/>
                                <w:contextualSpacing w:val="0"/>
                                <w:jc w:val="left"/>
                                <w:rPr>
                                  <w:ins w:id="1786" w:author="Grant, David M (52400) CIV USN NIWC ATLANTIC VA (USA)" w:date="2024-09-17T12:41:00Z"/>
                                  <w:lang w:val="en-US"/>
                                </w:rPr>
                                <w:pPrChange w:id="1787" w:author="Grant, David M (52400) CIV USN NIWC ATLANTIC VA (USA)" w:date="2024-09-17T13:22:00Z">
                                  <w:pPr>
                                    <w:pStyle w:val="ListParagraph"/>
                                    <w:numPr>
                                      <w:ilvl w:val="1"/>
                                      <w:numId w:val="56"/>
                                    </w:numPr>
                                    <w:spacing w:after="60" w:line="240" w:lineRule="auto"/>
                                    <w:ind w:left="1440" w:hanging="360"/>
                                    <w:contextualSpacing w:val="0"/>
                                  </w:pPr>
                                </w:pPrChange>
                              </w:pPr>
                              <w:ins w:id="1788" w:author="Grant, David M (52400) CIV USN NIWC ATLANTIC VA (USA)" w:date="2024-09-17T13:23:00Z">
                                <w:r>
                                  <w:rPr>
                                    <w:b/>
                                    <w:bCs/>
                                    <w:lang w:val="en-US"/>
                                  </w:rPr>
                                  <w:t xml:space="preserve">Else </w:t>
                                </w:r>
                              </w:ins>
                              <w:ins w:id="1789" w:author="Grant, David M (52400) CIV USN NIWC ATLANTIC VA (USA)" w:date="2024-09-17T13:22:00Z">
                                <w:r w:rsidR="00C10033" w:rsidRPr="00C10033">
                                  <w:rPr>
                                    <w:b/>
                                    <w:bCs/>
                                    <w:lang w:val="en-US"/>
                                    <w:rPrChange w:id="1790" w:author="Grant, David M (52400) CIV USN NIWC ATLANTIC VA (USA)" w:date="2024-09-17T13:23:00Z">
                                      <w:rPr>
                                        <w:lang w:val="en-US"/>
                                      </w:rPr>
                                    </w:rPrChange>
                                  </w:rPr>
                                  <w:t>If</w:t>
                                </w:r>
                                <w:r w:rsidR="00C10033">
                                  <w:rPr>
                                    <w:lang w:val="en-US"/>
                                  </w:rPr>
                                  <w:t xml:space="preserve"> </w:t>
                                </w:r>
                              </w:ins>
                              <w:ins w:id="1791" w:author="Grant, David M (52400) CIV USN NIWC ATLANTIC VA (USA)" w:date="2024-09-17T12:46:00Z">
                                <w:r w:rsidR="003024AE">
                                  <w:rPr>
                                    <w:lang w:val="en-US"/>
                                  </w:rPr>
                                  <w:t xml:space="preserve">geometry of </w:t>
                                </w:r>
                              </w:ins>
                              <w:proofErr w:type="spellStart"/>
                              <w:ins w:id="1792" w:author="Grant, David M (52400) CIV USN NIWC ATLANTIC VA (USA)" w:date="2024-09-17T12:48:00Z">
                                <w:r w:rsidR="00886449" w:rsidRPr="00D23112">
                                  <w:rPr>
                                    <w:i/>
                                    <w:iCs/>
                                    <w:lang w:val="en-US"/>
                                    <w:rPrChange w:id="1793" w:author="Grant, David M (52400) CIV USN NIWC ATLANTIC VA (USA)" w:date="2024-09-17T12:48:00Z">
                                      <w:rPr>
                                        <w:lang w:val="en-US"/>
                                      </w:rPr>
                                    </w:rPrChange>
                                  </w:rPr>
                                  <w:t>drawingInstruction</w:t>
                                </w:r>
                                <w:proofErr w:type="spellEnd"/>
                                <w:r w:rsidR="00886449">
                                  <w:rPr>
                                    <w:lang w:val="en-US"/>
                                  </w:rPr>
                                  <w:t xml:space="preserve"> </w:t>
                                </w:r>
                              </w:ins>
                              <w:ins w:id="1794" w:author="Grant, David M (52400) CIV USN NIWC ATLANTIC VA (USA)" w:date="2024-09-17T12:46:00Z">
                                <w:r w:rsidR="003024AE" w:rsidRPr="006E532A">
                                  <w:rPr>
                                    <w:b/>
                                    <w:bCs/>
                                    <w:lang w:val="en-US"/>
                                    <w:rPrChange w:id="1795" w:author="Grant, David M (52400) CIV USN NIWC ATLANTIC VA (USA)" w:date="2024-09-17T12:49:00Z">
                                      <w:rPr>
                                        <w:lang w:val="en-US"/>
                                      </w:rPr>
                                    </w:rPrChange>
                                  </w:rPr>
                                  <w:t xml:space="preserve">feature </w:t>
                                </w:r>
                              </w:ins>
                              <w:ins w:id="1796" w:author="Grant, David M (52400) CIV USN NIWC ATLANTIC VA (USA)" w:date="2024-09-17T12:48:00Z">
                                <w:r w:rsidR="00886449" w:rsidRPr="006E532A">
                                  <w:rPr>
                                    <w:b/>
                                    <w:bCs/>
                                    <w:lang w:val="en-US"/>
                                    <w:rPrChange w:id="1797" w:author="Grant, David M (52400) CIV USN NIWC ATLANTIC VA (USA)" w:date="2024-09-17T12:49:00Z">
                                      <w:rPr>
                                        <w:lang w:val="en-US"/>
                                      </w:rPr>
                                    </w:rPrChange>
                                  </w:rPr>
                                  <w:t>reference</w:t>
                                </w:r>
                                <w:r w:rsidR="00886449">
                                  <w:rPr>
                                    <w:lang w:val="en-US"/>
                                  </w:rPr>
                                  <w:t xml:space="preserve"> </w:t>
                                </w:r>
                              </w:ins>
                              <w:ins w:id="1798" w:author="Grant, David M (52400) CIV USN NIWC ATLANTIC VA (USA)" w:date="2024-09-17T12:46:00Z">
                                <w:r w:rsidR="003024AE">
                                  <w:rPr>
                                    <w:lang w:val="en-US"/>
                                  </w:rPr>
                                  <w:t>is a point</w:t>
                                </w:r>
                              </w:ins>
                            </w:p>
                            <w:p w14:paraId="5155A79F" w14:textId="197A5A7F" w:rsidR="003F6A16" w:rsidRDefault="009772AA" w:rsidP="0043537F">
                              <w:pPr>
                                <w:pStyle w:val="ListParagraph"/>
                                <w:numPr>
                                  <w:ilvl w:val="2"/>
                                  <w:numId w:val="56"/>
                                </w:numPr>
                                <w:spacing w:after="60" w:line="240" w:lineRule="auto"/>
                                <w:contextualSpacing w:val="0"/>
                                <w:rPr>
                                  <w:ins w:id="1799" w:author="Grant, David M (52400) CIV USN NIWC ATLANTIC VA (USA)" w:date="2024-09-17T13:21:00Z"/>
                                  <w:lang w:val="en-US"/>
                                </w:rPr>
                              </w:pPr>
                              <w:proofErr w:type="spellStart"/>
                              <w:ins w:id="1800" w:author="Grant, David M (52400) CIV USN NIWC ATLANTIC VA (USA)" w:date="2024-09-17T12:42:00Z">
                                <w:r w:rsidRPr="009772AA">
                                  <w:rPr>
                                    <w:i/>
                                    <w:iCs/>
                                    <w:lang w:val="en-US"/>
                                    <w:rPrChange w:id="1801" w:author="Grant, David M (52400) CIV USN NIWC ATLANTIC VA (USA)" w:date="2024-09-17T12:42:00Z">
                                      <w:rPr>
                                        <w:b/>
                                        <w:bCs/>
                                        <w:lang w:val="en-US"/>
                                      </w:rPr>
                                    </w:rPrChange>
                                  </w:rPr>
                                  <w:t>isPoint</w:t>
                                </w:r>
                                <w:proofErr w:type="spellEnd"/>
                                <w:r w:rsidRPr="009772AA">
                                  <w:rPr>
                                    <w:lang w:val="en-US"/>
                                    <w:rPrChange w:id="1802" w:author="Grant, David M (52400) CIV USN NIWC ATLANTIC VA (USA)" w:date="2024-09-17T12:42:00Z">
                                      <w:rPr>
                                        <w:b/>
                                        <w:bCs/>
                                        <w:lang w:val="en-US"/>
                                      </w:rPr>
                                    </w:rPrChange>
                                  </w:rPr>
                                  <w:t xml:space="preserve"> = true</w:t>
                                </w:r>
                              </w:ins>
                            </w:p>
                            <w:p w14:paraId="780CF746" w14:textId="52A8F4BE" w:rsidR="000819A9" w:rsidRPr="0043537F" w:rsidRDefault="000819A9" w:rsidP="006F6973">
                              <w:pPr>
                                <w:pStyle w:val="ListParagraph"/>
                                <w:numPr>
                                  <w:ilvl w:val="2"/>
                                  <w:numId w:val="56"/>
                                </w:numPr>
                                <w:spacing w:after="60" w:line="240" w:lineRule="auto"/>
                                <w:contextualSpacing w:val="0"/>
                                <w:rPr>
                                  <w:ins w:id="1803" w:author="Grant, David M (52400) CIV USN NIWC ATLANTIC VA (USA)" w:date="2024-09-17T12:36:00Z"/>
                                  <w:lang w:val="en-US"/>
                                </w:rPr>
                                <w:pPrChange w:id="1804" w:author="Grant, David M (52400) CIV USN NIWC ATLANTIC VA (USA)" w:date="2024-09-17T13:23:00Z">
                                  <w:pPr>
                                    <w:pStyle w:val="ListParagraph"/>
                                    <w:numPr>
                                      <w:numId w:val="56"/>
                                    </w:numPr>
                                    <w:spacing w:after="60" w:line="240" w:lineRule="auto"/>
                                    <w:ind w:hanging="360"/>
                                    <w:contextualSpacing w:val="0"/>
                                  </w:pPr>
                                </w:pPrChange>
                              </w:pPr>
                              <w:ins w:id="1805" w:author="Grant, David M (52400) CIV USN NIWC ATLANTIC VA (USA)" w:date="2024-09-17T13:21:00Z">
                                <w:r>
                                  <w:rPr>
                                    <w:i/>
                                    <w:iCs/>
                                    <w:lang w:val="en-US"/>
                                  </w:rPr>
                                  <w:t xml:space="preserve">point = </w:t>
                                </w:r>
                              </w:ins>
                              <w:ins w:id="1806" w:author="Grant, David M (52400) CIV USN NIWC ATLANTIC VA (USA)" w:date="2024-09-17T13:24:00Z">
                                <w:r w:rsidR="006F6973">
                                  <w:rPr>
                                    <w:lang w:val="en-US"/>
                                  </w:rPr>
                                  <w:t>feature reference geometry</w:t>
                                </w:r>
                              </w:ins>
                            </w:p>
                            <w:p w14:paraId="5E2395F5" w14:textId="549E5DB6" w:rsidR="009E0288" w:rsidRPr="00792816" w:rsidDel="003C4836" w:rsidRDefault="009E0288" w:rsidP="00E21B25">
                              <w:pPr>
                                <w:pStyle w:val="ListParagraph"/>
                                <w:numPr>
                                  <w:ilvl w:val="1"/>
                                  <w:numId w:val="56"/>
                                </w:numPr>
                                <w:spacing w:after="60" w:line="240" w:lineRule="auto"/>
                                <w:contextualSpacing w:val="0"/>
                                <w:rPr>
                                  <w:del w:id="1807" w:author="Grant, David M (52400) CIV USN NIWC ATLANTIC VA (USA)" w:date="2024-09-17T12:43:00Z"/>
                                  <w:b/>
                                  <w:bCs/>
                                  <w:lang w:val="en-US"/>
                                  <w:rPrChange w:id="1808" w:author="Grant, David M (52400) CIV USN NIWC ATLANTIC VA (USA)" w:date="2024-09-17T12:51:00Z">
                                    <w:rPr>
                                      <w:del w:id="1809" w:author="Grant, David M (52400) CIV USN NIWC ATLANTIC VA (USA)" w:date="2024-09-17T12:43:00Z"/>
                                      <w:lang w:val="en-US"/>
                                    </w:rPr>
                                  </w:rPrChange>
                                </w:rPr>
                                <w:pPrChange w:id="1810" w:author="Grant, David M (52400) CIV USN NIWC ATLANTIC VA (USA)" w:date="2024-09-17T12:36:00Z">
                                  <w:pPr>
                                    <w:pStyle w:val="ListParagraph"/>
                                    <w:numPr>
                                      <w:numId w:val="37"/>
                                    </w:numPr>
                                    <w:spacing w:after="60" w:line="240" w:lineRule="auto"/>
                                    <w:ind w:left="567" w:hanging="283"/>
                                    <w:contextualSpacing w:val="0"/>
                                  </w:pPr>
                                </w:pPrChange>
                              </w:pPr>
                              <w:del w:id="1811" w:author="Grant, David M (52400) CIV USN NIWC ATLANTIC VA (USA)" w:date="2024-09-17T12:43:00Z">
                                <w:r w:rsidRPr="00792816" w:rsidDel="003C4836">
                                  <w:rPr>
                                    <w:b/>
                                    <w:bCs/>
                                    <w:lang w:val="en-US"/>
                                    <w:rPrChange w:id="1812" w:author="Grant, David M (52400) CIV USN NIWC ATLANTIC VA (USA)" w:date="2024-09-17T12:51:00Z">
                                      <w:rPr>
                                        <w:lang w:val="en-US"/>
                                      </w:rPr>
                                    </w:rPrChange>
                                  </w:rPr>
                                  <w:delText xml:space="preserve">each drawing priority </w:delText>
                                </w:r>
                                <w:r w:rsidRPr="00792816" w:rsidDel="003C4836">
                                  <w:rPr>
                                    <w:b/>
                                    <w:bCs/>
                                    <w:i/>
                                    <w:iCs/>
                                    <w:lang w:val="en-US"/>
                                    <w:rPrChange w:id="1813" w:author="Grant, David M (52400) CIV USN NIWC ATLANTIC VA (USA)" w:date="2024-09-17T12:51:00Z">
                                      <w:rPr>
                                        <w:i/>
                                        <w:iCs/>
                                        <w:lang w:val="en-US"/>
                                      </w:rPr>
                                    </w:rPrChange>
                                  </w:rPr>
                                  <w:delText>drawingPriority</w:delText>
                                </w:r>
                                <w:r w:rsidRPr="00792816" w:rsidDel="003C4836">
                                  <w:rPr>
                                    <w:b/>
                                    <w:bCs/>
                                    <w:lang w:val="en-US"/>
                                    <w:rPrChange w:id="1814" w:author="Grant, David M (52400) CIV USN NIWC ATLANTIC VA (USA)" w:date="2024-09-17T12:51:00Z">
                                      <w:rPr>
                                        <w:lang w:val="en-US"/>
                                      </w:rPr>
                                    </w:rPrChange>
                                  </w:rPr>
                                  <w:delText xml:space="preserve"> starting with the smallest</w:delText>
                                </w:r>
                              </w:del>
                            </w:p>
                            <w:p w14:paraId="163CC75A" w14:textId="4D6D8F68" w:rsidR="009E0288" w:rsidRDefault="009E0288" w:rsidP="003C4836">
                              <w:pPr>
                                <w:pStyle w:val="ListParagraph"/>
                                <w:numPr>
                                  <w:ilvl w:val="0"/>
                                  <w:numId w:val="56"/>
                                </w:numPr>
                                <w:spacing w:after="60" w:line="240" w:lineRule="auto"/>
                                <w:contextualSpacing w:val="0"/>
                                <w:rPr>
                                  <w:ins w:id="1815" w:author="Grant, David M (52400) CIV USN NIWC ATLANTIC VA (USA)" w:date="2024-09-17T12:52:00Z"/>
                                  <w:lang w:val="en-US"/>
                                </w:rPr>
                              </w:pPr>
                              <w:del w:id="1816" w:author="Grant, David M (52400) CIV USN NIWC ATLANTIC VA (USA)" w:date="2024-09-17T12:51:00Z">
                                <w:r w:rsidRPr="00792816" w:rsidDel="00262167">
                                  <w:rPr>
                                    <w:b/>
                                    <w:bCs/>
                                    <w:lang w:val="en-US"/>
                                    <w:rPrChange w:id="1817" w:author="Grant, David M (52400) CIV USN NIWC ATLANTIC VA (USA)" w:date="2024-09-17T12:51:00Z">
                                      <w:rPr>
                                        <w:lang w:val="en-US"/>
                                      </w:rPr>
                                    </w:rPrChange>
                                  </w:rPr>
                                  <w:delText>From each dataset, collect active</w:delText>
                                </w:r>
                                <w:r w:rsidRPr="00792816" w:rsidDel="00262167">
                                  <w:rPr>
                                    <w:b/>
                                    <w:bCs/>
                                    <w:vertAlign w:val="superscript"/>
                                    <w:lang w:val="en-US"/>
                                    <w:rPrChange w:id="1818" w:author="Grant, David M (52400) CIV USN NIWC ATLANTIC VA (USA)" w:date="2024-09-17T12:51:00Z">
                                      <w:rPr>
                                        <w:vertAlign w:val="superscript"/>
                                        <w:lang w:val="en-US"/>
                                      </w:rPr>
                                    </w:rPrChange>
                                  </w:rPr>
                                  <w:delText xml:space="preserve">* </w:delText>
                                </w:r>
                                <w:r w:rsidRPr="00792816" w:rsidDel="00262167">
                                  <w:rPr>
                                    <w:b/>
                                    <w:bCs/>
                                    <w:lang w:val="en-US"/>
                                    <w:rPrChange w:id="1819" w:author="Grant, David M (52400) CIV USN NIWC ATLANTIC VA (USA)" w:date="2024-09-17T12:51:00Z">
                                      <w:rPr>
                                        <w:lang w:val="en-US"/>
                                      </w:rPr>
                                    </w:rPrChange>
                                  </w:rPr>
                                  <w:delText xml:space="preserve">drawing instructions which are assigned to </w:delText>
                                </w:r>
                                <w:r w:rsidRPr="00792816" w:rsidDel="00262167">
                                  <w:rPr>
                                    <w:b/>
                                    <w:bCs/>
                                    <w:i/>
                                    <w:iCs/>
                                    <w:lang w:val="en-US"/>
                                    <w:rPrChange w:id="1820" w:author="Grant, David M (52400) CIV USN NIWC ATLANTIC VA (USA)" w:date="2024-09-17T12:51:00Z">
                                      <w:rPr>
                                        <w:i/>
                                        <w:iCs/>
                                        <w:lang w:val="en-US"/>
                                      </w:rPr>
                                    </w:rPrChange>
                                  </w:rPr>
                                  <w:delText>drawingPriority.</w:delText>
                                </w:r>
                              </w:del>
                              <w:ins w:id="1821" w:author="Grant, David M (52400) CIV USN NIWC ATLANTIC VA (USA)" w:date="2024-09-17T12:51:00Z">
                                <w:r w:rsidR="00262167" w:rsidRPr="00792816">
                                  <w:rPr>
                                    <w:b/>
                                    <w:bCs/>
                                    <w:lang w:val="en-US"/>
                                    <w:rPrChange w:id="1822" w:author="Grant, David M (52400) CIV USN NIWC ATLANTIC VA (USA)" w:date="2024-09-17T12:51:00Z">
                                      <w:rPr>
                                        <w:lang w:val="en-US"/>
                                      </w:rPr>
                                    </w:rPrChange>
                                  </w:rPr>
                                  <w:t>If</w:t>
                                </w:r>
                                <w:r w:rsidR="00262167">
                                  <w:rPr>
                                    <w:lang w:val="en-US"/>
                                  </w:rPr>
                                  <w:t xml:space="preserve"> </w:t>
                                </w:r>
                              </w:ins>
                              <w:ins w:id="1823" w:author="Grant, David M (52400) CIV USN NIWC ATLANTIC VA (USA)" w:date="2024-09-17T13:17:00Z">
                                <w:r w:rsidR="00824B74">
                                  <w:rPr>
                                    <w:lang w:val="en-US"/>
                                  </w:rPr>
                                  <w:t xml:space="preserve">not </w:t>
                                </w:r>
                              </w:ins>
                              <w:proofErr w:type="spellStart"/>
                              <w:ins w:id="1824" w:author="Grant, David M (52400) CIV USN NIWC ATLANTIC VA (USA)" w:date="2024-09-17T12:51:00Z">
                                <w:r w:rsidR="00262167" w:rsidRPr="00824B74">
                                  <w:rPr>
                                    <w:i/>
                                    <w:iCs/>
                                    <w:lang w:val="en-US"/>
                                    <w:rPrChange w:id="1825" w:author="Grant, David M (52400) CIV USN NIWC ATLANTIC VA (USA)" w:date="2024-09-17T13:18:00Z">
                                      <w:rPr>
                                        <w:lang w:val="en-US"/>
                                      </w:rPr>
                                    </w:rPrChange>
                                  </w:rPr>
                                  <w:t>isPoint</w:t>
                                </w:r>
                              </w:ins>
                              <w:proofErr w:type="spellEnd"/>
                            </w:p>
                            <w:p w14:paraId="065B7DA8" w14:textId="63CDD78A" w:rsidR="00D009DB" w:rsidRDefault="000D5104" w:rsidP="00D009DB">
                              <w:pPr>
                                <w:pStyle w:val="ListParagraph"/>
                                <w:numPr>
                                  <w:ilvl w:val="1"/>
                                  <w:numId w:val="56"/>
                                </w:numPr>
                                <w:spacing w:after="60" w:line="240" w:lineRule="auto"/>
                                <w:contextualSpacing w:val="0"/>
                                <w:rPr>
                                  <w:ins w:id="1826" w:author="Grant, David M (52400) CIV USN NIWC ATLANTIC VA (USA)" w:date="2024-09-17T12:51:00Z"/>
                                  <w:lang w:val="en-US"/>
                                </w:rPr>
                                <w:pPrChange w:id="1827" w:author="Grant, David M (52400) CIV USN NIWC ATLANTIC VA (USA)" w:date="2024-09-17T12:52:00Z">
                                  <w:pPr>
                                    <w:pStyle w:val="ListParagraph"/>
                                    <w:numPr>
                                      <w:numId w:val="56"/>
                                    </w:numPr>
                                    <w:spacing w:after="60" w:line="240" w:lineRule="auto"/>
                                    <w:ind w:hanging="360"/>
                                    <w:contextualSpacing w:val="0"/>
                                  </w:pPr>
                                </w:pPrChange>
                              </w:pPr>
                              <w:ins w:id="1828" w:author="Grant, David M (52400) CIV USN NIWC ATLANTIC VA (USA)" w:date="2024-09-17T12:56:00Z">
                                <w:r>
                                  <w:rPr>
                                    <w:lang w:val="en-US"/>
                                  </w:rPr>
                                  <w:t>Render the drawing instruction, u</w:t>
                                </w:r>
                              </w:ins>
                              <w:ins w:id="1829" w:author="Grant, David M (52400) CIV USN NIWC ATLANTIC VA (USA)" w:date="2024-09-17T12:55:00Z">
                                <w:r w:rsidR="00763888">
                                  <w:rPr>
                                    <w:lang w:val="en-US"/>
                                  </w:rPr>
                                  <w:t>s</w:t>
                                </w:r>
                              </w:ins>
                              <w:ins w:id="1830" w:author="Grant, David M (52400) CIV USN NIWC ATLANTIC VA (USA)" w:date="2024-09-17T12:56:00Z">
                                <w:r>
                                  <w:rPr>
                                    <w:lang w:val="en-US"/>
                                  </w:rPr>
                                  <w:t>ing</w:t>
                                </w:r>
                              </w:ins>
                              <w:ins w:id="1831" w:author="Grant, David M (52400) CIV USN NIWC ATLANTIC VA (USA)" w:date="2024-09-17T13:15:00Z">
                                <w:r w:rsidR="00AF2E01">
                                  <w:rPr>
                                    <w:lang w:val="en-US"/>
                                  </w:rPr>
                                  <w:t xml:space="preserve"> the</w:t>
                                </w:r>
                              </w:ins>
                              <w:ins w:id="1832" w:author="Grant, David M (52400) CIV USN NIWC ATLANTIC VA (USA)" w:date="2024-09-17T12:55:00Z">
                                <w:r w:rsidR="00763888">
                                  <w:rPr>
                                    <w:lang w:val="en-US"/>
                                  </w:rPr>
                                  <w:t xml:space="preserve"> </w:t>
                                </w:r>
                              </w:ins>
                              <w:ins w:id="1833" w:author="Grant, David M (52400) CIV USN NIWC ATLANTIC VA (USA)" w:date="2024-09-17T13:15:00Z">
                                <w:r w:rsidR="00AF2E01" w:rsidRPr="00AF2E01">
                                  <w:rPr>
                                    <w:i/>
                                    <w:iCs/>
                                    <w:lang w:val="en-US"/>
                                    <w:rPrChange w:id="1834" w:author="Grant, David M (52400) CIV USN NIWC ATLANTIC VA (USA)" w:date="2024-09-17T13:15:00Z">
                                      <w:rPr>
                                        <w:lang w:val="en-US"/>
                                      </w:rPr>
                                    </w:rPrChange>
                                  </w:rPr>
                                  <w:t>dataset</w:t>
                                </w:r>
                                <w:r w:rsidR="00AF2E01">
                                  <w:rPr>
                                    <w:lang w:val="en-US"/>
                                  </w:rPr>
                                  <w:t xml:space="preserve"> </w:t>
                                </w:r>
                              </w:ins>
                              <w:ins w:id="1835" w:author="Grant, David M (52400) CIV USN NIWC ATLANTIC VA (USA)" w:date="2024-09-17T12:55:00Z">
                                <w:r w:rsidR="00763888" w:rsidRPr="00AF2E01">
                                  <w:rPr>
                                    <w:i/>
                                    <w:iCs/>
                                    <w:lang w:val="en-US"/>
                                    <w:rPrChange w:id="1836" w:author="Grant, David M (52400) CIV USN NIWC ATLANTIC VA (USA)" w:date="2024-09-17T13:15:00Z">
                                      <w:rPr>
                                        <w:lang w:val="en-US"/>
                                      </w:rPr>
                                    </w:rPrChange>
                                  </w:rPr>
                                  <w:t>mask</w:t>
                                </w:r>
                                <w:r w:rsidR="00763888">
                                  <w:rPr>
                                    <w:lang w:val="en-US"/>
                                  </w:rPr>
                                  <w:t xml:space="preserve"> </w:t>
                                </w:r>
                                <w:r w:rsidR="00A82309">
                                  <w:rPr>
                                    <w:lang w:val="en-US"/>
                                  </w:rPr>
                                  <w:t xml:space="preserve">to either clip </w:t>
                                </w:r>
                              </w:ins>
                              <w:ins w:id="1837" w:author="Grant, David M (52400) CIV USN NIWC ATLANTIC VA (USA)" w:date="2024-09-17T12:56:00Z">
                                <w:r w:rsidR="00A82309">
                                  <w:rPr>
                                    <w:lang w:val="en-US"/>
                                  </w:rPr>
                                  <w:t xml:space="preserve">or mask </w:t>
                                </w:r>
                              </w:ins>
                              <w:ins w:id="1838" w:author="Grant, David M (52400) CIV USN NIWC ATLANTIC VA (USA)" w:date="2024-09-17T12:55:00Z">
                                <w:r w:rsidR="00A82309">
                                  <w:rPr>
                                    <w:lang w:val="en-US"/>
                                  </w:rPr>
                                  <w:t>the rendered output</w:t>
                                </w:r>
                              </w:ins>
                              <w:ins w:id="1839" w:author="Grant, David M (52400) CIV USN NIWC ATLANTIC VA (USA)" w:date="2024-09-17T12:56:00Z">
                                <w:r w:rsidR="00A82309">
                                  <w:rPr>
                                    <w:lang w:val="en-US"/>
                                  </w:rPr>
                                  <w:t>.</w:t>
                                </w:r>
                                <w:r w:rsidR="00CE6C9E">
                                  <w:rPr>
                                    <w:lang w:val="en-US"/>
                                  </w:rPr>
                                  <w:t xml:space="preserve"> </w:t>
                                </w:r>
                              </w:ins>
                              <w:ins w:id="1840" w:author="Grant, David M (52400) CIV USN NIWC ATLANTIC VA (USA)" w:date="2024-09-17T13:16:00Z">
                                <w:r w:rsidR="001529F5">
                                  <w:rPr>
                                    <w:lang w:val="en-US"/>
                                  </w:rPr>
                                  <w:t>P</w:t>
                                </w:r>
                              </w:ins>
                              <w:ins w:id="1841" w:author="Grant, David M (52400) CIV USN NIWC ATLANTIC VA (USA)" w:date="2024-09-17T12:56:00Z">
                                <w:r w:rsidR="00CE6C9E">
                                  <w:rPr>
                                    <w:lang w:val="en-US"/>
                                  </w:rPr>
                                  <w:t>ortion</w:t>
                                </w:r>
                              </w:ins>
                              <w:ins w:id="1842" w:author="Grant, David M (52400) CIV USN NIWC ATLANTIC VA (USA)" w:date="2024-09-17T13:16:00Z">
                                <w:r w:rsidR="001529F5">
                                  <w:rPr>
                                    <w:lang w:val="en-US"/>
                                  </w:rPr>
                                  <w:t>s</w:t>
                                </w:r>
                              </w:ins>
                              <w:ins w:id="1843" w:author="Grant, David M (52400) CIV USN NIWC ATLANTIC VA (USA)" w:date="2024-09-17T12:56:00Z">
                                <w:r w:rsidR="00CE6C9E">
                                  <w:rPr>
                                    <w:lang w:val="en-US"/>
                                  </w:rPr>
                                  <w:t xml:space="preserve"> of the rendered output which </w:t>
                                </w:r>
                              </w:ins>
                              <w:ins w:id="1844" w:author="Grant, David M (52400) CIV USN NIWC ATLANTIC VA (USA)" w:date="2024-09-17T12:57:00Z">
                                <w:r w:rsidR="00CE6C9E">
                                  <w:rPr>
                                    <w:lang w:val="en-US"/>
                                  </w:rPr>
                                  <w:t xml:space="preserve">intersect </w:t>
                                </w:r>
                                <w:r w:rsidR="00CE6C9E" w:rsidRPr="001529F5">
                                  <w:rPr>
                                    <w:i/>
                                    <w:iCs/>
                                    <w:lang w:val="en-US"/>
                                    <w:rPrChange w:id="1845" w:author="Grant, David M (52400) CIV USN NIWC ATLANTIC VA (USA)" w:date="2024-09-17T13:16:00Z">
                                      <w:rPr>
                                        <w:lang w:val="en-US"/>
                                      </w:rPr>
                                    </w:rPrChange>
                                  </w:rPr>
                                  <w:t>mask</w:t>
                                </w:r>
                                <w:r w:rsidR="00CE6C9E">
                                  <w:rPr>
                                    <w:lang w:val="en-US"/>
                                  </w:rPr>
                                  <w:t xml:space="preserve"> should </w:t>
                                </w:r>
                              </w:ins>
                              <w:ins w:id="1846" w:author="Grant, David M (52400) CIV USN NIWC ATLANTIC VA (USA)" w:date="2024-09-17T13:16:00Z">
                                <w:r w:rsidR="001529F5">
                                  <w:rPr>
                                    <w:lang w:val="en-US"/>
                                  </w:rPr>
                                  <w:t xml:space="preserve">not </w:t>
                                </w:r>
                              </w:ins>
                              <w:ins w:id="1847" w:author="Grant, David M (52400) CIV USN NIWC ATLANTIC VA (USA)" w:date="2024-09-17T12:57:00Z">
                                <w:r w:rsidR="00CE6C9E">
                                  <w:rPr>
                                    <w:lang w:val="en-US"/>
                                  </w:rPr>
                                  <w:t>be visible.</w:t>
                                </w:r>
                              </w:ins>
                            </w:p>
                            <w:p w14:paraId="15A096F3" w14:textId="0814D313" w:rsidR="00792816" w:rsidRPr="00B84F43" w:rsidDel="00B84F43" w:rsidRDefault="00792816" w:rsidP="003C4836">
                              <w:pPr>
                                <w:pStyle w:val="ListParagraph"/>
                                <w:numPr>
                                  <w:ilvl w:val="0"/>
                                  <w:numId w:val="56"/>
                                </w:numPr>
                                <w:spacing w:after="60" w:line="240" w:lineRule="auto"/>
                                <w:contextualSpacing w:val="0"/>
                                <w:rPr>
                                  <w:del w:id="1848" w:author="Grant, David M (52400) CIV USN NIWC ATLANTIC VA (USA)" w:date="2024-09-17T13:16:00Z"/>
                                  <w:lang w:val="en-US"/>
                                  <w:rPrChange w:id="1849" w:author="Grant, David M (52400) CIV USN NIWC ATLANTIC VA (USA)" w:date="2024-09-17T13:17:00Z">
                                    <w:rPr>
                                      <w:del w:id="1850" w:author="Grant, David M (52400) CIV USN NIWC ATLANTIC VA (USA)" w:date="2024-09-17T13:16:00Z"/>
                                      <w:b/>
                                      <w:bCs/>
                                      <w:lang w:val="en-US"/>
                                    </w:rPr>
                                  </w:rPrChange>
                                </w:rPr>
                              </w:pPr>
                              <w:ins w:id="1851" w:author="Grant, David M (52400) CIV USN NIWC ATLANTIC VA (USA)" w:date="2024-09-17T12:51:00Z">
                                <w:r>
                                  <w:rPr>
                                    <w:b/>
                                    <w:bCs/>
                                    <w:lang w:val="en-US"/>
                                  </w:rPr>
                                  <w:t>Else</w:t>
                                </w:r>
                              </w:ins>
                              <w:ins w:id="1852" w:author="Grant, David M (52400) CIV USN NIWC ATLANTIC VA (USA)" w:date="2024-09-17T13:18:00Z">
                                <w:r w:rsidR="00824B74">
                                  <w:rPr>
                                    <w:b/>
                                    <w:bCs/>
                                    <w:lang w:val="en-US"/>
                                  </w:rPr>
                                  <w:t xml:space="preserve"> </w:t>
                                </w:r>
                              </w:ins>
                              <w:ins w:id="1853" w:author="Grant, David M (52400) CIV USN NIWC ATLANTIC VA (USA)" w:date="2024-09-17T13:19:00Z">
                                <w:r w:rsidR="000A2EE3">
                                  <w:rPr>
                                    <w:b/>
                                    <w:bCs/>
                                    <w:lang w:val="en-US"/>
                                  </w:rPr>
                                  <w:t>I</w:t>
                                </w:r>
                              </w:ins>
                              <w:ins w:id="1854" w:author="Grant, David M (52400) CIV USN NIWC ATLANTIC VA (USA)" w:date="2024-09-17T13:18:00Z">
                                <w:r w:rsidR="00824B74">
                                  <w:rPr>
                                    <w:b/>
                                    <w:bCs/>
                                    <w:lang w:val="en-US"/>
                                  </w:rPr>
                                  <w:t xml:space="preserve">f </w:t>
                                </w:r>
                                <w:proofErr w:type="spellStart"/>
                                <w:proofErr w:type="gramStart"/>
                                <w:r w:rsidR="00EB3FAA">
                                  <w:rPr>
                                    <w:i/>
                                    <w:iCs/>
                                    <w:lang w:val="en-US"/>
                                  </w:rPr>
                                  <w:t>dataset</w:t>
                                </w:r>
                              </w:ins>
                              <w:ins w:id="1855" w:author="Grant, David M (52400) CIV USN NIWC ATLANTIC VA (USA)" w:date="2024-09-17T13:25:00Z">
                                <w:r w:rsidR="009A23BD">
                                  <w:rPr>
                                    <w:i/>
                                    <w:iCs/>
                                    <w:lang w:val="en-US"/>
                                  </w:rPr>
                                  <w:t>.</w:t>
                                </w:r>
                              </w:ins>
                              <w:ins w:id="1856" w:author="Grant, David M (52400) CIV USN NIWC ATLANTIC VA (USA)" w:date="2024-09-17T13:18:00Z">
                                <w:r w:rsidR="00EB3FAA">
                                  <w:rPr>
                                    <w:i/>
                                    <w:iCs/>
                                    <w:lang w:val="en-US"/>
                                  </w:rPr>
                                  <w:t>mask</w:t>
                                </w:r>
                                <w:proofErr w:type="spellEnd"/>
                                <w:proofErr w:type="gramEnd"/>
                                <w:r w:rsidR="00EB3FAA">
                                  <w:rPr>
                                    <w:lang w:val="en-US"/>
                                  </w:rPr>
                                  <w:t xml:space="preserve"> </w:t>
                                </w:r>
                              </w:ins>
                              <w:ins w:id="1857" w:author="Grant, David M (52400) CIV USN NIWC ATLANTIC VA (USA)" w:date="2024-09-17T13:25:00Z">
                                <w:r w:rsidR="00EF250E" w:rsidRPr="00486B6C">
                                  <w:rPr>
                                    <w:i/>
                                    <w:iCs/>
                                  </w:rPr>
                                  <w:t xml:space="preserve">∩ </w:t>
                                </w:r>
                              </w:ins>
                              <w:ins w:id="1858" w:author="Grant, David M (52400) CIV USN NIWC ATLANTIC VA (USA)" w:date="2024-09-17T13:18:00Z">
                                <w:r w:rsidR="000A2EE3" w:rsidRPr="00EF250E">
                                  <w:rPr>
                                    <w:i/>
                                    <w:iCs/>
                                    <w:lang w:val="en-US"/>
                                    <w:rPrChange w:id="1859" w:author="Grant, David M (52400) CIV USN NIWC ATLANTIC VA (USA)" w:date="2024-09-17T13:24:00Z">
                                      <w:rPr>
                                        <w:lang w:val="en-US"/>
                                      </w:rPr>
                                    </w:rPrChange>
                                  </w:rPr>
                                  <w:t>point</w:t>
                                </w:r>
                              </w:ins>
                              <w:ins w:id="1860" w:author="Grant, David M (52400) CIV USN NIWC ATLANTIC VA (USA)" w:date="2024-09-17T13:25:00Z">
                                <w:r w:rsidR="00EF250E">
                                  <w:rPr>
                                    <w:i/>
                                    <w:iCs/>
                                    <w:lang w:val="en-US"/>
                                  </w:rPr>
                                  <w:t xml:space="preserve"> </w:t>
                                </w:r>
                                <w:r w:rsidR="00EF250E">
                                  <w:rPr>
                                    <w:lang w:val="en-US"/>
                                  </w:rPr>
                                  <w:t xml:space="preserve">&lt;&gt; </w:t>
                                </w:r>
                                <w:r w:rsidR="009A23BD" w:rsidRPr="00487F8D">
                                  <w:rPr>
                                    <w:rFonts w:ascii="Tahoma" w:hAnsi="Tahoma" w:cs="Tahoma"/>
                                  </w:rPr>
                                  <w:t>Ø</w:t>
                                </w:r>
                              </w:ins>
                            </w:p>
                            <w:p w14:paraId="197D1BC6" w14:textId="77777777" w:rsidR="00B84F43" w:rsidRPr="00FF48F3" w:rsidRDefault="00B84F43" w:rsidP="00FF48F3">
                              <w:pPr>
                                <w:pStyle w:val="ListParagraph"/>
                                <w:numPr>
                                  <w:ilvl w:val="0"/>
                                  <w:numId w:val="56"/>
                                </w:numPr>
                                <w:spacing w:after="60" w:line="240" w:lineRule="auto"/>
                                <w:contextualSpacing w:val="0"/>
                                <w:rPr>
                                  <w:ins w:id="1861" w:author="Grant, David M (52400) CIV USN NIWC ATLANTIC VA (USA)" w:date="2024-09-17T13:17:00Z"/>
                                  <w:lang w:val="en-US"/>
                                  <w:rPrChange w:id="1862" w:author="Grant, David M (52400) CIV USN NIWC ATLANTIC VA (USA)" w:date="2024-09-17T13:17:00Z">
                                    <w:rPr>
                                      <w:ins w:id="1863" w:author="Grant, David M (52400) CIV USN NIWC ATLANTIC VA (USA)" w:date="2024-09-17T13:17:00Z"/>
                                      <w:b/>
                                      <w:bCs/>
                                      <w:lang w:val="en-US"/>
                                    </w:rPr>
                                  </w:rPrChange>
                                </w:rPr>
                              </w:pPr>
                            </w:p>
                            <w:p w14:paraId="386CD79C" w14:textId="2D96D934" w:rsidR="00FF48F3" w:rsidRDefault="000A2EE3" w:rsidP="00B84F43">
                              <w:pPr>
                                <w:pStyle w:val="ListParagraph"/>
                                <w:numPr>
                                  <w:ilvl w:val="1"/>
                                  <w:numId w:val="56"/>
                                </w:numPr>
                                <w:spacing w:after="60" w:line="240" w:lineRule="auto"/>
                                <w:contextualSpacing w:val="0"/>
                                <w:rPr>
                                  <w:ins w:id="1864" w:author="Grant, David M (52400) CIV USN NIWC ATLANTIC VA (USA)" w:date="2024-09-17T13:19:00Z"/>
                                  <w:lang w:val="en-US"/>
                                </w:rPr>
                              </w:pPr>
                              <w:ins w:id="1865" w:author="Grant, David M (52400) CIV USN NIWC ATLANTIC VA (USA)" w:date="2024-09-17T13:19:00Z">
                                <w:r>
                                  <w:rPr>
                                    <w:lang w:val="en-US"/>
                                  </w:rPr>
                                  <w:t>Do not render the instruction</w:t>
                                </w:r>
                              </w:ins>
                            </w:p>
                            <w:p w14:paraId="7AE848C3" w14:textId="6F53C96B" w:rsidR="000A2EE3" w:rsidRPr="00070BE8" w:rsidRDefault="000A2EE3" w:rsidP="000A2EE3">
                              <w:pPr>
                                <w:pStyle w:val="ListParagraph"/>
                                <w:numPr>
                                  <w:ilvl w:val="0"/>
                                  <w:numId w:val="56"/>
                                </w:numPr>
                                <w:spacing w:after="60" w:line="240" w:lineRule="auto"/>
                                <w:contextualSpacing w:val="0"/>
                                <w:rPr>
                                  <w:ins w:id="1866" w:author="Grant, David M (52400) CIV USN NIWC ATLANTIC VA (USA)" w:date="2024-09-17T13:19:00Z"/>
                                  <w:b/>
                                  <w:bCs/>
                                  <w:lang w:val="en-US"/>
                                  <w:rPrChange w:id="1867" w:author="Grant, David M (52400) CIV USN NIWC ATLANTIC VA (USA)" w:date="2024-09-17T13:20:00Z">
                                    <w:rPr>
                                      <w:ins w:id="1868" w:author="Grant, David M (52400) CIV USN NIWC ATLANTIC VA (USA)" w:date="2024-09-17T13:19:00Z"/>
                                      <w:lang w:val="en-US"/>
                                    </w:rPr>
                                  </w:rPrChange>
                                </w:rPr>
                              </w:pPr>
                              <w:ins w:id="1869" w:author="Grant, David M (52400) CIV USN NIWC ATLANTIC VA (USA)" w:date="2024-09-17T13:19:00Z">
                                <w:r w:rsidRPr="00070BE8">
                                  <w:rPr>
                                    <w:b/>
                                    <w:bCs/>
                                    <w:lang w:val="en-US"/>
                                    <w:rPrChange w:id="1870" w:author="Grant, David M (52400) CIV USN NIWC ATLANTIC VA (USA)" w:date="2024-09-17T13:20:00Z">
                                      <w:rPr>
                                        <w:lang w:val="en-US"/>
                                      </w:rPr>
                                    </w:rPrChange>
                                  </w:rPr>
                                  <w:t>Else</w:t>
                                </w:r>
                              </w:ins>
                            </w:p>
                            <w:p w14:paraId="34B87806" w14:textId="16F19B39" w:rsidR="009E0288" w:rsidRPr="00070BE8" w:rsidDel="00792816" w:rsidRDefault="00070BE8" w:rsidP="00070BE8">
                              <w:pPr>
                                <w:pStyle w:val="ListParagraph"/>
                                <w:numPr>
                                  <w:ilvl w:val="1"/>
                                  <w:numId w:val="56"/>
                                </w:numPr>
                                <w:spacing w:after="60" w:line="240" w:lineRule="auto"/>
                                <w:contextualSpacing w:val="0"/>
                                <w:rPr>
                                  <w:del w:id="1871" w:author="Grant, David M (52400) CIV USN NIWC ATLANTIC VA (USA)" w:date="2024-09-17T12:51:00Z"/>
                                  <w:lang w:val="en-US"/>
                                </w:rPr>
                                <w:pPrChange w:id="1872" w:author="Grant, David M (52400) CIV USN NIWC ATLANTIC VA (USA)" w:date="2024-09-17T13:19:00Z">
                                  <w:pPr>
                                    <w:pStyle w:val="ListParagraph"/>
                                    <w:numPr>
                                      <w:ilvl w:val="1"/>
                                      <w:numId w:val="37"/>
                                    </w:numPr>
                                    <w:spacing w:after="60" w:line="240" w:lineRule="auto"/>
                                    <w:ind w:left="993" w:hanging="284"/>
                                    <w:contextualSpacing w:val="0"/>
                                  </w:pPr>
                                </w:pPrChange>
                              </w:pPr>
                              <w:ins w:id="1873" w:author="Grant, David M (52400) CIV USN NIWC ATLANTIC VA (USA)" w:date="2024-09-17T13:19:00Z">
                                <w:r>
                                  <w:rPr>
                                    <w:lang w:val="en-US"/>
                                  </w:rPr>
                                  <w:t>Render the instruction (without masking or clipping)</w:t>
                                </w:r>
                                <w:r w:rsidRPr="00070BE8" w:rsidDel="00792816">
                                  <w:rPr>
                                    <w:lang w:val="en-US"/>
                                  </w:rPr>
                                  <w:t xml:space="preserve"> </w:t>
                                </w:r>
                              </w:ins>
                              <w:del w:id="1874" w:author="Grant, David M (52400) CIV USN NIWC ATLANTIC VA (USA)" w:date="2024-09-17T12:51:00Z">
                                <w:r w:rsidR="009E0288" w:rsidRPr="00070BE8" w:rsidDel="00792816">
                                  <w:rPr>
                                    <w:lang w:val="en-US"/>
                                  </w:rPr>
                                  <w:delText>From the collection, render the instructions in the following order</w:delText>
                                </w:r>
                                <w:r w:rsidR="009E0288" w:rsidRPr="00070BE8" w:rsidDel="00792816">
                                  <w:rPr>
                                    <w:vertAlign w:val="superscript"/>
                                    <w:lang w:val="en-US"/>
                                  </w:rPr>
                                  <w:delText>**</w:delText>
                                </w:r>
                                <w:r w:rsidR="009E0288" w:rsidRPr="00070BE8" w:rsidDel="00792816">
                                  <w:rPr>
                                    <w:lang w:val="en-US"/>
                                  </w:rPr>
                                  <w:delText>:</w:delText>
                                </w:r>
                              </w:del>
                            </w:p>
                            <w:p w14:paraId="23E15E17" w14:textId="52473E5E" w:rsidR="009E0288" w:rsidRPr="00125EDC" w:rsidDel="00792816" w:rsidRDefault="009E0288" w:rsidP="00070BE8">
                              <w:pPr>
                                <w:pStyle w:val="ListParagraph"/>
                                <w:numPr>
                                  <w:ilvl w:val="1"/>
                                  <w:numId w:val="56"/>
                                </w:numPr>
                                <w:spacing w:after="60" w:line="240" w:lineRule="auto"/>
                                <w:contextualSpacing w:val="0"/>
                                <w:rPr>
                                  <w:del w:id="1875" w:author="Grant, David M (52400) CIV USN NIWC ATLANTIC VA (USA)" w:date="2024-09-17T12:51:00Z"/>
                                  <w:lang w:val="en-US"/>
                                </w:rPr>
                                <w:pPrChange w:id="1876" w:author="Grant, David M (52400) CIV USN NIWC ATLANTIC VA (USA)" w:date="2024-09-17T13:19:00Z">
                                  <w:pPr>
                                    <w:pStyle w:val="ListParagraph"/>
                                    <w:numPr>
                                      <w:ilvl w:val="2"/>
                                      <w:numId w:val="37"/>
                                    </w:numPr>
                                    <w:spacing w:after="60" w:line="240" w:lineRule="auto"/>
                                    <w:ind w:left="1350" w:hanging="180"/>
                                    <w:contextualSpacing w:val="0"/>
                                  </w:pPr>
                                </w:pPrChange>
                              </w:pPr>
                              <w:del w:id="1877" w:author="Grant, David M (52400) CIV USN NIWC ATLANTIC VA (USA)" w:date="2024-09-17T12:51:00Z">
                                <w:r w:rsidDel="00792816">
                                  <w:rPr>
                                    <w:i/>
                                    <w:iCs/>
                                    <w:lang w:val="en-US"/>
                                  </w:rPr>
                                  <w:delText>null instructions (NullInstruction) should not be rendered, but they should show in the pick report in this position (below the other instructions which share the same drawing priority).</w:delText>
                                </w:r>
                              </w:del>
                            </w:p>
                            <w:p w14:paraId="17E35F04" w14:textId="42DAB746" w:rsidR="009E0288" w:rsidDel="00792816" w:rsidRDefault="009E0288" w:rsidP="00070BE8">
                              <w:pPr>
                                <w:pStyle w:val="ListParagraph"/>
                                <w:numPr>
                                  <w:ilvl w:val="1"/>
                                  <w:numId w:val="56"/>
                                </w:numPr>
                                <w:spacing w:after="60" w:line="240" w:lineRule="auto"/>
                                <w:contextualSpacing w:val="0"/>
                                <w:rPr>
                                  <w:del w:id="1878" w:author="Grant, David M (52400) CIV USN NIWC ATLANTIC VA (USA)" w:date="2024-09-17T12:51:00Z"/>
                                  <w:lang w:val="en-US"/>
                                </w:rPr>
                                <w:pPrChange w:id="1879" w:author="Grant, David M (52400) CIV USN NIWC ATLANTIC VA (USA)" w:date="2024-09-17T13:19:00Z">
                                  <w:pPr>
                                    <w:pStyle w:val="ListParagraph"/>
                                    <w:numPr>
                                      <w:ilvl w:val="2"/>
                                      <w:numId w:val="37"/>
                                    </w:numPr>
                                    <w:spacing w:after="60" w:line="240" w:lineRule="auto"/>
                                    <w:ind w:left="1350" w:hanging="180"/>
                                    <w:contextualSpacing w:val="0"/>
                                  </w:pPr>
                                </w:pPrChange>
                              </w:pPr>
                              <w:del w:id="1880" w:author="Grant, David M (52400) CIV USN NIWC ATLANTIC VA (USA)" w:date="2024-09-17T12:51:00Z">
                                <w:r w:rsidDel="00792816">
                                  <w:rPr>
                                    <w:lang w:val="en-US"/>
                                  </w:rPr>
                                  <w:delText>all area instructions, followed by</w:delText>
                                </w:r>
                              </w:del>
                            </w:p>
                            <w:p w14:paraId="08C0DAF2" w14:textId="3EA3E02E" w:rsidR="009E0288" w:rsidDel="00792816" w:rsidRDefault="009E0288" w:rsidP="00070BE8">
                              <w:pPr>
                                <w:pStyle w:val="ListParagraph"/>
                                <w:numPr>
                                  <w:ilvl w:val="1"/>
                                  <w:numId w:val="56"/>
                                </w:numPr>
                                <w:spacing w:after="60" w:line="240" w:lineRule="auto"/>
                                <w:contextualSpacing w:val="0"/>
                                <w:rPr>
                                  <w:del w:id="1881" w:author="Grant, David M (52400) CIV USN NIWC ATLANTIC VA (USA)" w:date="2024-09-17T12:51:00Z"/>
                                  <w:lang w:val="en-US"/>
                                </w:rPr>
                                <w:pPrChange w:id="1882" w:author="Grant, David M (52400) CIV USN NIWC ATLANTIC VA (USA)" w:date="2024-09-17T13:19:00Z">
                                  <w:pPr>
                                    <w:pStyle w:val="ListParagraph"/>
                                    <w:numPr>
                                      <w:ilvl w:val="2"/>
                                      <w:numId w:val="37"/>
                                    </w:numPr>
                                    <w:spacing w:after="60" w:line="240" w:lineRule="auto"/>
                                    <w:ind w:left="1350" w:hanging="180"/>
                                    <w:contextualSpacing w:val="0"/>
                                  </w:pPr>
                                </w:pPrChange>
                              </w:pPr>
                              <w:del w:id="1883" w:author="Grant, David M (52400) CIV USN NIWC ATLANTIC VA (USA)" w:date="2024-09-17T12:51:00Z">
                                <w:r w:rsidDel="00792816">
                                  <w:rPr>
                                    <w:lang w:val="en-US"/>
                                  </w:rPr>
                                  <w:delText xml:space="preserve">all line </w:delText>
                                </w:r>
                                <w:r w:rsidRPr="00487F8D" w:rsidDel="00792816">
                                  <w:rPr>
                                    <w:lang w:val="en-US"/>
                                  </w:rPr>
                                  <w:delText>instructions</w:delText>
                                </w:r>
                                <w:r w:rsidDel="00792816">
                                  <w:rPr>
                                    <w:lang w:val="en-US"/>
                                  </w:rPr>
                                  <w:delText>, followed by</w:delText>
                                </w:r>
                              </w:del>
                            </w:p>
                            <w:p w14:paraId="699C3C1F" w14:textId="329A47A8" w:rsidR="009E0288" w:rsidDel="00792816" w:rsidRDefault="009E0288" w:rsidP="00070BE8">
                              <w:pPr>
                                <w:pStyle w:val="ListParagraph"/>
                                <w:numPr>
                                  <w:ilvl w:val="1"/>
                                  <w:numId w:val="56"/>
                                </w:numPr>
                                <w:spacing w:after="60" w:line="240" w:lineRule="auto"/>
                                <w:contextualSpacing w:val="0"/>
                                <w:rPr>
                                  <w:del w:id="1884" w:author="Grant, David M (52400) CIV USN NIWC ATLANTIC VA (USA)" w:date="2024-09-17T12:51:00Z"/>
                                  <w:lang w:val="en-US"/>
                                </w:rPr>
                                <w:pPrChange w:id="1885" w:author="Grant, David M (52400) CIV USN NIWC ATLANTIC VA (USA)" w:date="2024-09-17T13:19:00Z">
                                  <w:pPr>
                                    <w:pStyle w:val="ListParagraph"/>
                                    <w:numPr>
                                      <w:ilvl w:val="2"/>
                                      <w:numId w:val="37"/>
                                    </w:numPr>
                                    <w:spacing w:after="60" w:line="240" w:lineRule="auto"/>
                                    <w:ind w:left="1350" w:hanging="180"/>
                                    <w:contextualSpacing w:val="0"/>
                                  </w:pPr>
                                </w:pPrChange>
                              </w:pPr>
                              <w:del w:id="1886" w:author="Grant, David M (52400) CIV USN NIWC ATLANTIC VA (USA)" w:date="2024-09-17T12:51:00Z">
                                <w:r w:rsidDel="00792816">
                                  <w:rPr>
                                    <w:lang w:val="en-US"/>
                                  </w:rPr>
                                  <w:delText>all point instructions, followed by</w:delText>
                                </w:r>
                              </w:del>
                            </w:p>
                            <w:p w14:paraId="29BB52AC" w14:textId="331C86FA" w:rsidR="009E0288" w:rsidDel="00070BE8" w:rsidRDefault="009E0288" w:rsidP="00070BE8">
                              <w:pPr>
                                <w:pStyle w:val="ListParagraph"/>
                                <w:numPr>
                                  <w:ilvl w:val="1"/>
                                  <w:numId w:val="56"/>
                                </w:numPr>
                                <w:spacing w:after="60" w:line="240" w:lineRule="auto"/>
                                <w:contextualSpacing w:val="0"/>
                                <w:rPr>
                                  <w:del w:id="1887" w:author="Grant, David M (52400) CIV USN NIWC ATLANTIC VA (USA)" w:date="2024-09-17T13:19:00Z"/>
                                  <w:lang w:val="en-US"/>
                                </w:rPr>
                                <w:pPrChange w:id="1888" w:author="Grant, David M (52400) CIV USN NIWC ATLANTIC VA (USA)" w:date="2024-09-17T13:19:00Z">
                                  <w:pPr>
                                    <w:pStyle w:val="ListParagraph"/>
                                    <w:numPr>
                                      <w:ilvl w:val="2"/>
                                      <w:numId w:val="37"/>
                                    </w:numPr>
                                    <w:spacing w:after="120" w:line="240" w:lineRule="auto"/>
                                    <w:ind w:left="1350" w:hanging="180"/>
                                    <w:contextualSpacing w:val="0"/>
                                  </w:pPr>
                                </w:pPrChange>
                              </w:pPr>
                              <w:del w:id="1889" w:author="Grant, David M (52400) CIV USN NIWC ATLANTIC VA (USA)" w:date="2024-09-17T12:51:00Z">
                                <w:r w:rsidDel="00792816">
                                  <w:rPr>
                                    <w:lang w:val="en-US"/>
                                  </w:rPr>
                                  <w:delText>all text instructions</w:delText>
                                </w:r>
                              </w:del>
                            </w:p>
                            <w:p w14:paraId="125F490F" w14:textId="787B2015" w:rsidR="009E0288" w:rsidRPr="00487F8D" w:rsidDel="00800C15" w:rsidRDefault="009E0288" w:rsidP="00070BE8">
                              <w:pPr>
                                <w:pStyle w:val="ListParagraph"/>
                                <w:numPr>
                                  <w:ilvl w:val="1"/>
                                  <w:numId w:val="56"/>
                                </w:numPr>
                                <w:spacing w:after="60" w:line="240" w:lineRule="auto"/>
                                <w:contextualSpacing w:val="0"/>
                                <w:rPr>
                                  <w:del w:id="1890" w:author="Grant, David M (52400) CIV USN NIWC ATLANTIC VA (USA)" w:date="2024-09-17T12:34:00Z"/>
                                  <w:sz w:val="18"/>
                                  <w:szCs w:val="18"/>
                                  <w:lang w:val="en-US"/>
                                </w:rPr>
                                <w:pPrChange w:id="1891" w:author="Grant, David M (52400) CIV USN NIWC ATLANTIC VA (USA)" w:date="2024-09-17T13:19:00Z">
                                  <w:pPr>
                                    <w:spacing w:after="120" w:line="240" w:lineRule="auto"/>
                                    <w:ind w:left="340"/>
                                  </w:pPr>
                                </w:pPrChange>
                              </w:pPr>
                              <w:del w:id="1892" w:author="Grant, David M (52400) CIV USN NIWC ATLANTIC VA (USA)" w:date="2024-09-17T12:34:00Z">
                                <w:r w:rsidRPr="00487F8D" w:rsidDel="00800C15">
                                  <w:rPr>
                                    <w:sz w:val="18"/>
                                    <w:szCs w:val="18"/>
                                    <w:lang w:val="en-US"/>
                                  </w:rPr>
                                  <w:delText xml:space="preserve">* Rendering must take the </w:delText>
                                </w:r>
                                <w:r w:rsidRPr="00487F8D" w:rsidDel="00800C15">
                                  <w:rPr>
                                    <w:i/>
                                    <w:iCs/>
                                    <w:sz w:val="18"/>
                                    <w:szCs w:val="18"/>
                                    <w:lang w:val="en-US"/>
                                  </w:rPr>
                                  <w:delText>viewingGroup(s)</w:delText>
                                </w:r>
                                <w:r w:rsidRPr="00487F8D" w:rsidDel="00800C15">
                                  <w:rPr>
                                    <w:sz w:val="18"/>
                                    <w:szCs w:val="18"/>
                                    <w:lang w:val="en-US"/>
                                  </w:rPr>
                                  <w:delText xml:space="preserve">, </w:delText>
                                </w:r>
                                <w:r w:rsidRPr="00487F8D" w:rsidDel="00800C15">
                                  <w:rPr>
                                    <w:i/>
                                    <w:iCs/>
                                    <w:sz w:val="18"/>
                                    <w:szCs w:val="18"/>
                                    <w:lang w:val="en-US"/>
                                  </w:rPr>
                                  <w:delText>scaleMinimum</w:delText>
                                </w:r>
                                <w:r w:rsidRPr="00487F8D" w:rsidDel="00800C15">
                                  <w:rPr>
                                    <w:sz w:val="18"/>
                                    <w:szCs w:val="18"/>
                                    <w:lang w:val="en-US"/>
                                  </w:rPr>
                                  <w:delText xml:space="preserve">, </w:delText>
                                </w:r>
                                <w:r w:rsidRPr="00487F8D" w:rsidDel="00800C15">
                                  <w:rPr>
                                    <w:i/>
                                    <w:iCs/>
                                    <w:sz w:val="18"/>
                                    <w:szCs w:val="18"/>
                                    <w:lang w:val="en-US"/>
                                  </w:rPr>
                                  <w:delText>scaleMaximum, date dependency, line suppression, and any other</w:delText>
                                </w:r>
                                <w:r w:rsidRPr="00487F8D" w:rsidDel="00800C15">
                                  <w:rPr>
                                    <w:sz w:val="18"/>
                                    <w:szCs w:val="18"/>
                                    <w:lang w:val="en-US"/>
                                  </w:rPr>
                                  <w:delText xml:space="preserve"> properties of the </w:delText>
                                </w:r>
                              </w:del>
                              <w:del w:id="1893" w:author="Grant, David M (52400) CIV USN NIWC ATLANTIC VA (USA)" w:date="2024-09-17T12:32:00Z">
                                <w:r w:rsidRPr="00487F8D" w:rsidDel="00BF63EB">
                                  <w:rPr>
                                    <w:sz w:val="18"/>
                                    <w:szCs w:val="18"/>
                                    <w:lang w:val="en-US"/>
                                  </w:rPr>
                                  <w:delText xml:space="preserve">display </w:delText>
                                </w:r>
                              </w:del>
                              <w:del w:id="1894" w:author="Grant, David M (52400) CIV USN NIWC ATLANTIC VA (USA)" w:date="2024-09-17T12:34:00Z">
                                <w:r w:rsidRPr="00487F8D" w:rsidDel="00800C15">
                                  <w:rPr>
                                    <w:sz w:val="18"/>
                                    <w:szCs w:val="18"/>
                                    <w:lang w:val="en-US"/>
                                  </w:rPr>
                                  <w:delText>instruction which may affect the instructions visibility into account. (See S-100 Part 9).</w:delText>
                                </w:r>
                              </w:del>
                            </w:p>
                            <w:p w14:paraId="6C827D3E" w14:textId="66D75919" w:rsidR="009E0288" w:rsidRPr="00487F8D" w:rsidRDefault="009E0288" w:rsidP="00070BE8">
                              <w:pPr>
                                <w:pStyle w:val="ListParagraph"/>
                                <w:numPr>
                                  <w:ilvl w:val="1"/>
                                  <w:numId w:val="56"/>
                                </w:numPr>
                                <w:spacing w:after="60" w:line="240" w:lineRule="auto"/>
                                <w:contextualSpacing w:val="0"/>
                                <w:rPr>
                                  <w:sz w:val="18"/>
                                  <w:szCs w:val="18"/>
                                </w:rPr>
                                <w:pPrChange w:id="1895" w:author="Grant, David M (52400) CIV USN NIWC ATLANTIC VA (USA)" w:date="2024-09-17T13:19:00Z">
                                  <w:pPr>
                                    <w:spacing w:after="120" w:line="240" w:lineRule="auto"/>
                                    <w:ind w:left="340"/>
                                  </w:pPr>
                                </w:pPrChange>
                              </w:pPr>
                              <w:del w:id="1896" w:author="Grant, David M (52400) CIV USN NIWC ATLANTIC VA (USA)" w:date="2024-09-17T12:34:00Z">
                                <w:r w:rsidRPr="00487F8D" w:rsidDel="00261C78">
                                  <w:rPr>
                                    <w:sz w:val="18"/>
                                    <w:szCs w:val="18"/>
                                    <w:lang w:val="en-US"/>
                                  </w:rPr>
                                  <w:delText>*</w:delText>
                                </w:r>
                              </w:del>
                              <w:del w:id="1897" w:author="Grant, David M (52400) CIV USN NIWC ATLANTIC VA (USA)" w:date="2024-09-17T12:51:00Z">
                                <w:r w:rsidRPr="00487F8D" w:rsidDel="00701AE1">
                                  <w:rPr>
                                    <w:sz w:val="18"/>
                                    <w:szCs w:val="18"/>
                                    <w:lang w:val="en-US"/>
                                  </w:rPr>
                                  <w:delText xml:space="preserve">* To enhance the readability of text, an implementation may </w:delText>
                                </w:r>
                                <w:r w:rsidRPr="002441F8" w:rsidDel="00701AE1">
                                  <w:rPr>
                                    <w:sz w:val="18"/>
                                    <w:szCs w:val="18"/>
                                    <w:lang w:val="en-US"/>
                                  </w:rPr>
                                  <w:delText>consider</w:delText>
                                </w:r>
                                <w:r w:rsidRPr="00487F8D" w:rsidDel="00701AE1">
                                  <w:rPr>
                                    <w:sz w:val="18"/>
                                    <w:szCs w:val="18"/>
                                    <w:lang w:val="en-US"/>
                                  </w:rPr>
                                  <w:delText xml:space="preserve"> the guidance in S-100 Part 9 regarding text rendering to adjust this algorithm as needed.</w:delText>
                                </w:r>
                              </w:del>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EED97F" id="_x0000_s1032" type="#_x0000_t202" style="position:absolute;margin-left:92.8pt;margin-top:11.7pt;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" filled="f" strokeweight=".5pt">
                  <v:textbox style="mso-fit-shape-to-text:t">
                    <w:txbxContent>
                      <w:p w14:paraId="4B660AF3" w14:textId="4996DFF5" w:rsidR="009E0288" w:rsidRDefault="009E0288" w:rsidP="009E0288">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ins w:id="1898" w:author="Grant, David M (52400) CIV USN NIWC ATLANTIC VA (USA)" w:date="2024-09-17T12:23:00Z">
                          <w:r w:rsidR="00CA0B22">
                            <w:rPr>
                              <w:i/>
                              <w:iCs/>
                              <w:lang w:val="en-US"/>
                            </w:rPr>
                            <w:t>rInstruction</w:t>
                          </w:r>
                        </w:ins>
                        <w:proofErr w:type="spellEnd"/>
                        <w:del w:id="1899" w:author="Grant, David M (52400) CIV USN NIWC ATLANTIC VA (USA)" w:date="2024-09-17T12:23:00Z">
                          <w:r w:rsidRPr="00487F8D" w:rsidDel="00CA0B22">
                            <w:rPr>
                              <w:i/>
                              <w:iCs/>
                              <w:lang w:val="en-US"/>
                            </w:rPr>
                            <w:delText>rLayer</w:delText>
                          </w:r>
                        </w:del>
                        <w:r>
                          <w:rPr>
                            <w:i/>
                            <w:iCs/>
                            <w:lang w:val="en-US"/>
                          </w:rPr>
                          <w:t>(</w:t>
                        </w:r>
                        <w:proofErr w:type="spellStart"/>
                        <w:del w:id="1900" w:author="Grant, David M (52400) CIV USN NIWC ATLANTIC VA (USA)" w:date="2024-09-17T12:23:00Z">
                          <w:r w:rsidDel="00CA0B22">
                            <w:rPr>
                              <w:i/>
                              <w:iCs/>
                              <w:lang w:val="en-US"/>
                            </w:rPr>
                            <w:delText>dataSets</w:delText>
                          </w:r>
                        </w:del>
                        <w:ins w:id="1901" w:author="Grant, David M (52400) CIV USN NIWC ATLANTIC VA (USA)" w:date="2024-09-17T12:23:00Z">
                          <w:r w:rsidR="00CA0B22">
                            <w:rPr>
                              <w:i/>
                              <w:iCs/>
                              <w:lang w:val="en-US"/>
                            </w:rPr>
                            <w:t>drawingInstruc</w:t>
                          </w:r>
                        </w:ins>
                        <w:ins w:id="1902" w:author="Grant, David M (52400) CIV USN NIWC ATLANTIC VA (USA)" w:date="2024-09-17T12:24:00Z">
                          <w:r w:rsidR="00CA0B22">
                            <w:rPr>
                              <w:i/>
                              <w:iCs/>
                              <w:lang w:val="en-US"/>
                            </w:rPr>
                            <w:t>tion</w:t>
                          </w:r>
                        </w:ins>
                        <w:proofErr w:type="spellEnd"/>
                        <w:r>
                          <w:rPr>
                            <w:i/>
                            <w:iCs/>
                            <w:lang w:val="en-US"/>
                          </w:rPr>
                          <w:t xml:space="preserve">, </w:t>
                        </w:r>
                        <w:ins w:id="1903" w:author="Grant, David M (52400) CIV USN NIWC ATLANTIC VA (USA)" w:date="2024-09-17T13:12:00Z">
                          <w:r w:rsidR="00540DF6">
                            <w:rPr>
                              <w:i/>
                              <w:iCs/>
                              <w:lang w:val="en-US"/>
                            </w:rPr>
                            <w:t xml:space="preserve">dataset, </w:t>
                          </w:r>
                        </w:ins>
                        <w:r>
                          <w:rPr>
                            <w:i/>
                            <w:iCs/>
                            <w:lang w:val="en-US"/>
                          </w:rPr>
                          <w:t>viewport)</w:t>
                        </w:r>
                      </w:p>
                      <w:p w14:paraId="24BEE512" w14:textId="18E87FD1" w:rsidR="009E0288" w:rsidRDefault="009E0288" w:rsidP="009E0288">
                        <w:pPr>
                          <w:spacing w:after="60" w:line="240" w:lineRule="auto"/>
                          <w:jc w:val="left"/>
                          <w:rPr>
                            <w:lang w:val="en-US"/>
                          </w:rPr>
                        </w:pPr>
                        <w:r w:rsidRPr="00125EDC">
                          <w:rPr>
                            <w:b/>
                            <w:bCs/>
                            <w:lang w:val="en-US"/>
                          </w:rPr>
                          <w:t>Input</w:t>
                        </w:r>
                        <w:r>
                          <w:rPr>
                            <w:lang w:val="en-US"/>
                          </w:rPr>
                          <w:t xml:space="preserve">: </w:t>
                        </w:r>
                        <w:r>
                          <w:rPr>
                            <w:lang w:val="en-US"/>
                          </w:rPr>
                          <w:tab/>
                          <w:t xml:space="preserve">A </w:t>
                        </w:r>
                        <w:del w:id="1904" w:author="Grant, David M (52400) CIV USN NIWC ATLANTIC VA (USA)" w:date="2024-09-17T12:34:00Z">
                          <w:r w:rsidDel="00261C78">
                            <w:rPr>
                              <w:lang w:val="en-US"/>
                            </w:rPr>
                            <w:delText xml:space="preserve">set of datasets </w:delText>
                          </w:r>
                        </w:del>
                        <w:proofErr w:type="spellStart"/>
                        <w:r w:rsidRPr="00125EDC">
                          <w:rPr>
                            <w:i/>
                            <w:iCs/>
                            <w:lang w:val="en-US"/>
                          </w:rPr>
                          <w:t>d</w:t>
                        </w:r>
                        <w:del w:id="1905" w:author="Grant, David M (52400) CIV USN NIWC ATLANTIC VA (USA)" w:date="2024-09-17T12:34:00Z">
                          <w:r w:rsidRPr="00125EDC" w:rsidDel="00261C78">
                            <w:rPr>
                              <w:i/>
                              <w:iCs/>
                              <w:lang w:val="en-US"/>
                            </w:rPr>
                            <w:delText>ataSets</w:delText>
                          </w:r>
                        </w:del>
                        <w:ins w:id="1906" w:author="Grant, David M (52400) CIV USN NIWC ATLANTIC VA (USA)" w:date="2024-09-17T12:34:00Z">
                          <w:r w:rsidR="00261C78">
                            <w:rPr>
                              <w:i/>
                              <w:iCs/>
                              <w:lang w:val="en-US"/>
                            </w:rPr>
                            <w:t>rawingInstruction</w:t>
                          </w:r>
                        </w:ins>
                        <w:proofErr w:type="spellEnd"/>
                        <w:r>
                          <w:rPr>
                            <w:lang w:val="en-US"/>
                          </w:rPr>
                          <w:t xml:space="preserve"> </w:t>
                        </w:r>
                        <w:del w:id="1907" w:author="Grant, David M (52400) CIV USN NIWC ATLANTIC VA (USA)" w:date="2024-09-17T12:34:00Z">
                          <w:r w:rsidDel="00261C78">
                            <w:rPr>
                              <w:lang w:val="en-US"/>
                            </w:rPr>
                            <w:delText xml:space="preserve">that share a </w:delText>
                          </w:r>
                          <w:r w:rsidRPr="00487F8D" w:rsidDel="00261C78">
                            <w:rPr>
                              <w:b/>
                              <w:bCs/>
                              <w:lang w:val="en-US"/>
                            </w:rPr>
                            <w:delText>minimum display scale</w:delText>
                          </w:r>
                        </w:del>
                        <w:ins w:id="1908" w:author="Grant, David M (52400) CIV USN NIWC ATLANTIC VA (USA)" w:date="2024-09-17T12:34:00Z">
                          <w:r w:rsidR="00261C78">
                            <w:rPr>
                              <w:lang w:val="en-US"/>
                            </w:rPr>
                            <w:t xml:space="preserve">generated by </w:t>
                          </w:r>
                        </w:ins>
                        <w:ins w:id="1909" w:author="Grant, David M (52400) CIV USN NIWC ATLANTIC VA (USA)" w:date="2024-09-17T12:35:00Z">
                          <w:r w:rsidR="000D57FE">
                            <w:rPr>
                              <w:lang w:val="en-US"/>
                            </w:rPr>
                            <w:t>dataset portrayal</w:t>
                          </w:r>
                        </w:ins>
                      </w:p>
                      <w:p w14:paraId="4F672CB4" w14:textId="53606D6C" w:rsidR="00CA3EBA" w:rsidRPr="00487F8D" w:rsidRDefault="00CA3EBA" w:rsidP="00CA3EBA">
                        <w:pPr>
                          <w:spacing w:after="60" w:line="240" w:lineRule="auto"/>
                          <w:jc w:val="left"/>
                          <w:rPr>
                            <w:ins w:id="1910" w:author="Grant, David M (52400) CIV USN NIWC ATLANTIC VA (USA)" w:date="2024-09-17T13:12:00Z"/>
                            <w:b/>
                            <w:bCs/>
                            <w:lang w:val="en-US"/>
                          </w:rPr>
                          <w:pPrChange w:id="1911" w:author="Grant, David M (52400) CIV USN NIWC ATLANTIC VA (USA)" w:date="2024-09-17T13:13:00Z">
                            <w:pPr>
                              <w:spacing w:after="120" w:line="240" w:lineRule="auto"/>
                              <w:jc w:val="left"/>
                            </w:pPr>
                          </w:pPrChange>
                        </w:pPr>
                        <w:ins w:id="1912" w:author="Grant, David M (52400) CIV USN NIWC ATLANTIC VA (USA)" w:date="2024-09-17T13:12:00Z">
                          <w:r>
                            <w:rPr>
                              <w:lang w:val="en-US"/>
                            </w:rPr>
                            <w:tab/>
                          </w:r>
                          <w:r>
                            <w:rPr>
                              <w:lang w:val="en-US"/>
                            </w:rPr>
                            <w:tab/>
                          </w:r>
                        </w:ins>
                        <w:ins w:id="1913" w:author="Grant, David M (52400) CIV USN NIWC ATLANTIC VA (USA)" w:date="2024-09-17T13:13:00Z">
                          <w:r>
                            <w:rPr>
                              <w:lang w:val="en-US"/>
                            </w:rPr>
                            <w:t>The</w:t>
                          </w:r>
                        </w:ins>
                        <w:ins w:id="1914" w:author="Grant, David M (52400) CIV USN NIWC ATLANTIC VA (USA)" w:date="2024-09-17T13:12:00Z">
                          <w:r w:rsidRPr="00A30B93">
                            <w:rPr>
                              <w:lang w:val="en-US"/>
                            </w:rPr>
                            <w:t xml:space="preserve"> </w:t>
                          </w:r>
                        </w:ins>
                        <w:ins w:id="1915" w:author="Grant, David M (52400) CIV USN NIWC ATLANTIC VA (USA)" w:date="2024-09-17T13:13:00Z">
                          <w:r w:rsidRPr="00CA3EBA">
                            <w:rPr>
                              <w:i/>
                              <w:iCs/>
                              <w:lang w:val="en-US"/>
                              <w:rPrChange w:id="1916" w:author="Grant, David M (52400) CIV USN NIWC ATLANTIC VA (USA)" w:date="2024-09-17T13:13:00Z">
                                <w:rPr>
                                  <w:lang w:val="en-US"/>
                                </w:rPr>
                              </w:rPrChange>
                            </w:rPr>
                            <w:t>dataset</w:t>
                          </w:r>
                          <w:r>
                            <w:rPr>
                              <w:lang w:val="en-US"/>
                            </w:rPr>
                            <w:t xml:space="preserve"> </w:t>
                          </w:r>
                        </w:ins>
                        <w:ins w:id="1917" w:author="Grant, David M (52400) CIV USN NIWC ATLANTIC VA (USA)" w:date="2024-09-17T13:14:00Z">
                          <w:r w:rsidR="007D7AB2">
                            <w:rPr>
                              <w:lang w:val="en-US"/>
                            </w:rPr>
                            <w:t>of the</w:t>
                          </w:r>
                          <w:r>
                            <w:rPr>
                              <w:lang w:val="en-US"/>
                            </w:rPr>
                            <w:t xml:space="preserve"> drawing instruction</w:t>
                          </w:r>
                        </w:ins>
                      </w:p>
                      <w:p w14:paraId="4A66A061" w14:textId="77777777" w:rsidR="009E0288" w:rsidRPr="00487F8D" w:rsidRDefault="009E0288" w:rsidP="009E0288">
                        <w:pPr>
                          <w:spacing w:after="120" w:line="240" w:lineRule="auto"/>
                          <w:jc w:val="left"/>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16FBCCE1" w14:textId="23F2410A" w:rsidR="000D3D8F" w:rsidRPr="000D3D8F" w:rsidRDefault="000D3D8F" w:rsidP="000D57FE">
                        <w:pPr>
                          <w:pStyle w:val="ListParagraph"/>
                          <w:numPr>
                            <w:ilvl w:val="0"/>
                            <w:numId w:val="56"/>
                          </w:numPr>
                          <w:spacing w:after="60" w:line="240" w:lineRule="auto"/>
                          <w:contextualSpacing w:val="0"/>
                          <w:rPr>
                            <w:ins w:id="1918" w:author="Grant, David M (52400) CIV USN NIWC ATLANTIC VA (USA)" w:date="2024-09-17T12:41:00Z"/>
                            <w:lang w:val="en-US"/>
                            <w:rPrChange w:id="1919" w:author="Grant, David M (52400) CIV USN NIWC ATLANTIC VA (USA)" w:date="2024-09-17T12:41:00Z">
                              <w:rPr>
                                <w:ins w:id="1920" w:author="Grant, David M (52400) CIV USN NIWC ATLANTIC VA (USA)" w:date="2024-09-17T12:41:00Z"/>
                                <w:i/>
                                <w:iCs/>
                                <w:lang w:val="en-US"/>
                              </w:rPr>
                            </w:rPrChange>
                          </w:rPr>
                        </w:pPr>
                        <w:proofErr w:type="spellStart"/>
                        <w:ins w:id="1921" w:author="Grant, David M (52400) CIV USN NIWC ATLANTIC VA (USA)" w:date="2024-09-17T12:40:00Z">
                          <w:r w:rsidRPr="000D3D8F">
                            <w:rPr>
                              <w:i/>
                              <w:iCs/>
                              <w:lang w:val="en-US"/>
                              <w:rPrChange w:id="1922" w:author="Grant, David M (52400) CIV USN NIWC ATLANTIC VA (USA)" w:date="2024-09-17T12:41:00Z">
                                <w:rPr>
                                  <w:b/>
                                  <w:bCs/>
                                  <w:lang w:val="en-US"/>
                                </w:rPr>
                              </w:rPrChange>
                            </w:rPr>
                            <w:t>isPoint</w:t>
                          </w:r>
                        </w:ins>
                        <w:proofErr w:type="spellEnd"/>
                        <w:ins w:id="1923" w:author="Grant, David M (52400) CIV USN NIWC ATLANTIC VA (USA)" w:date="2024-09-17T12:41:00Z">
                          <w:r w:rsidR="00C27966">
                            <w:rPr>
                              <w:i/>
                              <w:iCs/>
                              <w:lang w:val="en-US"/>
                            </w:rPr>
                            <w:t xml:space="preserve"> </w:t>
                          </w:r>
                          <w:r w:rsidR="00C27966" w:rsidRPr="00C27966">
                            <w:rPr>
                              <w:lang w:val="en-US"/>
                              <w:rPrChange w:id="1924" w:author="Grant, David M (52400) CIV USN NIWC ATLANTIC VA (USA)" w:date="2024-09-17T12:41:00Z">
                                <w:rPr>
                                  <w:i/>
                                  <w:iCs/>
                                  <w:lang w:val="en-US"/>
                                </w:rPr>
                              </w:rPrChange>
                            </w:rPr>
                            <w:t>= false</w:t>
                          </w:r>
                        </w:ins>
                      </w:p>
                      <w:p w14:paraId="3C61A3A0" w14:textId="77777777" w:rsidR="00C10033" w:rsidRDefault="009E0288" w:rsidP="00BB6140">
                        <w:pPr>
                          <w:pStyle w:val="ListParagraph"/>
                          <w:numPr>
                            <w:ilvl w:val="1"/>
                            <w:numId w:val="56"/>
                          </w:numPr>
                          <w:spacing w:after="60" w:line="240" w:lineRule="auto"/>
                          <w:contextualSpacing w:val="0"/>
                          <w:jc w:val="left"/>
                          <w:rPr>
                            <w:ins w:id="1925" w:author="Grant, David M (52400) CIV USN NIWC ATLANTIC VA (USA)" w:date="2024-09-17T13:22:00Z"/>
                            <w:lang w:val="en-US"/>
                          </w:rPr>
                        </w:pPr>
                        <w:del w:id="1926" w:author="Grant, David M (52400) CIV USN NIWC ATLANTIC VA (USA)" w:date="2024-09-17T12:36:00Z">
                          <w:r w:rsidRPr="00125EDC" w:rsidDel="00011516">
                            <w:rPr>
                              <w:b/>
                              <w:bCs/>
                              <w:lang w:val="en-US"/>
                            </w:rPr>
                            <w:delText>For</w:delText>
                          </w:r>
                          <w:r w:rsidRPr="004C4E7A" w:rsidDel="00011516">
                            <w:rPr>
                              <w:lang w:val="en-US"/>
                            </w:rPr>
                            <w:delText xml:space="preserve"> </w:delText>
                          </w:r>
                        </w:del>
                        <w:ins w:id="1927" w:author="Grant, David M (52400) CIV USN NIWC ATLANTIC VA (USA)" w:date="2024-09-17T12:36:00Z">
                          <w:r w:rsidR="00011516">
                            <w:rPr>
                              <w:b/>
                              <w:bCs/>
                              <w:lang w:val="en-US"/>
                            </w:rPr>
                            <w:t>If</w:t>
                          </w:r>
                          <w:r w:rsidR="00011516" w:rsidRPr="004C4E7A">
                            <w:rPr>
                              <w:lang w:val="en-US"/>
                            </w:rPr>
                            <w:t xml:space="preserve"> </w:t>
                          </w:r>
                        </w:ins>
                        <w:proofErr w:type="spellStart"/>
                        <w:ins w:id="1928" w:author="Grant, David M (52400) CIV USN NIWC ATLANTIC VA (USA)" w:date="2024-09-17T12:44:00Z">
                          <w:r w:rsidR="00AE2527" w:rsidRPr="00AE2527">
                            <w:rPr>
                              <w:i/>
                              <w:iCs/>
                              <w:lang w:val="en-US"/>
                              <w:rPrChange w:id="1929" w:author="Grant, David M (52400) CIV USN NIWC ATLANTIC VA (USA)" w:date="2024-09-17T12:44:00Z">
                                <w:rPr>
                                  <w:lang w:val="en-US"/>
                                </w:rPr>
                              </w:rPrChange>
                            </w:rPr>
                            <w:t>drawingInstruction</w:t>
                          </w:r>
                          <w:proofErr w:type="spellEnd"/>
                          <w:r w:rsidR="00AE2527">
                            <w:rPr>
                              <w:lang w:val="en-US"/>
                            </w:rPr>
                            <w:t xml:space="preserve"> </w:t>
                          </w:r>
                        </w:ins>
                        <w:ins w:id="1930" w:author="Grant, David M (52400) CIV USN NIWC ATLANTIC VA (USA)" w:date="2024-09-17T12:47:00Z">
                          <w:r w:rsidR="006F471F">
                            <w:rPr>
                              <w:lang w:val="en-US"/>
                            </w:rPr>
                            <w:t>is</w:t>
                          </w:r>
                        </w:ins>
                        <w:ins w:id="1931" w:author="Grant, David M (52400) CIV USN NIWC ATLANTIC VA (USA)" w:date="2024-09-17T12:44:00Z">
                          <w:r w:rsidR="00AE2527">
                            <w:rPr>
                              <w:lang w:val="en-US"/>
                            </w:rPr>
                            <w:t xml:space="preserve"> </w:t>
                          </w:r>
                        </w:ins>
                        <w:ins w:id="1932" w:author="Grant, David M (52400) CIV USN NIWC ATLANTIC VA (USA)" w:date="2024-09-17T12:47:00Z">
                          <w:r w:rsidR="006F471F">
                            <w:rPr>
                              <w:lang w:val="en-US"/>
                            </w:rPr>
                            <w:t xml:space="preserve">an </w:t>
                          </w:r>
                        </w:ins>
                        <w:ins w:id="1933" w:author="Grant, David M (52400) CIV USN NIWC ATLANTIC VA (USA)" w:date="2024-09-17T12:44:00Z">
                          <w:r w:rsidR="00AE2527">
                            <w:rPr>
                              <w:lang w:val="en-US"/>
                            </w:rPr>
                            <w:t xml:space="preserve">augmented </w:t>
                          </w:r>
                        </w:ins>
                        <w:ins w:id="1934" w:author="Grant, David M (52400) CIV USN NIWC ATLANTIC VA (USA)" w:date="2024-09-17T12:48:00Z">
                          <w:r w:rsidR="00886449">
                            <w:rPr>
                              <w:lang w:val="en-US"/>
                            </w:rPr>
                            <w:t>p</w:t>
                          </w:r>
                        </w:ins>
                        <w:ins w:id="1935" w:author="Grant, David M (52400) CIV USN NIWC ATLANTIC VA (USA)" w:date="2024-09-17T12:44:00Z">
                          <w:r w:rsidR="00AE2527">
                            <w:rPr>
                              <w:lang w:val="en-US"/>
                            </w:rPr>
                            <w:t>oint</w:t>
                          </w:r>
                        </w:ins>
                      </w:p>
                      <w:p w14:paraId="3D592878" w14:textId="30543CC4" w:rsidR="00B17B8E" w:rsidRPr="00B17B8E" w:rsidRDefault="00B17B8E" w:rsidP="00C10033">
                        <w:pPr>
                          <w:pStyle w:val="ListParagraph"/>
                          <w:numPr>
                            <w:ilvl w:val="2"/>
                            <w:numId w:val="56"/>
                          </w:numPr>
                          <w:spacing w:after="60" w:line="240" w:lineRule="auto"/>
                          <w:contextualSpacing w:val="0"/>
                          <w:jc w:val="left"/>
                          <w:rPr>
                            <w:ins w:id="1936" w:author="Grant, David M (52400) CIV USN NIWC ATLANTIC VA (USA)" w:date="2024-09-17T13:23:00Z"/>
                            <w:lang w:val="en-US"/>
                            <w:rPrChange w:id="1937" w:author="Grant, David M (52400) CIV USN NIWC ATLANTIC VA (USA)" w:date="2024-09-17T13:23:00Z">
                              <w:rPr>
                                <w:ins w:id="1938" w:author="Grant, David M (52400) CIV USN NIWC ATLANTIC VA (USA)" w:date="2024-09-17T13:23:00Z"/>
                                <w:i/>
                                <w:iCs/>
                                <w:lang w:val="en-US"/>
                              </w:rPr>
                            </w:rPrChange>
                          </w:rPr>
                        </w:pPr>
                        <w:proofErr w:type="spellStart"/>
                        <w:ins w:id="1939" w:author="Grant, David M (52400) CIV USN NIWC ATLANTIC VA (USA)" w:date="2024-09-17T13:23:00Z">
                          <w:r w:rsidRPr="00B17B8E">
                            <w:rPr>
                              <w:i/>
                              <w:iCs/>
                              <w:lang w:val="en-US"/>
                              <w:rPrChange w:id="1940" w:author="Grant, David M (52400) CIV USN NIWC ATLANTIC VA (USA)" w:date="2024-09-17T13:23:00Z">
                                <w:rPr>
                                  <w:lang w:val="en-US"/>
                                </w:rPr>
                              </w:rPrChange>
                            </w:rPr>
                            <w:t>isPoint</w:t>
                          </w:r>
                          <w:proofErr w:type="spellEnd"/>
                          <w:r>
                            <w:rPr>
                              <w:lang w:val="en-US"/>
                            </w:rPr>
                            <w:t xml:space="preserve"> = true</w:t>
                          </w:r>
                        </w:ins>
                      </w:p>
                      <w:p w14:paraId="5079C8EE" w14:textId="749A8199" w:rsidR="00C10033" w:rsidRPr="00C10033" w:rsidRDefault="00B17B8E" w:rsidP="00C10033">
                        <w:pPr>
                          <w:pStyle w:val="ListParagraph"/>
                          <w:numPr>
                            <w:ilvl w:val="2"/>
                            <w:numId w:val="56"/>
                          </w:numPr>
                          <w:spacing w:after="60" w:line="240" w:lineRule="auto"/>
                          <w:contextualSpacing w:val="0"/>
                          <w:jc w:val="left"/>
                          <w:rPr>
                            <w:ins w:id="1941" w:author="Grant, David M (52400) CIV USN NIWC ATLANTIC VA (USA)" w:date="2024-09-17T13:22:00Z"/>
                            <w:lang w:val="en-US"/>
                            <w:rPrChange w:id="1942" w:author="Grant, David M (52400) CIV USN NIWC ATLANTIC VA (USA)" w:date="2024-09-17T13:22:00Z">
                              <w:rPr>
                                <w:ins w:id="1943" w:author="Grant, David M (52400) CIV USN NIWC ATLANTIC VA (USA)" w:date="2024-09-17T13:22:00Z"/>
                                <w:b/>
                                <w:bCs/>
                                <w:lang w:val="en-US"/>
                              </w:rPr>
                            </w:rPrChange>
                          </w:rPr>
                        </w:pPr>
                        <w:ins w:id="1944" w:author="Grant, David M (52400) CIV USN NIWC ATLANTIC VA (USA)" w:date="2024-09-17T13:23:00Z">
                          <w:r>
                            <w:rPr>
                              <w:i/>
                              <w:iCs/>
                              <w:lang w:val="en-US"/>
                            </w:rPr>
                            <w:t>p</w:t>
                          </w:r>
                        </w:ins>
                        <w:ins w:id="1945" w:author="Grant, David M (52400) CIV USN NIWC ATLANTIC VA (USA)" w:date="2024-09-17T13:22:00Z">
                          <w:r w:rsidR="00C10033" w:rsidRPr="00B17B8E">
                            <w:rPr>
                              <w:i/>
                              <w:iCs/>
                              <w:lang w:val="en-US"/>
                              <w:rPrChange w:id="1946" w:author="Grant, David M (52400) CIV USN NIWC ATLANTIC VA (USA)" w:date="2024-09-17T13:23:00Z">
                                <w:rPr>
                                  <w:b/>
                                  <w:bCs/>
                                  <w:lang w:val="en-US"/>
                                </w:rPr>
                              </w:rPrChange>
                            </w:rPr>
                            <w:t>oint</w:t>
                          </w:r>
                          <w:r w:rsidR="00C10033">
                            <w:rPr>
                              <w:b/>
                              <w:bCs/>
                              <w:lang w:val="en-US"/>
                            </w:rPr>
                            <w:t xml:space="preserve"> = </w:t>
                          </w:r>
                          <w:r w:rsidR="00C10033" w:rsidRPr="00B17B8E">
                            <w:rPr>
                              <w:lang w:val="en-US"/>
                              <w:rPrChange w:id="1947" w:author="Grant, David M (52400) CIV USN NIWC ATLANTIC VA (USA)" w:date="2024-09-17T13:23:00Z">
                                <w:rPr>
                                  <w:b/>
                                  <w:bCs/>
                                  <w:lang w:val="en-US"/>
                                </w:rPr>
                              </w:rPrChange>
                            </w:rPr>
                            <w:t xml:space="preserve">augmented </w:t>
                          </w:r>
                        </w:ins>
                        <w:ins w:id="1948" w:author="Grant, David M (52400) CIV USN NIWC ATLANTIC VA (USA)" w:date="2024-09-17T13:24:00Z">
                          <w:r w:rsidR="006F6973">
                            <w:rPr>
                              <w:lang w:val="en-US"/>
                            </w:rPr>
                            <w:t>geometry</w:t>
                          </w:r>
                        </w:ins>
                      </w:p>
                      <w:p w14:paraId="745B880B" w14:textId="6E7F7C83" w:rsidR="009772AA" w:rsidRDefault="006F6973" w:rsidP="00C10033">
                        <w:pPr>
                          <w:pStyle w:val="ListParagraph"/>
                          <w:numPr>
                            <w:ilvl w:val="1"/>
                            <w:numId w:val="56"/>
                          </w:numPr>
                          <w:spacing w:after="60" w:line="240" w:lineRule="auto"/>
                          <w:contextualSpacing w:val="0"/>
                          <w:jc w:val="left"/>
                          <w:rPr>
                            <w:ins w:id="1949" w:author="Grant, David M (52400) CIV USN NIWC ATLANTIC VA (USA)" w:date="2024-09-17T12:41:00Z"/>
                            <w:lang w:val="en-US"/>
                          </w:rPr>
                          <w:pPrChange w:id="1950" w:author="Grant, David M (52400) CIV USN NIWC ATLANTIC VA (USA)" w:date="2024-09-17T13:22:00Z">
                            <w:pPr>
                              <w:pStyle w:val="ListParagraph"/>
                              <w:numPr>
                                <w:ilvl w:val="1"/>
                                <w:numId w:val="56"/>
                              </w:numPr>
                              <w:spacing w:after="60" w:line="240" w:lineRule="auto"/>
                              <w:ind w:left="1440" w:hanging="360"/>
                              <w:contextualSpacing w:val="0"/>
                            </w:pPr>
                          </w:pPrChange>
                        </w:pPr>
                        <w:ins w:id="1951" w:author="Grant, David M (52400) CIV USN NIWC ATLANTIC VA (USA)" w:date="2024-09-17T13:23:00Z">
                          <w:r>
                            <w:rPr>
                              <w:b/>
                              <w:bCs/>
                              <w:lang w:val="en-US"/>
                            </w:rPr>
                            <w:t xml:space="preserve">Else </w:t>
                          </w:r>
                        </w:ins>
                        <w:ins w:id="1952" w:author="Grant, David M (52400) CIV USN NIWC ATLANTIC VA (USA)" w:date="2024-09-17T13:22:00Z">
                          <w:r w:rsidR="00C10033" w:rsidRPr="00C10033">
                            <w:rPr>
                              <w:b/>
                              <w:bCs/>
                              <w:lang w:val="en-US"/>
                              <w:rPrChange w:id="1953" w:author="Grant, David M (52400) CIV USN NIWC ATLANTIC VA (USA)" w:date="2024-09-17T13:23:00Z">
                                <w:rPr>
                                  <w:lang w:val="en-US"/>
                                </w:rPr>
                              </w:rPrChange>
                            </w:rPr>
                            <w:t>If</w:t>
                          </w:r>
                          <w:r w:rsidR="00C10033">
                            <w:rPr>
                              <w:lang w:val="en-US"/>
                            </w:rPr>
                            <w:t xml:space="preserve"> </w:t>
                          </w:r>
                        </w:ins>
                        <w:ins w:id="1954" w:author="Grant, David M (52400) CIV USN NIWC ATLANTIC VA (USA)" w:date="2024-09-17T12:46:00Z">
                          <w:r w:rsidR="003024AE">
                            <w:rPr>
                              <w:lang w:val="en-US"/>
                            </w:rPr>
                            <w:t xml:space="preserve">geometry of </w:t>
                          </w:r>
                        </w:ins>
                        <w:proofErr w:type="spellStart"/>
                        <w:ins w:id="1955" w:author="Grant, David M (52400) CIV USN NIWC ATLANTIC VA (USA)" w:date="2024-09-17T12:48:00Z">
                          <w:r w:rsidR="00886449" w:rsidRPr="00D23112">
                            <w:rPr>
                              <w:i/>
                              <w:iCs/>
                              <w:lang w:val="en-US"/>
                              <w:rPrChange w:id="1956" w:author="Grant, David M (52400) CIV USN NIWC ATLANTIC VA (USA)" w:date="2024-09-17T12:48:00Z">
                                <w:rPr>
                                  <w:lang w:val="en-US"/>
                                </w:rPr>
                              </w:rPrChange>
                            </w:rPr>
                            <w:t>drawingInstruction</w:t>
                          </w:r>
                          <w:proofErr w:type="spellEnd"/>
                          <w:r w:rsidR="00886449">
                            <w:rPr>
                              <w:lang w:val="en-US"/>
                            </w:rPr>
                            <w:t xml:space="preserve"> </w:t>
                          </w:r>
                        </w:ins>
                        <w:ins w:id="1957" w:author="Grant, David M (52400) CIV USN NIWC ATLANTIC VA (USA)" w:date="2024-09-17T12:46:00Z">
                          <w:r w:rsidR="003024AE" w:rsidRPr="006E532A">
                            <w:rPr>
                              <w:b/>
                              <w:bCs/>
                              <w:lang w:val="en-US"/>
                              <w:rPrChange w:id="1958" w:author="Grant, David M (52400) CIV USN NIWC ATLANTIC VA (USA)" w:date="2024-09-17T12:49:00Z">
                                <w:rPr>
                                  <w:lang w:val="en-US"/>
                                </w:rPr>
                              </w:rPrChange>
                            </w:rPr>
                            <w:t xml:space="preserve">feature </w:t>
                          </w:r>
                        </w:ins>
                        <w:ins w:id="1959" w:author="Grant, David M (52400) CIV USN NIWC ATLANTIC VA (USA)" w:date="2024-09-17T12:48:00Z">
                          <w:r w:rsidR="00886449" w:rsidRPr="006E532A">
                            <w:rPr>
                              <w:b/>
                              <w:bCs/>
                              <w:lang w:val="en-US"/>
                              <w:rPrChange w:id="1960" w:author="Grant, David M (52400) CIV USN NIWC ATLANTIC VA (USA)" w:date="2024-09-17T12:49:00Z">
                                <w:rPr>
                                  <w:lang w:val="en-US"/>
                                </w:rPr>
                              </w:rPrChange>
                            </w:rPr>
                            <w:t>reference</w:t>
                          </w:r>
                          <w:r w:rsidR="00886449">
                            <w:rPr>
                              <w:lang w:val="en-US"/>
                            </w:rPr>
                            <w:t xml:space="preserve"> </w:t>
                          </w:r>
                        </w:ins>
                        <w:ins w:id="1961" w:author="Grant, David M (52400) CIV USN NIWC ATLANTIC VA (USA)" w:date="2024-09-17T12:46:00Z">
                          <w:r w:rsidR="003024AE">
                            <w:rPr>
                              <w:lang w:val="en-US"/>
                            </w:rPr>
                            <w:t>is a point</w:t>
                          </w:r>
                        </w:ins>
                      </w:p>
                      <w:p w14:paraId="5155A79F" w14:textId="197A5A7F" w:rsidR="003F6A16" w:rsidRDefault="009772AA" w:rsidP="0043537F">
                        <w:pPr>
                          <w:pStyle w:val="ListParagraph"/>
                          <w:numPr>
                            <w:ilvl w:val="2"/>
                            <w:numId w:val="56"/>
                          </w:numPr>
                          <w:spacing w:after="60" w:line="240" w:lineRule="auto"/>
                          <w:contextualSpacing w:val="0"/>
                          <w:rPr>
                            <w:ins w:id="1962" w:author="Grant, David M (52400) CIV USN NIWC ATLANTIC VA (USA)" w:date="2024-09-17T13:21:00Z"/>
                            <w:lang w:val="en-US"/>
                          </w:rPr>
                        </w:pPr>
                        <w:proofErr w:type="spellStart"/>
                        <w:ins w:id="1963" w:author="Grant, David M (52400) CIV USN NIWC ATLANTIC VA (USA)" w:date="2024-09-17T12:42:00Z">
                          <w:r w:rsidRPr="009772AA">
                            <w:rPr>
                              <w:i/>
                              <w:iCs/>
                              <w:lang w:val="en-US"/>
                              <w:rPrChange w:id="1964" w:author="Grant, David M (52400) CIV USN NIWC ATLANTIC VA (USA)" w:date="2024-09-17T12:42:00Z">
                                <w:rPr>
                                  <w:b/>
                                  <w:bCs/>
                                  <w:lang w:val="en-US"/>
                                </w:rPr>
                              </w:rPrChange>
                            </w:rPr>
                            <w:t>isPoint</w:t>
                          </w:r>
                          <w:proofErr w:type="spellEnd"/>
                          <w:r w:rsidRPr="009772AA">
                            <w:rPr>
                              <w:lang w:val="en-US"/>
                              <w:rPrChange w:id="1965" w:author="Grant, David M (52400) CIV USN NIWC ATLANTIC VA (USA)" w:date="2024-09-17T12:42:00Z">
                                <w:rPr>
                                  <w:b/>
                                  <w:bCs/>
                                  <w:lang w:val="en-US"/>
                                </w:rPr>
                              </w:rPrChange>
                            </w:rPr>
                            <w:t xml:space="preserve"> = true</w:t>
                          </w:r>
                        </w:ins>
                      </w:p>
                      <w:p w14:paraId="780CF746" w14:textId="52A8F4BE" w:rsidR="000819A9" w:rsidRPr="0043537F" w:rsidRDefault="000819A9" w:rsidP="006F6973">
                        <w:pPr>
                          <w:pStyle w:val="ListParagraph"/>
                          <w:numPr>
                            <w:ilvl w:val="2"/>
                            <w:numId w:val="56"/>
                          </w:numPr>
                          <w:spacing w:after="60" w:line="240" w:lineRule="auto"/>
                          <w:contextualSpacing w:val="0"/>
                          <w:rPr>
                            <w:ins w:id="1966" w:author="Grant, David M (52400) CIV USN NIWC ATLANTIC VA (USA)" w:date="2024-09-17T12:36:00Z"/>
                            <w:lang w:val="en-US"/>
                          </w:rPr>
                          <w:pPrChange w:id="1967" w:author="Grant, David M (52400) CIV USN NIWC ATLANTIC VA (USA)" w:date="2024-09-17T13:23:00Z">
                            <w:pPr>
                              <w:pStyle w:val="ListParagraph"/>
                              <w:numPr>
                                <w:numId w:val="56"/>
                              </w:numPr>
                              <w:spacing w:after="60" w:line="240" w:lineRule="auto"/>
                              <w:ind w:hanging="360"/>
                              <w:contextualSpacing w:val="0"/>
                            </w:pPr>
                          </w:pPrChange>
                        </w:pPr>
                        <w:ins w:id="1968" w:author="Grant, David M (52400) CIV USN NIWC ATLANTIC VA (USA)" w:date="2024-09-17T13:21:00Z">
                          <w:r>
                            <w:rPr>
                              <w:i/>
                              <w:iCs/>
                              <w:lang w:val="en-US"/>
                            </w:rPr>
                            <w:t xml:space="preserve">point = </w:t>
                          </w:r>
                        </w:ins>
                        <w:ins w:id="1969" w:author="Grant, David M (52400) CIV USN NIWC ATLANTIC VA (USA)" w:date="2024-09-17T13:24:00Z">
                          <w:r w:rsidR="006F6973">
                            <w:rPr>
                              <w:lang w:val="en-US"/>
                            </w:rPr>
                            <w:t>feature reference geometry</w:t>
                          </w:r>
                        </w:ins>
                      </w:p>
                      <w:p w14:paraId="5E2395F5" w14:textId="549E5DB6" w:rsidR="009E0288" w:rsidRPr="00792816" w:rsidDel="003C4836" w:rsidRDefault="009E0288" w:rsidP="00E21B25">
                        <w:pPr>
                          <w:pStyle w:val="ListParagraph"/>
                          <w:numPr>
                            <w:ilvl w:val="1"/>
                            <w:numId w:val="56"/>
                          </w:numPr>
                          <w:spacing w:after="60" w:line="240" w:lineRule="auto"/>
                          <w:contextualSpacing w:val="0"/>
                          <w:rPr>
                            <w:del w:id="1970" w:author="Grant, David M (52400) CIV USN NIWC ATLANTIC VA (USA)" w:date="2024-09-17T12:43:00Z"/>
                            <w:b/>
                            <w:bCs/>
                            <w:lang w:val="en-US"/>
                            <w:rPrChange w:id="1971" w:author="Grant, David M (52400) CIV USN NIWC ATLANTIC VA (USA)" w:date="2024-09-17T12:51:00Z">
                              <w:rPr>
                                <w:del w:id="1972" w:author="Grant, David M (52400) CIV USN NIWC ATLANTIC VA (USA)" w:date="2024-09-17T12:43:00Z"/>
                                <w:lang w:val="en-US"/>
                              </w:rPr>
                            </w:rPrChange>
                          </w:rPr>
                          <w:pPrChange w:id="1973" w:author="Grant, David M (52400) CIV USN NIWC ATLANTIC VA (USA)" w:date="2024-09-17T12:36:00Z">
                            <w:pPr>
                              <w:pStyle w:val="ListParagraph"/>
                              <w:numPr>
                                <w:numId w:val="37"/>
                              </w:numPr>
                              <w:spacing w:after="60" w:line="240" w:lineRule="auto"/>
                              <w:ind w:left="567" w:hanging="283"/>
                              <w:contextualSpacing w:val="0"/>
                            </w:pPr>
                          </w:pPrChange>
                        </w:pPr>
                        <w:del w:id="1974" w:author="Grant, David M (52400) CIV USN NIWC ATLANTIC VA (USA)" w:date="2024-09-17T12:43:00Z">
                          <w:r w:rsidRPr="00792816" w:rsidDel="003C4836">
                            <w:rPr>
                              <w:b/>
                              <w:bCs/>
                              <w:lang w:val="en-US"/>
                              <w:rPrChange w:id="1975" w:author="Grant, David M (52400) CIV USN NIWC ATLANTIC VA (USA)" w:date="2024-09-17T12:51:00Z">
                                <w:rPr>
                                  <w:lang w:val="en-US"/>
                                </w:rPr>
                              </w:rPrChange>
                            </w:rPr>
                            <w:delText xml:space="preserve">each drawing priority </w:delText>
                          </w:r>
                          <w:r w:rsidRPr="00792816" w:rsidDel="003C4836">
                            <w:rPr>
                              <w:b/>
                              <w:bCs/>
                              <w:i/>
                              <w:iCs/>
                              <w:lang w:val="en-US"/>
                              <w:rPrChange w:id="1976" w:author="Grant, David M (52400) CIV USN NIWC ATLANTIC VA (USA)" w:date="2024-09-17T12:51:00Z">
                                <w:rPr>
                                  <w:i/>
                                  <w:iCs/>
                                  <w:lang w:val="en-US"/>
                                </w:rPr>
                              </w:rPrChange>
                            </w:rPr>
                            <w:delText>drawingPriority</w:delText>
                          </w:r>
                          <w:r w:rsidRPr="00792816" w:rsidDel="003C4836">
                            <w:rPr>
                              <w:b/>
                              <w:bCs/>
                              <w:lang w:val="en-US"/>
                              <w:rPrChange w:id="1977" w:author="Grant, David M (52400) CIV USN NIWC ATLANTIC VA (USA)" w:date="2024-09-17T12:51:00Z">
                                <w:rPr>
                                  <w:lang w:val="en-US"/>
                                </w:rPr>
                              </w:rPrChange>
                            </w:rPr>
                            <w:delText xml:space="preserve"> starting with the smallest</w:delText>
                          </w:r>
                        </w:del>
                      </w:p>
                      <w:p w14:paraId="163CC75A" w14:textId="4D6D8F68" w:rsidR="009E0288" w:rsidRDefault="009E0288" w:rsidP="003C4836">
                        <w:pPr>
                          <w:pStyle w:val="ListParagraph"/>
                          <w:numPr>
                            <w:ilvl w:val="0"/>
                            <w:numId w:val="56"/>
                          </w:numPr>
                          <w:spacing w:after="60" w:line="240" w:lineRule="auto"/>
                          <w:contextualSpacing w:val="0"/>
                          <w:rPr>
                            <w:ins w:id="1978" w:author="Grant, David M (52400) CIV USN NIWC ATLANTIC VA (USA)" w:date="2024-09-17T12:52:00Z"/>
                            <w:lang w:val="en-US"/>
                          </w:rPr>
                        </w:pPr>
                        <w:del w:id="1979" w:author="Grant, David M (52400) CIV USN NIWC ATLANTIC VA (USA)" w:date="2024-09-17T12:51:00Z">
                          <w:r w:rsidRPr="00792816" w:rsidDel="00262167">
                            <w:rPr>
                              <w:b/>
                              <w:bCs/>
                              <w:lang w:val="en-US"/>
                              <w:rPrChange w:id="1980" w:author="Grant, David M (52400) CIV USN NIWC ATLANTIC VA (USA)" w:date="2024-09-17T12:51:00Z">
                                <w:rPr>
                                  <w:lang w:val="en-US"/>
                                </w:rPr>
                              </w:rPrChange>
                            </w:rPr>
                            <w:delText>From each dataset, collect active</w:delText>
                          </w:r>
                          <w:r w:rsidRPr="00792816" w:rsidDel="00262167">
                            <w:rPr>
                              <w:b/>
                              <w:bCs/>
                              <w:vertAlign w:val="superscript"/>
                              <w:lang w:val="en-US"/>
                              <w:rPrChange w:id="1981" w:author="Grant, David M (52400) CIV USN NIWC ATLANTIC VA (USA)" w:date="2024-09-17T12:51:00Z">
                                <w:rPr>
                                  <w:vertAlign w:val="superscript"/>
                                  <w:lang w:val="en-US"/>
                                </w:rPr>
                              </w:rPrChange>
                            </w:rPr>
                            <w:delText xml:space="preserve">* </w:delText>
                          </w:r>
                          <w:r w:rsidRPr="00792816" w:rsidDel="00262167">
                            <w:rPr>
                              <w:b/>
                              <w:bCs/>
                              <w:lang w:val="en-US"/>
                              <w:rPrChange w:id="1982" w:author="Grant, David M (52400) CIV USN NIWC ATLANTIC VA (USA)" w:date="2024-09-17T12:51:00Z">
                                <w:rPr>
                                  <w:lang w:val="en-US"/>
                                </w:rPr>
                              </w:rPrChange>
                            </w:rPr>
                            <w:delText xml:space="preserve">drawing instructions which are assigned to </w:delText>
                          </w:r>
                          <w:r w:rsidRPr="00792816" w:rsidDel="00262167">
                            <w:rPr>
                              <w:b/>
                              <w:bCs/>
                              <w:i/>
                              <w:iCs/>
                              <w:lang w:val="en-US"/>
                              <w:rPrChange w:id="1983" w:author="Grant, David M (52400) CIV USN NIWC ATLANTIC VA (USA)" w:date="2024-09-17T12:51:00Z">
                                <w:rPr>
                                  <w:i/>
                                  <w:iCs/>
                                  <w:lang w:val="en-US"/>
                                </w:rPr>
                              </w:rPrChange>
                            </w:rPr>
                            <w:delText>drawingPriority.</w:delText>
                          </w:r>
                        </w:del>
                        <w:ins w:id="1984" w:author="Grant, David M (52400) CIV USN NIWC ATLANTIC VA (USA)" w:date="2024-09-17T12:51:00Z">
                          <w:r w:rsidR="00262167" w:rsidRPr="00792816">
                            <w:rPr>
                              <w:b/>
                              <w:bCs/>
                              <w:lang w:val="en-US"/>
                              <w:rPrChange w:id="1985" w:author="Grant, David M (52400) CIV USN NIWC ATLANTIC VA (USA)" w:date="2024-09-17T12:51:00Z">
                                <w:rPr>
                                  <w:lang w:val="en-US"/>
                                </w:rPr>
                              </w:rPrChange>
                            </w:rPr>
                            <w:t>If</w:t>
                          </w:r>
                          <w:r w:rsidR="00262167">
                            <w:rPr>
                              <w:lang w:val="en-US"/>
                            </w:rPr>
                            <w:t xml:space="preserve"> </w:t>
                          </w:r>
                        </w:ins>
                        <w:ins w:id="1986" w:author="Grant, David M (52400) CIV USN NIWC ATLANTIC VA (USA)" w:date="2024-09-17T13:17:00Z">
                          <w:r w:rsidR="00824B74">
                            <w:rPr>
                              <w:lang w:val="en-US"/>
                            </w:rPr>
                            <w:t xml:space="preserve">not </w:t>
                          </w:r>
                        </w:ins>
                        <w:proofErr w:type="spellStart"/>
                        <w:ins w:id="1987" w:author="Grant, David M (52400) CIV USN NIWC ATLANTIC VA (USA)" w:date="2024-09-17T12:51:00Z">
                          <w:r w:rsidR="00262167" w:rsidRPr="00824B74">
                            <w:rPr>
                              <w:i/>
                              <w:iCs/>
                              <w:lang w:val="en-US"/>
                              <w:rPrChange w:id="1988" w:author="Grant, David M (52400) CIV USN NIWC ATLANTIC VA (USA)" w:date="2024-09-17T13:18:00Z">
                                <w:rPr>
                                  <w:lang w:val="en-US"/>
                                </w:rPr>
                              </w:rPrChange>
                            </w:rPr>
                            <w:t>isPoint</w:t>
                          </w:r>
                        </w:ins>
                        <w:proofErr w:type="spellEnd"/>
                      </w:p>
                      <w:p w14:paraId="065B7DA8" w14:textId="63CDD78A" w:rsidR="00D009DB" w:rsidRDefault="000D5104" w:rsidP="00D009DB">
                        <w:pPr>
                          <w:pStyle w:val="ListParagraph"/>
                          <w:numPr>
                            <w:ilvl w:val="1"/>
                            <w:numId w:val="56"/>
                          </w:numPr>
                          <w:spacing w:after="60" w:line="240" w:lineRule="auto"/>
                          <w:contextualSpacing w:val="0"/>
                          <w:rPr>
                            <w:ins w:id="1989" w:author="Grant, David M (52400) CIV USN NIWC ATLANTIC VA (USA)" w:date="2024-09-17T12:51:00Z"/>
                            <w:lang w:val="en-US"/>
                          </w:rPr>
                          <w:pPrChange w:id="1990" w:author="Grant, David M (52400) CIV USN NIWC ATLANTIC VA (USA)" w:date="2024-09-17T12:52:00Z">
                            <w:pPr>
                              <w:pStyle w:val="ListParagraph"/>
                              <w:numPr>
                                <w:numId w:val="56"/>
                              </w:numPr>
                              <w:spacing w:after="60" w:line="240" w:lineRule="auto"/>
                              <w:ind w:hanging="360"/>
                              <w:contextualSpacing w:val="0"/>
                            </w:pPr>
                          </w:pPrChange>
                        </w:pPr>
                        <w:ins w:id="1991" w:author="Grant, David M (52400) CIV USN NIWC ATLANTIC VA (USA)" w:date="2024-09-17T12:56:00Z">
                          <w:r>
                            <w:rPr>
                              <w:lang w:val="en-US"/>
                            </w:rPr>
                            <w:t>Render the drawing instruction, u</w:t>
                          </w:r>
                        </w:ins>
                        <w:ins w:id="1992" w:author="Grant, David M (52400) CIV USN NIWC ATLANTIC VA (USA)" w:date="2024-09-17T12:55:00Z">
                          <w:r w:rsidR="00763888">
                            <w:rPr>
                              <w:lang w:val="en-US"/>
                            </w:rPr>
                            <w:t>s</w:t>
                          </w:r>
                        </w:ins>
                        <w:ins w:id="1993" w:author="Grant, David M (52400) CIV USN NIWC ATLANTIC VA (USA)" w:date="2024-09-17T12:56:00Z">
                          <w:r>
                            <w:rPr>
                              <w:lang w:val="en-US"/>
                            </w:rPr>
                            <w:t>ing</w:t>
                          </w:r>
                        </w:ins>
                        <w:ins w:id="1994" w:author="Grant, David M (52400) CIV USN NIWC ATLANTIC VA (USA)" w:date="2024-09-17T13:15:00Z">
                          <w:r w:rsidR="00AF2E01">
                            <w:rPr>
                              <w:lang w:val="en-US"/>
                            </w:rPr>
                            <w:t xml:space="preserve"> the</w:t>
                          </w:r>
                        </w:ins>
                        <w:ins w:id="1995" w:author="Grant, David M (52400) CIV USN NIWC ATLANTIC VA (USA)" w:date="2024-09-17T12:55:00Z">
                          <w:r w:rsidR="00763888">
                            <w:rPr>
                              <w:lang w:val="en-US"/>
                            </w:rPr>
                            <w:t xml:space="preserve"> </w:t>
                          </w:r>
                        </w:ins>
                        <w:ins w:id="1996" w:author="Grant, David M (52400) CIV USN NIWC ATLANTIC VA (USA)" w:date="2024-09-17T13:15:00Z">
                          <w:r w:rsidR="00AF2E01" w:rsidRPr="00AF2E01">
                            <w:rPr>
                              <w:i/>
                              <w:iCs/>
                              <w:lang w:val="en-US"/>
                              <w:rPrChange w:id="1997" w:author="Grant, David M (52400) CIV USN NIWC ATLANTIC VA (USA)" w:date="2024-09-17T13:15:00Z">
                                <w:rPr>
                                  <w:lang w:val="en-US"/>
                                </w:rPr>
                              </w:rPrChange>
                            </w:rPr>
                            <w:t>dataset</w:t>
                          </w:r>
                          <w:r w:rsidR="00AF2E01">
                            <w:rPr>
                              <w:lang w:val="en-US"/>
                            </w:rPr>
                            <w:t xml:space="preserve"> </w:t>
                          </w:r>
                        </w:ins>
                        <w:ins w:id="1998" w:author="Grant, David M (52400) CIV USN NIWC ATLANTIC VA (USA)" w:date="2024-09-17T12:55:00Z">
                          <w:r w:rsidR="00763888" w:rsidRPr="00AF2E01">
                            <w:rPr>
                              <w:i/>
                              <w:iCs/>
                              <w:lang w:val="en-US"/>
                              <w:rPrChange w:id="1999" w:author="Grant, David M (52400) CIV USN NIWC ATLANTIC VA (USA)" w:date="2024-09-17T13:15:00Z">
                                <w:rPr>
                                  <w:lang w:val="en-US"/>
                                </w:rPr>
                              </w:rPrChange>
                            </w:rPr>
                            <w:t>mask</w:t>
                          </w:r>
                          <w:r w:rsidR="00763888">
                            <w:rPr>
                              <w:lang w:val="en-US"/>
                            </w:rPr>
                            <w:t xml:space="preserve"> </w:t>
                          </w:r>
                          <w:r w:rsidR="00A82309">
                            <w:rPr>
                              <w:lang w:val="en-US"/>
                            </w:rPr>
                            <w:t xml:space="preserve">to either clip </w:t>
                          </w:r>
                        </w:ins>
                        <w:ins w:id="2000" w:author="Grant, David M (52400) CIV USN NIWC ATLANTIC VA (USA)" w:date="2024-09-17T12:56:00Z">
                          <w:r w:rsidR="00A82309">
                            <w:rPr>
                              <w:lang w:val="en-US"/>
                            </w:rPr>
                            <w:t xml:space="preserve">or mask </w:t>
                          </w:r>
                        </w:ins>
                        <w:ins w:id="2001" w:author="Grant, David M (52400) CIV USN NIWC ATLANTIC VA (USA)" w:date="2024-09-17T12:55:00Z">
                          <w:r w:rsidR="00A82309">
                            <w:rPr>
                              <w:lang w:val="en-US"/>
                            </w:rPr>
                            <w:t>the rendered output</w:t>
                          </w:r>
                        </w:ins>
                        <w:ins w:id="2002" w:author="Grant, David M (52400) CIV USN NIWC ATLANTIC VA (USA)" w:date="2024-09-17T12:56:00Z">
                          <w:r w:rsidR="00A82309">
                            <w:rPr>
                              <w:lang w:val="en-US"/>
                            </w:rPr>
                            <w:t>.</w:t>
                          </w:r>
                          <w:r w:rsidR="00CE6C9E">
                            <w:rPr>
                              <w:lang w:val="en-US"/>
                            </w:rPr>
                            <w:t xml:space="preserve"> </w:t>
                          </w:r>
                        </w:ins>
                        <w:ins w:id="2003" w:author="Grant, David M (52400) CIV USN NIWC ATLANTIC VA (USA)" w:date="2024-09-17T13:16:00Z">
                          <w:r w:rsidR="001529F5">
                            <w:rPr>
                              <w:lang w:val="en-US"/>
                            </w:rPr>
                            <w:t>P</w:t>
                          </w:r>
                        </w:ins>
                        <w:ins w:id="2004" w:author="Grant, David M (52400) CIV USN NIWC ATLANTIC VA (USA)" w:date="2024-09-17T12:56:00Z">
                          <w:r w:rsidR="00CE6C9E">
                            <w:rPr>
                              <w:lang w:val="en-US"/>
                            </w:rPr>
                            <w:t>ortion</w:t>
                          </w:r>
                        </w:ins>
                        <w:ins w:id="2005" w:author="Grant, David M (52400) CIV USN NIWC ATLANTIC VA (USA)" w:date="2024-09-17T13:16:00Z">
                          <w:r w:rsidR="001529F5">
                            <w:rPr>
                              <w:lang w:val="en-US"/>
                            </w:rPr>
                            <w:t>s</w:t>
                          </w:r>
                        </w:ins>
                        <w:ins w:id="2006" w:author="Grant, David M (52400) CIV USN NIWC ATLANTIC VA (USA)" w:date="2024-09-17T12:56:00Z">
                          <w:r w:rsidR="00CE6C9E">
                            <w:rPr>
                              <w:lang w:val="en-US"/>
                            </w:rPr>
                            <w:t xml:space="preserve"> of the rendered output which </w:t>
                          </w:r>
                        </w:ins>
                        <w:ins w:id="2007" w:author="Grant, David M (52400) CIV USN NIWC ATLANTIC VA (USA)" w:date="2024-09-17T12:57:00Z">
                          <w:r w:rsidR="00CE6C9E">
                            <w:rPr>
                              <w:lang w:val="en-US"/>
                            </w:rPr>
                            <w:t xml:space="preserve">intersect </w:t>
                          </w:r>
                          <w:r w:rsidR="00CE6C9E" w:rsidRPr="001529F5">
                            <w:rPr>
                              <w:i/>
                              <w:iCs/>
                              <w:lang w:val="en-US"/>
                              <w:rPrChange w:id="2008" w:author="Grant, David M (52400) CIV USN NIWC ATLANTIC VA (USA)" w:date="2024-09-17T13:16:00Z">
                                <w:rPr>
                                  <w:lang w:val="en-US"/>
                                </w:rPr>
                              </w:rPrChange>
                            </w:rPr>
                            <w:t>mask</w:t>
                          </w:r>
                          <w:r w:rsidR="00CE6C9E">
                            <w:rPr>
                              <w:lang w:val="en-US"/>
                            </w:rPr>
                            <w:t xml:space="preserve"> should </w:t>
                          </w:r>
                        </w:ins>
                        <w:ins w:id="2009" w:author="Grant, David M (52400) CIV USN NIWC ATLANTIC VA (USA)" w:date="2024-09-17T13:16:00Z">
                          <w:r w:rsidR="001529F5">
                            <w:rPr>
                              <w:lang w:val="en-US"/>
                            </w:rPr>
                            <w:t xml:space="preserve">not </w:t>
                          </w:r>
                        </w:ins>
                        <w:ins w:id="2010" w:author="Grant, David M (52400) CIV USN NIWC ATLANTIC VA (USA)" w:date="2024-09-17T12:57:00Z">
                          <w:r w:rsidR="00CE6C9E">
                            <w:rPr>
                              <w:lang w:val="en-US"/>
                            </w:rPr>
                            <w:t>be visible.</w:t>
                          </w:r>
                        </w:ins>
                      </w:p>
                      <w:p w14:paraId="15A096F3" w14:textId="0814D313" w:rsidR="00792816" w:rsidRPr="00B84F43" w:rsidDel="00B84F43" w:rsidRDefault="00792816" w:rsidP="003C4836">
                        <w:pPr>
                          <w:pStyle w:val="ListParagraph"/>
                          <w:numPr>
                            <w:ilvl w:val="0"/>
                            <w:numId w:val="56"/>
                          </w:numPr>
                          <w:spacing w:after="60" w:line="240" w:lineRule="auto"/>
                          <w:contextualSpacing w:val="0"/>
                          <w:rPr>
                            <w:del w:id="2011" w:author="Grant, David M (52400) CIV USN NIWC ATLANTIC VA (USA)" w:date="2024-09-17T13:16:00Z"/>
                            <w:lang w:val="en-US"/>
                            <w:rPrChange w:id="2012" w:author="Grant, David M (52400) CIV USN NIWC ATLANTIC VA (USA)" w:date="2024-09-17T13:17:00Z">
                              <w:rPr>
                                <w:del w:id="2013" w:author="Grant, David M (52400) CIV USN NIWC ATLANTIC VA (USA)" w:date="2024-09-17T13:16:00Z"/>
                                <w:b/>
                                <w:bCs/>
                                <w:lang w:val="en-US"/>
                              </w:rPr>
                            </w:rPrChange>
                          </w:rPr>
                        </w:pPr>
                        <w:ins w:id="2014" w:author="Grant, David M (52400) CIV USN NIWC ATLANTIC VA (USA)" w:date="2024-09-17T12:51:00Z">
                          <w:r>
                            <w:rPr>
                              <w:b/>
                              <w:bCs/>
                              <w:lang w:val="en-US"/>
                            </w:rPr>
                            <w:t>Else</w:t>
                          </w:r>
                        </w:ins>
                        <w:ins w:id="2015" w:author="Grant, David M (52400) CIV USN NIWC ATLANTIC VA (USA)" w:date="2024-09-17T13:18:00Z">
                          <w:r w:rsidR="00824B74">
                            <w:rPr>
                              <w:b/>
                              <w:bCs/>
                              <w:lang w:val="en-US"/>
                            </w:rPr>
                            <w:t xml:space="preserve"> </w:t>
                          </w:r>
                        </w:ins>
                        <w:ins w:id="2016" w:author="Grant, David M (52400) CIV USN NIWC ATLANTIC VA (USA)" w:date="2024-09-17T13:19:00Z">
                          <w:r w:rsidR="000A2EE3">
                            <w:rPr>
                              <w:b/>
                              <w:bCs/>
                              <w:lang w:val="en-US"/>
                            </w:rPr>
                            <w:t>I</w:t>
                          </w:r>
                        </w:ins>
                        <w:ins w:id="2017" w:author="Grant, David M (52400) CIV USN NIWC ATLANTIC VA (USA)" w:date="2024-09-17T13:18:00Z">
                          <w:r w:rsidR="00824B74">
                            <w:rPr>
                              <w:b/>
                              <w:bCs/>
                              <w:lang w:val="en-US"/>
                            </w:rPr>
                            <w:t xml:space="preserve">f </w:t>
                          </w:r>
                          <w:proofErr w:type="spellStart"/>
                          <w:proofErr w:type="gramStart"/>
                          <w:r w:rsidR="00EB3FAA">
                            <w:rPr>
                              <w:i/>
                              <w:iCs/>
                              <w:lang w:val="en-US"/>
                            </w:rPr>
                            <w:t>dataset</w:t>
                          </w:r>
                        </w:ins>
                        <w:ins w:id="2018" w:author="Grant, David M (52400) CIV USN NIWC ATLANTIC VA (USA)" w:date="2024-09-17T13:25:00Z">
                          <w:r w:rsidR="009A23BD">
                            <w:rPr>
                              <w:i/>
                              <w:iCs/>
                              <w:lang w:val="en-US"/>
                            </w:rPr>
                            <w:t>.</w:t>
                          </w:r>
                        </w:ins>
                        <w:ins w:id="2019" w:author="Grant, David M (52400) CIV USN NIWC ATLANTIC VA (USA)" w:date="2024-09-17T13:18:00Z">
                          <w:r w:rsidR="00EB3FAA">
                            <w:rPr>
                              <w:i/>
                              <w:iCs/>
                              <w:lang w:val="en-US"/>
                            </w:rPr>
                            <w:t>mask</w:t>
                          </w:r>
                          <w:proofErr w:type="spellEnd"/>
                          <w:proofErr w:type="gramEnd"/>
                          <w:r w:rsidR="00EB3FAA">
                            <w:rPr>
                              <w:lang w:val="en-US"/>
                            </w:rPr>
                            <w:t xml:space="preserve"> </w:t>
                          </w:r>
                        </w:ins>
                        <w:ins w:id="2020" w:author="Grant, David M (52400) CIV USN NIWC ATLANTIC VA (USA)" w:date="2024-09-17T13:25:00Z">
                          <w:r w:rsidR="00EF250E" w:rsidRPr="00486B6C">
                            <w:rPr>
                              <w:i/>
                              <w:iCs/>
                            </w:rPr>
                            <w:t xml:space="preserve">∩ </w:t>
                          </w:r>
                        </w:ins>
                        <w:ins w:id="2021" w:author="Grant, David M (52400) CIV USN NIWC ATLANTIC VA (USA)" w:date="2024-09-17T13:18:00Z">
                          <w:r w:rsidR="000A2EE3" w:rsidRPr="00EF250E">
                            <w:rPr>
                              <w:i/>
                              <w:iCs/>
                              <w:lang w:val="en-US"/>
                              <w:rPrChange w:id="2022" w:author="Grant, David M (52400) CIV USN NIWC ATLANTIC VA (USA)" w:date="2024-09-17T13:24:00Z">
                                <w:rPr>
                                  <w:lang w:val="en-US"/>
                                </w:rPr>
                              </w:rPrChange>
                            </w:rPr>
                            <w:t>point</w:t>
                          </w:r>
                        </w:ins>
                        <w:ins w:id="2023" w:author="Grant, David M (52400) CIV USN NIWC ATLANTIC VA (USA)" w:date="2024-09-17T13:25:00Z">
                          <w:r w:rsidR="00EF250E">
                            <w:rPr>
                              <w:i/>
                              <w:iCs/>
                              <w:lang w:val="en-US"/>
                            </w:rPr>
                            <w:t xml:space="preserve"> </w:t>
                          </w:r>
                          <w:r w:rsidR="00EF250E">
                            <w:rPr>
                              <w:lang w:val="en-US"/>
                            </w:rPr>
                            <w:t xml:space="preserve">&lt;&gt; </w:t>
                          </w:r>
                          <w:r w:rsidR="009A23BD" w:rsidRPr="00487F8D">
                            <w:rPr>
                              <w:rFonts w:ascii="Tahoma" w:hAnsi="Tahoma" w:cs="Tahoma"/>
                            </w:rPr>
                            <w:t>Ø</w:t>
                          </w:r>
                        </w:ins>
                      </w:p>
                      <w:p w14:paraId="197D1BC6" w14:textId="77777777" w:rsidR="00B84F43" w:rsidRPr="00FF48F3" w:rsidRDefault="00B84F43" w:rsidP="00FF48F3">
                        <w:pPr>
                          <w:pStyle w:val="ListParagraph"/>
                          <w:numPr>
                            <w:ilvl w:val="0"/>
                            <w:numId w:val="56"/>
                          </w:numPr>
                          <w:spacing w:after="60" w:line="240" w:lineRule="auto"/>
                          <w:contextualSpacing w:val="0"/>
                          <w:rPr>
                            <w:ins w:id="2024" w:author="Grant, David M (52400) CIV USN NIWC ATLANTIC VA (USA)" w:date="2024-09-17T13:17:00Z"/>
                            <w:lang w:val="en-US"/>
                            <w:rPrChange w:id="2025" w:author="Grant, David M (52400) CIV USN NIWC ATLANTIC VA (USA)" w:date="2024-09-17T13:17:00Z">
                              <w:rPr>
                                <w:ins w:id="2026" w:author="Grant, David M (52400) CIV USN NIWC ATLANTIC VA (USA)" w:date="2024-09-17T13:17:00Z"/>
                                <w:b/>
                                <w:bCs/>
                                <w:lang w:val="en-US"/>
                              </w:rPr>
                            </w:rPrChange>
                          </w:rPr>
                        </w:pPr>
                      </w:p>
                      <w:p w14:paraId="386CD79C" w14:textId="2D96D934" w:rsidR="00FF48F3" w:rsidRDefault="000A2EE3" w:rsidP="00B84F43">
                        <w:pPr>
                          <w:pStyle w:val="ListParagraph"/>
                          <w:numPr>
                            <w:ilvl w:val="1"/>
                            <w:numId w:val="56"/>
                          </w:numPr>
                          <w:spacing w:after="60" w:line="240" w:lineRule="auto"/>
                          <w:contextualSpacing w:val="0"/>
                          <w:rPr>
                            <w:ins w:id="2027" w:author="Grant, David M (52400) CIV USN NIWC ATLANTIC VA (USA)" w:date="2024-09-17T13:19:00Z"/>
                            <w:lang w:val="en-US"/>
                          </w:rPr>
                        </w:pPr>
                        <w:ins w:id="2028" w:author="Grant, David M (52400) CIV USN NIWC ATLANTIC VA (USA)" w:date="2024-09-17T13:19:00Z">
                          <w:r>
                            <w:rPr>
                              <w:lang w:val="en-US"/>
                            </w:rPr>
                            <w:t>Do not render the instruction</w:t>
                          </w:r>
                        </w:ins>
                      </w:p>
                      <w:p w14:paraId="7AE848C3" w14:textId="6F53C96B" w:rsidR="000A2EE3" w:rsidRPr="00070BE8" w:rsidRDefault="000A2EE3" w:rsidP="000A2EE3">
                        <w:pPr>
                          <w:pStyle w:val="ListParagraph"/>
                          <w:numPr>
                            <w:ilvl w:val="0"/>
                            <w:numId w:val="56"/>
                          </w:numPr>
                          <w:spacing w:after="60" w:line="240" w:lineRule="auto"/>
                          <w:contextualSpacing w:val="0"/>
                          <w:rPr>
                            <w:ins w:id="2029" w:author="Grant, David M (52400) CIV USN NIWC ATLANTIC VA (USA)" w:date="2024-09-17T13:19:00Z"/>
                            <w:b/>
                            <w:bCs/>
                            <w:lang w:val="en-US"/>
                            <w:rPrChange w:id="2030" w:author="Grant, David M (52400) CIV USN NIWC ATLANTIC VA (USA)" w:date="2024-09-17T13:20:00Z">
                              <w:rPr>
                                <w:ins w:id="2031" w:author="Grant, David M (52400) CIV USN NIWC ATLANTIC VA (USA)" w:date="2024-09-17T13:19:00Z"/>
                                <w:lang w:val="en-US"/>
                              </w:rPr>
                            </w:rPrChange>
                          </w:rPr>
                        </w:pPr>
                        <w:ins w:id="2032" w:author="Grant, David M (52400) CIV USN NIWC ATLANTIC VA (USA)" w:date="2024-09-17T13:19:00Z">
                          <w:r w:rsidRPr="00070BE8">
                            <w:rPr>
                              <w:b/>
                              <w:bCs/>
                              <w:lang w:val="en-US"/>
                              <w:rPrChange w:id="2033" w:author="Grant, David M (52400) CIV USN NIWC ATLANTIC VA (USA)" w:date="2024-09-17T13:20:00Z">
                                <w:rPr>
                                  <w:lang w:val="en-US"/>
                                </w:rPr>
                              </w:rPrChange>
                            </w:rPr>
                            <w:t>Else</w:t>
                          </w:r>
                        </w:ins>
                      </w:p>
                      <w:p w14:paraId="34B87806" w14:textId="16F19B39" w:rsidR="009E0288" w:rsidRPr="00070BE8" w:rsidDel="00792816" w:rsidRDefault="00070BE8" w:rsidP="00070BE8">
                        <w:pPr>
                          <w:pStyle w:val="ListParagraph"/>
                          <w:numPr>
                            <w:ilvl w:val="1"/>
                            <w:numId w:val="56"/>
                          </w:numPr>
                          <w:spacing w:after="60" w:line="240" w:lineRule="auto"/>
                          <w:contextualSpacing w:val="0"/>
                          <w:rPr>
                            <w:del w:id="2034" w:author="Grant, David M (52400) CIV USN NIWC ATLANTIC VA (USA)" w:date="2024-09-17T12:51:00Z"/>
                            <w:lang w:val="en-US"/>
                          </w:rPr>
                          <w:pPrChange w:id="2035" w:author="Grant, David M (52400) CIV USN NIWC ATLANTIC VA (USA)" w:date="2024-09-17T13:19:00Z">
                            <w:pPr>
                              <w:pStyle w:val="ListParagraph"/>
                              <w:numPr>
                                <w:ilvl w:val="1"/>
                                <w:numId w:val="37"/>
                              </w:numPr>
                              <w:spacing w:after="60" w:line="240" w:lineRule="auto"/>
                              <w:ind w:left="993" w:hanging="284"/>
                              <w:contextualSpacing w:val="0"/>
                            </w:pPr>
                          </w:pPrChange>
                        </w:pPr>
                        <w:ins w:id="2036" w:author="Grant, David M (52400) CIV USN NIWC ATLANTIC VA (USA)" w:date="2024-09-17T13:19:00Z">
                          <w:r>
                            <w:rPr>
                              <w:lang w:val="en-US"/>
                            </w:rPr>
                            <w:t>Render the instruction (without masking or clipping)</w:t>
                          </w:r>
                          <w:r w:rsidRPr="00070BE8" w:rsidDel="00792816">
                            <w:rPr>
                              <w:lang w:val="en-US"/>
                            </w:rPr>
                            <w:t xml:space="preserve"> </w:t>
                          </w:r>
                        </w:ins>
                        <w:del w:id="2037" w:author="Grant, David M (52400) CIV USN NIWC ATLANTIC VA (USA)" w:date="2024-09-17T12:51:00Z">
                          <w:r w:rsidR="009E0288" w:rsidRPr="00070BE8" w:rsidDel="00792816">
                            <w:rPr>
                              <w:lang w:val="en-US"/>
                            </w:rPr>
                            <w:delText>From the collection, render the instructions in the following order</w:delText>
                          </w:r>
                          <w:r w:rsidR="009E0288" w:rsidRPr="00070BE8" w:rsidDel="00792816">
                            <w:rPr>
                              <w:vertAlign w:val="superscript"/>
                              <w:lang w:val="en-US"/>
                            </w:rPr>
                            <w:delText>**</w:delText>
                          </w:r>
                          <w:r w:rsidR="009E0288" w:rsidRPr="00070BE8" w:rsidDel="00792816">
                            <w:rPr>
                              <w:lang w:val="en-US"/>
                            </w:rPr>
                            <w:delText>:</w:delText>
                          </w:r>
                        </w:del>
                      </w:p>
                      <w:p w14:paraId="23E15E17" w14:textId="52473E5E" w:rsidR="009E0288" w:rsidRPr="00125EDC" w:rsidDel="00792816" w:rsidRDefault="009E0288" w:rsidP="00070BE8">
                        <w:pPr>
                          <w:pStyle w:val="ListParagraph"/>
                          <w:numPr>
                            <w:ilvl w:val="1"/>
                            <w:numId w:val="56"/>
                          </w:numPr>
                          <w:spacing w:after="60" w:line="240" w:lineRule="auto"/>
                          <w:contextualSpacing w:val="0"/>
                          <w:rPr>
                            <w:del w:id="2038" w:author="Grant, David M (52400) CIV USN NIWC ATLANTIC VA (USA)" w:date="2024-09-17T12:51:00Z"/>
                            <w:lang w:val="en-US"/>
                          </w:rPr>
                          <w:pPrChange w:id="2039" w:author="Grant, David M (52400) CIV USN NIWC ATLANTIC VA (USA)" w:date="2024-09-17T13:19:00Z">
                            <w:pPr>
                              <w:pStyle w:val="ListParagraph"/>
                              <w:numPr>
                                <w:ilvl w:val="2"/>
                                <w:numId w:val="37"/>
                              </w:numPr>
                              <w:spacing w:after="60" w:line="240" w:lineRule="auto"/>
                              <w:ind w:left="1350" w:hanging="180"/>
                              <w:contextualSpacing w:val="0"/>
                            </w:pPr>
                          </w:pPrChange>
                        </w:pPr>
                        <w:del w:id="2040" w:author="Grant, David M (52400) CIV USN NIWC ATLANTIC VA (USA)" w:date="2024-09-17T12:51:00Z">
                          <w:r w:rsidDel="00792816">
                            <w:rPr>
                              <w:i/>
                              <w:iCs/>
                              <w:lang w:val="en-US"/>
                            </w:rPr>
                            <w:delText>null instructions (NullInstruction) should not be rendered, but they should show in the pick report in this position (below the other instructions which share the same drawing priority).</w:delText>
                          </w:r>
                        </w:del>
                      </w:p>
                      <w:p w14:paraId="17E35F04" w14:textId="42DAB746" w:rsidR="009E0288" w:rsidDel="00792816" w:rsidRDefault="009E0288" w:rsidP="00070BE8">
                        <w:pPr>
                          <w:pStyle w:val="ListParagraph"/>
                          <w:numPr>
                            <w:ilvl w:val="1"/>
                            <w:numId w:val="56"/>
                          </w:numPr>
                          <w:spacing w:after="60" w:line="240" w:lineRule="auto"/>
                          <w:contextualSpacing w:val="0"/>
                          <w:rPr>
                            <w:del w:id="2041" w:author="Grant, David M (52400) CIV USN NIWC ATLANTIC VA (USA)" w:date="2024-09-17T12:51:00Z"/>
                            <w:lang w:val="en-US"/>
                          </w:rPr>
                          <w:pPrChange w:id="2042" w:author="Grant, David M (52400) CIV USN NIWC ATLANTIC VA (USA)" w:date="2024-09-17T13:19:00Z">
                            <w:pPr>
                              <w:pStyle w:val="ListParagraph"/>
                              <w:numPr>
                                <w:ilvl w:val="2"/>
                                <w:numId w:val="37"/>
                              </w:numPr>
                              <w:spacing w:after="60" w:line="240" w:lineRule="auto"/>
                              <w:ind w:left="1350" w:hanging="180"/>
                              <w:contextualSpacing w:val="0"/>
                            </w:pPr>
                          </w:pPrChange>
                        </w:pPr>
                        <w:del w:id="2043" w:author="Grant, David M (52400) CIV USN NIWC ATLANTIC VA (USA)" w:date="2024-09-17T12:51:00Z">
                          <w:r w:rsidDel="00792816">
                            <w:rPr>
                              <w:lang w:val="en-US"/>
                            </w:rPr>
                            <w:delText>all area instructions, followed by</w:delText>
                          </w:r>
                        </w:del>
                      </w:p>
                      <w:p w14:paraId="08C0DAF2" w14:textId="3EA3E02E" w:rsidR="009E0288" w:rsidDel="00792816" w:rsidRDefault="009E0288" w:rsidP="00070BE8">
                        <w:pPr>
                          <w:pStyle w:val="ListParagraph"/>
                          <w:numPr>
                            <w:ilvl w:val="1"/>
                            <w:numId w:val="56"/>
                          </w:numPr>
                          <w:spacing w:after="60" w:line="240" w:lineRule="auto"/>
                          <w:contextualSpacing w:val="0"/>
                          <w:rPr>
                            <w:del w:id="2044" w:author="Grant, David M (52400) CIV USN NIWC ATLANTIC VA (USA)" w:date="2024-09-17T12:51:00Z"/>
                            <w:lang w:val="en-US"/>
                          </w:rPr>
                          <w:pPrChange w:id="2045" w:author="Grant, David M (52400) CIV USN NIWC ATLANTIC VA (USA)" w:date="2024-09-17T13:19:00Z">
                            <w:pPr>
                              <w:pStyle w:val="ListParagraph"/>
                              <w:numPr>
                                <w:ilvl w:val="2"/>
                                <w:numId w:val="37"/>
                              </w:numPr>
                              <w:spacing w:after="60" w:line="240" w:lineRule="auto"/>
                              <w:ind w:left="1350" w:hanging="180"/>
                              <w:contextualSpacing w:val="0"/>
                            </w:pPr>
                          </w:pPrChange>
                        </w:pPr>
                        <w:del w:id="2046" w:author="Grant, David M (52400) CIV USN NIWC ATLANTIC VA (USA)" w:date="2024-09-17T12:51:00Z">
                          <w:r w:rsidDel="00792816">
                            <w:rPr>
                              <w:lang w:val="en-US"/>
                            </w:rPr>
                            <w:delText xml:space="preserve">all line </w:delText>
                          </w:r>
                          <w:r w:rsidRPr="00487F8D" w:rsidDel="00792816">
                            <w:rPr>
                              <w:lang w:val="en-US"/>
                            </w:rPr>
                            <w:delText>instructions</w:delText>
                          </w:r>
                          <w:r w:rsidDel="00792816">
                            <w:rPr>
                              <w:lang w:val="en-US"/>
                            </w:rPr>
                            <w:delText>, followed by</w:delText>
                          </w:r>
                        </w:del>
                      </w:p>
                      <w:p w14:paraId="699C3C1F" w14:textId="329A47A8" w:rsidR="009E0288" w:rsidDel="00792816" w:rsidRDefault="009E0288" w:rsidP="00070BE8">
                        <w:pPr>
                          <w:pStyle w:val="ListParagraph"/>
                          <w:numPr>
                            <w:ilvl w:val="1"/>
                            <w:numId w:val="56"/>
                          </w:numPr>
                          <w:spacing w:after="60" w:line="240" w:lineRule="auto"/>
                          <w:contextualSpacing w:val="0"/>
                          <w:rPr>
                            <w:del w:id="2047" w:author="Grant, David M (52400) CIV USN NIWC ATLANTIC VA (USA)" w:date="2024-09-17T12:51:00Z"/>
                            <w:lang w:val="en-US"/>
                          </w:rPr>
                          <w:pPrChange w:id="2048" w:author="Grant, David M (52400) CIV USN NIWC ATLANTIC VA (USA)" w:date="2024-09-17T13:19:00Z">
                            <w:pPr>
                              <w:pStyle w:val="ListParagraph"/>
                              <w:numPr>
                                <w:ilvl w:val="2"/>
                                <w:numId w:val="37"/>
                              </w:numPr>
                              <w:spacing w:after="60" w:line="240" w:lineRule="auto"/>
                              <w:ind w:left="1350" w:hanging="180"/>
                              <w:contextualSpacing w:val="0"/>
                            </w:pPr>
                          </w:pPrChange>
                        </w:pPr>
                        <w:del w:id="2049" w:author="Grant, David M (52400) CIV USN NIWC ATLANTIC VA (USA)" w:date="2024-09-17T12:51:00Z">
                          <w:r w:rsidDel="00792816">
                            <w:rPr>
                              <w:lang w:val="en-US"/>
                            </w:rPr>
                            <w:delText>all point instructions, followed by</w:delText>
                          </w:r>
                        </w:del>
                      </w:p>
                      <w:p w14:paraId="29BB52AC" w14:textId="331C86FA" w:rsidR="009E0288" w:rsidDel="00070BE8" w:rsidRDefault="009E0288" w:rsidP="00070BE8">
                        <w:pPr>
                          <w:pStyle w:val="ListParagraph"/>
                          <w:numPr>
                            <w:ilvl w:val="1"/>
                            <w:numId w:val="56"/>
                          </w:numPr>
                          <w:spacing w:after="60" w:line="240" w:lineRule="auto"/>
                          <w:contextualSpacing w:val="0"/>
                          <w:rPr>
                            <w:del w:id="2050" w:author="Grant, David M (52400) CIV USN NIWC ATLANTIC VA (USA)" w:date="2024-09-17T13:19:00Z"/>
                            <w:lang w:val="en-US"/>
                          </w:rPr>
                          <w:pPrChange w:id="2051" w:author="Grant, David M (52400) CIV USN NIWC ATLANTIC VA (USA)" w:date="2024-09-17T13:19:00Z">
                            <w:pPr>
                              <w:pStyle w:val="ListParagraph"/>
                              <w:numPr>
                                <w:ilvl w:val="2"/>
                                <w:numId w:val="37"/>
                              </w:numPr>
                              <w:spacing w:after="120" w:line="240" w:lineRule="auto"/>
                              <w:ind w:left="1350" w:hanging="180"/>
                              <w:contextualSpacing w:val="0"/>
                            </w:pPr>
                          </w:pPrChange>
                        </w:pPr>
                        <w:del w:id="2052" w:author="Grant, David M (52400) CIV USN NIWC ATLANTIC VA (USA)" w:date="2024-09-17T12:51:00Z">
                          <w:r w:rsidDel="00792816">
                            <w:rPr>
                              <w:lang w:val="en-US"/>
                            </w:rPr>
                            <w:delText>all text instructions</w:delText>
                          </w:r>
                        </w:del>
                      </w:p>
                      <w:p w14:paraId="125F490F" w14:textId="787B2015" w:rsidR="009E0288" w:rsidRPr="00487F8D" w:rsidDel="00800C15" w:rsidRDefault="009E0288" w:rsidP="00070BE8">
                        <w:pPr>
                          <w:pStyle w:val="ListParagraph"/>
                          <w:numPr>
                            <w:ilvl w:val="1"/>
                            <w:numId w:val="56"/>
                          </w:numPr>
                          <w:spacing w:after="60" w:line="240" w:lineRule="auto"/>
                          <w:contextualSpacing w:val="0"/>
                          <w:rPr>
                            <w:del w:id="2053" w:author="Grant, David M (52400) CIV USN NIWC ATLANTIC VA (USA)" w:date="2024-09-17T12:34:00Z"/>
                            <w:sz w:val="18"/>
                            <w:szCs w:val="18"/>
                            <w:lang w:val="en-US"/>
                          </w:rPr>
                          <w:pPrChange w:id="2054" w:author="Grant, David M (52400) CIV USN NIWC ATLANTIC VA (USA)" w:date="2024-09-17T13:19:00Z">
                            <w:pPr>
                              <w:spacing w:after="120" w:line="240" w:lineRule="auto"/>
                              <w:ind w:left="340"/>
                            </w:pPr>
                          </w:pPrChange>
                        </w:pPr>
                        <w:del w:id="2055" w:author="Grant, David M (52400) CIV USN NIWC ATLANTIC VA (USA)" w:date="2024-09-17T12:34:00Z">
                          <w:r w:rsidRPr="00487F8D" w:rsidDel="00800C15">
                            <w:rPr>
                              <w:sz w:val="18"/>
                              <w:szCs w:val="18"/>
                              <w:lang w:val="en-US"/>
                            </w:rPr>
                            <w:delText xml:space="preserve">* Rendering must take the </w:delText>
                          </w:r>
                          <w:r w:rsidRPr="00487F8D" w:rsidDel="00800C15">
                            <w:rPr>
                              <w:i/>
                              <w:iCs/>
                              <w:sz w:val="18"/>
                              <w:szCs w:val="18"/>
                              <w:lang w:val="en-US"/>
                            </w:rPr>
                            <w:delText>viewingGroup(s)</w:delText>
                          </w:r>
                          <w:r w:rsidRPr="00487F8D" w:rsidDel="00800C15">
                            <w:rPr>
                              <w:sz w:val="18"/>
                              <w:szCs w:val="18"/>
                              <w:lang w:val="en-US"/>
                            </w:rPr>
                            <w:delText xml:space="preserve">, </w:delText>
                          </w:r>
                          <w:r w:rsidRPr="00487F8D" w:rsidDel="00800C15">
                            <w:rPr>
                              <w:i/>
                              <w:iCs/>
                              <w:sz w:val="18"/>
                              <w:szCs w:val="18"/>
                              <w:lang w:val="en-US"/>
                            </w:rPr>
                            <w:delText>scaleMinimum</w:delText>
                          </w:r>
                          <w:r w:rsidRPr="00487F8D" w:rsidDel="00800C15">
                            <w:rPr>
                              <w:sz w:val="18"/>
                              <w:szCs w:val="18"/>
                              <w:lang w:val="en-US"/>
                            </w:rPr>
                            <w:delText xml:space="preserve">, </w:delText>
                          </w:r>
                          <w:r w:rsidRPr="00487F8D" w:rsidDel="00800C15">
                            <w:rPr>
                              <w:i/>
                              <w:iCs/>
                              <w:sz w:val="18"/>
                              <w:szCs w:val="18"/>
                              <w:lang w:val="en-US"/>
                            </w:rPr>
                            <w:delText>scaleMaximum, date dependency, line suppression, and any other</w:delText>
                          </w:r>
                          <w:r w:rsidRPr="00487F8D" w:rsidDel="00800C15">
                            <w:rPr>
                              <w:sz w:val="18"/>
                              <w:szCs w:val="18"/>
                              <w:lang w:val="en-US"/>
                            </w:rPr>
                            <w:delText xml:space="preserve"> properties of the </w:delText>
                          </w:r>
                        </w:del>
                        <w:del w:id="2056" w:author="Grant, David M (52400) CIV USN NIWC ATLANTIC VA (USA)" w:date="2024-09-17T12:32:00Z">
                          <w:r w:rsidRPr="00487F8D" w:rsidDel="00BF63EB">
                            <w:rPr>
                              <w:sz w:val="18"/>
                              <w:szCs w:val="18"/>
                              <w:lang w:val="en-US"/>
                            </w:rPr>
                            <w:delText xml:space="preserve">display </w:delText>
                          </w:r>
                        </w:del>
                        <w:del w:id="2057" w:author="Grant, David M (52400) CIV USN NIWC ATLANTIC VA (USA)" w:date="2024-09-17T12:34:00Z">
                          <w:r w:rsidRPr="00487F8D" w:rsidDel="00800C15">
                            <w:rPr>
                              <w:sz w:val="18"/>
                              <w:szCs w:val="18"/>
                              <w:lang w:val="en-US"/>
                            </w:rPr>
                            <w:delText>instruction which may affect the instructions visibility into account. (See S-100 Part 9).</w:delText>
                          </w:r>
                        </w:del>
                      </w:p>
                      <w:p w14:paraId="6C827D3E" w14:textId="66D75919" w:rsidR="009E0288" w:rsidRPr="00487F8D" w:rsidRDefault="009E0288" w:rsidP="00070BE8">
                        <w:pPr>
                          <w:pStyle w:val="ListParagraph"/>
                          <w:numPr>
                            <w:ilvl w:val="1"/>
                            <w:numId w:val="56"/>
                          </w:numPr>
                          <w:spacing w:after="60" w:line="240" w:lineRule="auto"/>
                          <w:contextualSpacing w:val="0"/>
                          <w:rPr>
                            <w:sz w:val="18"/>
                            <w:szCs w:val="18"/>
                          </w:rPr>
                          <w:pPrChange w:id="2058" w:author="Grant, David M (52400) CIV USN NIWC ATLANTIC VA (USA)" w:date="2024-09-17T13:19:00Z">
                            <w:pPr>
                              <w:spacing w:after="120" w:line="240" w:lineRule="auto"/>
                              <w:ind w:left="340"/>
                            </w:pPr>
                          </w:pPrChange>
                        </w:pPr>
                        <w:del w:id="2059" w:author="Grant, David M (52400) CIV USN NIWC ATLANTIC VA (USA)" w:date="2024-09-17T12:34:00Z">
                          <w:r w:rsidRPr="00487F8D" w:rsidDel="00261C78">
                            <w:rPr>
                              <w:sz w:val="18"/>
                              <w:szCs w:val="18"/>
                              <w:lang w:val="en-US"/>
                            </w:rPr>
                            <w:delText>*</w:delText>
                          </w:r>
                        </w:del>
                        <w:del w:id="2060" w:author="Grant, David M (52400) CIV USN NIWC ATLANTIC VA (USA)" w:date="2024-09-17T12:51:00Z">
                          <w:r w:rsidRPr="00487F8D" w:rsidDel="00701AE1">
                            <w:rPr>
                              <w:sz w:val="18"/>
                              <w:szCs w:val="18"/>
                              <w:lang w:val="en-US"/>
                            </w:rPr>
                            <w:delText xml:space="preserve">* To enhance the readability of text, an implementation may </w:delText>
                          </w:r>
                          <w:r w:rsidRPr="002441F8" w:rsidDel="00701AE1">
                            <w:rPr>
                              <w:sz w:val="18"/>
                              <w:szCs w:val="18"/>
                              <w:lang w:val="en-US"/>
                            </w:rPr>
                            <w:delText>consider</w:delText>
                          </w:r>
                          <w:r w:rsidRPr="00487F8D" w:rsidDel="00701AE1">
                            <w:rPr>
                              <w:sz w:val="18"/>
                              <w:szCs w:val="18"/>
                              <w:lang w:val="en-US"/>
                            </w:rPr>
                            <w:delText xml:space="preserve"> the guidance in S-100 Part 9 regarding text rendering to adjust this algorithm as needed.</w:delText>
                          </w:r>
                        </w:del>
                      </w:p>
                    </w:txbxContent>
                  </v:textbox>
                  <w10:wrap type="square" anchorx="margin"/>
                </v:shape>
              </w:pict>
            </mc:Fallback>
          </mc:AlternateContent>
        </w:r>
      </w:ins>
      <w:del w:id="2061" w:author="Grant, David M (52400) CIV USN NIWC ATLANTIC VA (USA)" w:date="2024-09-16T16:46:00Z">
        <w:r w:rsidR="00C801D7" w:rsidDel="000F6F54">
          <w:rPr>
            <w:lang w:val="en-US"/>
          </w:rPr>
          <w:br w:type="page"/>
        </w:r>
      </w:del>
    </w:p>
    <w:p w14:paraId="0F10A99B" w14:textId="4FC07975" w:rsidR="00953C01" w:rsidRPr="007B2D1A" w:rsidRDefault="00953C01" w:rsidP="001809B3">
      <w:pPr>
        <w:spacing w:line="240" w:lineRule="auto"/>
        <w:rPr>
          <w:lang w:val="en-US"/>
        </w:rPr>
      </w:pPr>
    </w:p>
    <w:sectPr w:rsidR="00953C01" w:rsidRPr="007B2D1A" w:rsidSect="0054303F">
      <w:headerReference w:type="even" r:id="rId19"/>
      <w:headerReference w:type="default" r:id="rId20"/>
      <w:footerReference w:type="even" r:id="rId21"/>
      <w:footerReference w:type="default" r:id="rId22"/>
      <w:pgSz w:w="11906" w:h="16838"/>
      <w:pgMar w:top="1440" w:right="1400" w:bottom="1440" w:left="1418" w:header="709" w:footer="70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Grant, David M (52400) CIV USN NIWC ATLANTIC VA (USA)" w:date="2024-09-16T12:50:00Z" w:initials="DG">
    <w:p w14:paraId="6250A7E4" w14:textId="77777777" w:rsidR="00DA1651" w:rsidRDefault="00DA1651" w:rsidP="00DA1651">
      <w:pPr>
        <w:pStyle w:val="CommentText"/>
        <w:jc w:val="left"/>
      </w:pPr>
      <w:r>
        <w:rPr>
          <w:rStyle w:val="CommentReference"/>
        </w:rPr>
        <w:annotationRef/>
      </w:r>
      <w:r>
        <w:t>This seems unnecessary; the algorithms don’t reference nav purpose</w:t>
      </w:r>
    </w:p>
  </w:comment>
  <w:comment w:id="29" w:author="Grant, David M (52400) CIV USN NIWC ATLANTIC VA (USA)" w:date="2024-09-16T12:55:00Z" w:initials="DG">
    <w:p w14:paraId="3457C7FD" w14:textId="77777777" w:rsidR="00FE1F75" w:rsidRDefault="00FE1F75" w:rsidP="00FE1F75">
      <w:pPr>
        <w:pStyle w:val="CommentText"/>
        <w:numPr>
          <w:ilvl w:val="0"/>
          <w:numId w:val="47"/>
        </w:numPr>
        <w:jc w:val="left"/>
      </w:pPr>
      <w:r>
        <w:rPr>
          <w:rStyle w:val="CommentReference"/>
        </w:rPr>
        <w:annotationRef/>
      </w:r>
      <w:r>
        <w:t>Alerts must be evaluated using the best-scale dataset without regard for the MSVS.</w:t>
      </w:r>
    </w:p>
    <w:p w14:paraId="369E89B4" w14:textId="77777777" w:rsidR="00FE1F75" w:rsidRDefault="00FE1F75" w:rsidP="00FE1F75">
      <w:pPr>
        <w:pStyle w:val="CommentText"/>
        <w:numPr>
          <w:ilvl w:val="0"/>
          <w:numId w:val="47"/>
        </w:numPr>
        <w:jc w:val="left"/>
      </w:pPr>
      <w:r>
        <w:t>The OEM must ensure these datasets are loaded (the requirement is already in S-98 Annex C)</w:t>
      </w:r>
    </w:p>
  </w:comment>
  <w:comment w:id="30" w:author="jonathan pritchard" w:date="2024-08-22T07:57:00Z" w:initials="jp">
    <w:p w14:paraId="60DA5265" w14:textId="631567EF" w:rsidR="006A66C1" w:rsidRDefault="006A66C1" w:rsidP="006A66C1">
      <w:pPr>
        <w:pStyle w:val="CommentText"/>
        <w:jc w:val="left"/>
      </w:pPr>
      <w:r>
        <w:rPr>
          <w:rStyle w:val="CommentReference"/>
        </w:rPr>
        <w:annotationRef/>
      </w:r>
      <w:r>
        <w:t>These should be looked at in more detail.</w:t>
      </w:r>
    </w:p>
  </w:comment>
  <w:comment w:id="31" w:author="Grant, David M (52400) CIV USN NIWC ATLANTIC VA (USA)" w:date="2024-09-16T12:53:00Z" w:initials="DG">
    <w:p w14:paraId="0D4588FC" w14:textId="77777777" w:rsidR="00DA1651" w:rsidRDefault="00DA1651" w:rsidP="00DA1651">
      <w:pPr>
        <w:pStyle w:val="CommentText"/>
        <w:numPr>
          <w:ilvl w:val="0"/>
          <w:numId w:val="46"/>
        </w:numPr>
        <w:jc w:val="left"/>
      </w:pPr>
      <w:r>
        <w:rPr>
          <w:rStyle w:val="CommentReference"/>
        </w:rPr>
        <w:annotationRef/>
      </w:r>
      <w:r>
        <w:t>leg lines and sector arcs can extend far beyond the dataset boundaries.</w:t>
      </w:r>
    </w:p>
    <w:p w14:paraId="3FA4D3EF" w14:textId="77777777" w:rsidR="00DA1651" w:rsidRDefault="00DA1651" w:rsidP="00DA1651">
      <w:pPr>
        <w:pStyle w:val="CommentText"/>
        <w:numPr>
          <w:ilvl w:val="0"/>
          <w:numId w:val="46"/>
        </w:numPr>
        <w:jc w:val="left"/>
      </w:pPr>
      <w:r>
        <w:t>features such as text may also extend beyond the dataset boundary.</w:t>
      </w:r>
    </w:p>
    <w:p w14:paraId="147F47B9" w14:textId="77777777" w:rsidR="00DA1651" w:rsidRDefault="00DA1651" w:rsidP="00DA1651">
      <w:pPr>
        <w:pStyle w:val="CommentText"/>
        <w:numPr>
          <w:ilvl w:val="0"/>
          <w:numId w:val="46"/>
        </w:numPr>
        <w:jc w:val="left"/>
      </w:pPr>
      <w:r>
        <w:t>The current loading algorithm doesn’t account for this; it only uses the dataset boundaries.</w:t>
      </w:r>
    </w:p>
  </w:comment>
  <w:comment w:id="34" w:author="Grant, David M (52400) CIV USN NIWC ATLANTIC VA (USA)" w:date="2024-09-16T12:57:00Z" w:initials="DG">
    <w:p w14:paraId="561A6E23" w14:textId="77777777" w:rsidR="00FE1F75" w:rsidRDefault="00FE1F75" w:rsidP="00FE1F75">
      <w:pPr>
        <w:pStyle w:val="CommentText"/>
        <w:jc w:val="lef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72" w:author="Grant, David M (52400) CIV USN NIWC ATLANTIC VA (USA)" w:date="2024-09-16T13:12:00Z" w:initials="DG">
    <w:p w14:paraId="5A604FFE" w14:textId="77777777" w:rsidR="00555CBA" w:rsidRDefault="00555CBA" w:rsidP="00555CBA">
      <w:pPr>
        <w:pStyle w:val="CommentText"/>
        <w:jc w:val="left"/>
      </w:pPr>
      <w:r>
        <w:rPr>
          <w:rStyle w:val="CommentReference"/>
        </w:rPr>
        <w:annotationRef/>
      </w:r>
      <w:r>
        <w:t>Overscale warning is not part of loading / display</w:t>
      </w:r>
    </w:p>
  </w:comment>
  <w:comment w:id="39" w:author="jonathan pritchard" w:date="2024-08-20T09:51:00Z" w:initials="jp">
    <w:p w14:paraId="3D5E535E" w14:textId="54A15AF6" w:rsidR="007E524C" w:rsidRDefault="007E524C" w:rsidP="007E524C">
      <w:pPr>
        <w:pStyle w:val="CommentText"/>
        <w:jc w:val="left"/>
      </w:pPr>
      <w:r>
        <w:rPr>
          <w:rStyle w:val="CommentReference"/>
        </w:rPr>
        <w:annotationRef/>
      </w:r>
      <w:r>
        <w:t xml:space="preserve">All in definitions. </w:t>
      </w:r>
    </w:p>
  </w:comment>
  <w:comment w:id="78" w:author="jonathan pritchard" w:date="2024-08-20T09:52:00Z" w:initials="jp">
    <w:p w14:paraId="6CBE06E7" w14:textId="77777777" w:rsidR="007E524C" w:rsidRDefault="007E524C" w:rsidP="007E524C">
      <w:pPr>
        <w:pStyle w:val="CommentText"/>
        <w:jc w:val="left"/>
      </w:pPr>
      <w:r>
        <w:rPr>
          <w:rStyle w:val="CommentReference"/>
        </w:rPr>
        <w:annotationRef/>
      </w:r>
      <w:r>
        <w:t xml:space="preserve">Not for S98. But what to do in the event of an overlap should be. </w:t>
      </w:r>
    </w:p>
  </w:comment>
  <w:comment w:id="79" w:author="Grant, David M (52400) CIV USN NIWC ATLANTIC VA (USA)" w:date="2024-09-16T13:13:00Z" w:initials="DG">
    <w:p w14:paraId="49E78239" w14:textId="77777777" w:rsidR="00555CBA" w:rsidRDefault="00555CBA" w:rsidP="00555CBA">
      <w:pPr>
        <w:pStyle w:val="CommentText"/>
        <w:jc w:val="left"/>
      </w:pPr>
      <w:r>
        <w:rPr>
          <w:rStyle w:val="CommentReference"/>
        </w:rPr>
        <w:annotationRef/>
      </w:r>
      <w:r>
        <w:t>Encoding requirements are not part of loading / display</w:t>
      </w:r>
    </w:p>
  </w:comment>
  <w:comment w:id="82" w:author="Grant, David M (52400) CIV USN NIWC ATLANTIC VA (USA)" w:date="2024-09-16T13:19:00Z" w:initials="DG">
    <w:p w14:paraId="76D83A83" w14:textId="77777777" w:rsidR="00BC1856" w:rsidRDefault="00BC1856" w:rsidP="00BC1856">
      <w:pPr>
        <w:pStyle w:val="CommentText"/>
        <w:numPr>
          <w:ilvl w:val="0"/>
          <w:numId w:val="49"/>
        </w:numPr>
        <w:jc w:val="left"/>
      </w:pPr>
      <w:r>
        <w:rPr>
          <w:rStyle w:val="CommentReference"/>
        </w:rPr>
        <w:annotationRef/>
      </w:r>
      <w:r>
        <w:t>This paragraph is incorrect.</w:t>
      </w:r>
    </w:p>
    <w:p w14:paraId="6049A302" w14:textId="77777777" w:rsidR="00BC1856" w:rsidRDefault="00BC1856" w:rsidP="00BC1856">
      <w:pPr>
        <w:pStyle w:val="CommentText"/>
        <w:numPr>
          <w:ilvl w:val="0"/>
          <w:numId w:val="49"/>
        </w:numPr>
        <w:jc w:val="left"/>
      </w:pPr>
      <w:r>
        <w:t>If the encoder wants the dataset to remain displayed they should encode MDS appropriately.</w:t>
      </w:r>
    </w:p>
    <w:p w14:paraId="3AE00191" w14:textId="77777777" w:rsidR="00BC1856" w:rsidRDefault="00BC1856" w:rsidP="00BC1856">
      <w:pPr>
        <w:pStyle w:val="CommentText"/>
        <w:numPr>
          <w:ilvl w:val="0"/>
          <w:numId w:val="49"/>
        </w:numPr>
        <w:jc w:val="left"/>
      </w:pPr>
      <w:r>
        <w:t>The dataset will not be displayed once the user zooms out beyond the MDS.</w:t>
      </w:r>
    </w:p>
  </w:comment>
  <w:comment w:id="85" w:author="Grant, David M (52400) CIV USN NIWC ATLANTIC VA (USA)" w:date="2024-09-16T13:21:00Z" w:initials="DG">
    <w:p w14:paraId="6877BD90" w14:textId="77777777" w:rsidR="00EE4B73" w:rsidRDefault="00EE4B73" w:rsidP="00EE4B73">
      <w:pPr>
        <w:pStyle w:val="CommentText"/>
        <w:jc w:val="left"/>
      </w:pPr>
      <w:r>
        <w:rPr>
          <w:rStyle w:val="CommentReference"/>
        </w:rPr>
        <w:annotationRef/>
      </w:r>
      <w:r>
        <w:t>Not part of loading / display. Having requirements restated in different places leads to inconsistencies.</w:t>
      </w:r>
    </w:p>
  </w:comment>
  <w:comment w:id="86" w:author="jonathan pritchard" w:date="2024-08-20T09:52:00Z" w:initials="jp">
    <w:p w14:paraId="6CD1E9C0" w14:textId="05D57614" w:rsidR="007E524C" w:rsidRDefault="007E524C" w:rsidP="007E524C">
      <w:pPr>
        <w:pStyle w:val="CommentText"/>
        <w:jc w:val="left"/>
      </w:pPr>
      <w:r>
        <w:rPr>
          <w:rStyle w:val="CommentReference"/>
        </w:rPr>
        <w:annotationRef/>
      </w:r>
      <w:r>
        <w:t>All in S98 already.</w:t>
      </w:r>
    </w:p>
  </w:comment>
  <w:comment w:id="91" w:author="jonathan pritchard" w:date="2024-08-20T09:52:00Z" w:initials="jp">
    <w:p w14:paraId="3AB6AADF" w14:textId="77777777" w:rsidR="007E524C" w:rsidRDefault="007E524C" w:rsidP="007E524C">
      <w:pPr>
        <w:pStyle w:val="CommentText"/>
        <w:jc w:val="left"/>
      </w:pPr>
      <w:r>
        <w:rPr>
          <w:rStyle w:val="CommentReference"/>
        </w:rPr>
        <w:annotationRef/>
      </w:r>
      <w:r>
        <w:t>Intro?</w:t>
      </w:r>
    </w:p>
  </w:comment>
  <w:comment w:id="92" w:author="Grant, David M (52400) CIV USN NIWC ATLANTIC VA (USA)" w:date="2024-09-16T13:24:00Z" w:initials="DG">
    <w:p w14:paraId="4CF5E738" w14:textId="77777777" w:rsidR="00EE4B73" w:rsidRDefault="00EE4B73" w:rsidP="00EE4B73">
      <w:pPr>
        <w:pStyle w:val="CommentText"/>
        <w:numPr>
          <w:ilvl w:val="0"/>
          <w:numId w:val="50"/>
        </w:numPr>
        <w:jc w:val="left"/>
      </w:pPr>
      <w:r>
        <w:rPr>
          <w:rStyle w:val="CommentReference"/>
        </w:rPr>
        <w:annotationRef/>
      </w:r>
      <w:r>
        <w:t>This is encoding guidance which is more appropriate for the DCEG.</w:t>
      </w:r>
    </w:p>
    <w:p w14:paraId="4F3060BE" w14:textId="77777777" w:rsidR="00EE4B73" w:rsidRDefault="00EE4B73" w:rsidP="00EE4B73">
      <w:pPr>
        <w:pStyle w:val="CommentText"/>
        <w:numPr>
          <w:ilvl w:val="0"/>
          <w:numId w:val="50"/>
        </w:numPr>
        <w:jc w:val="left"/>
      </w:pPr>
      <w:r>
        <w:t>The guidance is incorrect; the smaller scale dataset is shown and the optimum display scale is not a factor in the selection.</w:t>
      </w:r>
    </w:p>
  </w:comment>
  <w:comment w:id="101" w:author="Grant, David M (52400) CIV USN NIWC ATLANTIC VA (USA)" w:date="2024-09-16T13:27:00Z" w:initials="DG">
    <w:p w14:paraId="4600DD7B" w14:textId="77777777" w:rsidR="00BA12C5" w:rsidRDefault="00BA12C5" w:rsidP="00BA12C5">
      <w:pPr>
        <w:pStyle w:val="CommentText"/>
        <w:numPr>
          <w:ilvl w:val="0"/>
          <w:numId w:val="51"/>
        </w:numPr>
        <w:jc w:val="left"/>
      </w:pPr>
      <w:r>
        <w:rPr>
          <w:rStyle w:val="CommentReference"/>
        </w:rPr>
        <w:annotationRef/>
      </w:r>
      <w:r>
        <w:t>“Order” implies that the datasets are ordered. This is incorrect, the drawing instructions generated by the dataset portrayal are ordered.</w:t>
      </w:r>
    </w:p>
    <w:p w14:paraId="2D28D4F9" w14:textId="77777777" w:rsidR="00BA12C5" w:rsidRDefault="00BA12C5" w:rsidP="00BA12C5">
      <w:pPr>
        <w:pStyle w:val="CommentText"/>
        <w:numPr>
          <w:ilvl w:val="0"/>
          <w:numId w:val="51"/>
        </w:numPr>
        <w:jc w:val="left"/>
      </w:pPr>
      <w:r>
        <w:t>It’s simplistic to indicate that the datasets themselves are “stacked” one atop another.</w:t>
      </w:r>
    </w:p>
  </w:comment>
  <w:comment w:id="149" w:author="Grant, David M (52400) CIV USN NIWC ATLANTIC VA (USA)" w:date="2024-09-16T14:29:00Z" w:initials="DG">
    <w:p w14:paraId="618F4417" w14:textId="77777777" w:rsidR="00E04D60" w:rsidRDefault="00E04D60" w:rsidP="00E04D60">
      <w:pPr>
        <w:pStyle w:val="CommentText"/>
        <w:jc w:val="left"/>
      </w:pPr>
      <w:r>
        <w:rPr>
          <w:rStyle w:val="CommentReference"/>
        </w:rPr>
        <w:annotationRef/>
      </w:r>
      <w:r>
        <w:t>Testbed implementation:</w:t>
      </w:r>
    </w:p>
    <w:p w14:paraId="0EA58C91" w14:textId="2159ED22" w:rsidR="00E04D60" w:rsidRDefault="00E04D60" w:rsidP="00E04D60">
      <w:pPr>
        <w:pStyle w:val="CommentText"/>
        <w:jc w:val="left"/>
      </w:pPr>
      <w:r>
        <w:rPr>
          <w:noProof/>
        </w:rPr>
        <w:drawing>
          <wp:inline distT="0" distB="0" distL="0" distR="0" wp14:anchorId="11EAFCBC" wp14:editId="6A16CA7C">
            <wp:extent cx="5770880" cy="2244725"/>
            <wp:effectExtent l="0" t="0" r="1270" b="3175"/>
            <wp:docPr id="70927512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2045" name="Picture 347092045" descr="Image"/>
                    <pic:cNvPicPr/>
                  </pic:nvPicPr>
                  <pic:blipFill>
                    <a:blip r:embed="rId1"/>
                    <a:stretch>
                      <a:fillRect/>
                    </a:stretch>
                  </pic:blipFill>
                  <pic:spPr>
                    <a:xfrm>
                      <a:off x="0" y="0"/>
                      <a:ext cx="5770880" cy="2244725"/>
                    </a:xfrm>
                    <a:prstGeom prst="rect">
                      <a:avLst/>
                    </a:prstGeom>
                  </pic:spPr>
                </pic:pic>
              </a:graphicData>
            </a:graphic>
          </wp:inline>
        </w:drawing>
      </w:r>
    </w:p>
  </w:comment>
  <w:comment w:id="177" w:author="David" w:date="2024-09-17T10:00:00Z" w:initials="D">
    <w:p w14:paraId="69265ED3" w14:textId="77777777" w:rsidR="00D6492C" w:rsidRDefault="00D6492C" w:rsidP="00D6492C">
      <w:pPr>
        <w:pStyle w:val="CommentText"/>
        <w:jc w:val="left"/>
      </w:pPr>
      <w:r>
        <w:rPr>
          <w:rStyle w:val="CommentReference"/>
        </w:rPr>
        <w:annotationRef/>
      </w:r>
      <w:r>
        <w:t>Note that because the mins are all shared there will never be “gaps” in the dataset scale range. The range is from the shared min to the largest (smallest value) max.</w:t>
      </w:r>
    </w:p>
  </w:comment>
  <w:comment w:id="214" w:author="David" w:date="2024-09-17T09:43:00Z" w:initials="D">
    <w:p w14:paraId="1312D297" w14:textId="7228FD3A" w:rsidR="00913FB3" w:rsidRDefault="00913FB3" w:rsidP="00913FB3">
      <w:pPr>
        <w:pStyle w:val="CommentText"/>
        <w:jc w:val="left"/>
      </w:pPr>
      <w:r>
        <w:rPr>
          <w:rStyle w:val="CommentReference"/>
        </w:rPr>
        <w:annotationRef/>
      </w:r>
      <w:r>
        <w:t>Needs table label</w:t>
      </w:r>
    </w:p>
  </w:comment>
  <w:comment w:id="231" w:author="Grant, David M (52400) CIV USN NIWC ATLANTIC VA (USA)" w:date="2024-09-16T14:31:00Z" w:initials="DG">
    <w:p w14:paraId="657735E3" w14:textId="637F708F" w:rsidR="00E04D60" w:rsidRDefault="00E04D60" w:rsidP="00E04D60">
      <w:pPr>
        <w:pStyle w:val="CommentText"/>
        <w:jc w:val="left"/>
      </w:pPr>
      <w:r>
        <w:rPr>
          <w:rStyle w:val="CommentReference"/>
        </w:rPr>
        <w:annotationRef/>
      </w:r>
      <w:r>
        <w:t>Testbed implementation:</w:t>
      </w:r>
    </w:p>
    <w:p w14:paraId="11D9DA8E" w14:textId="3191B652" w:rsidR="00E04D60" w:rsidRDefault="00E04D60" w:rsidP="00E04D60">
      <w:pPr>
        <w:pStyle w:val="CommentText"/>
        <w:jc w:val="left"/>
      </w:pPr>
      <w:r>
        <w:rPr>
          <w:noProof/>
        </w:rPr>
        <w:drawing>
          <wp:inline distT="0" distB="0" distL="0" distR="0" wp14:anchorId="3E0C2335" wp14:editId="504AFA32">
            <wp:extent cx="5770880" cy="2362835"/>
            <wp:effectExtent l="0" t="0" r="1270" b="0"/>
            <wp:docPr id="181769744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7024" name="Picture 360457024" descr="Image"/>
                    <pic:cNvPicPr/>
                  </pic:nvPicPr>
                  <pic:blipFill>
                    <a:blip r:embed="rId2"/>
                    <a:stretch>
                      <a:fillRect/>
                    </a:stretch>
                  </pic:blipFill>
                  <pic:spPr>
                    <a:xfrm>
                      <a:off x="0" y="0"/>
                      <a:ext cx="5770880" cy="2362835"/>
                    </a:xfrm>
                    <a:prstGeom prst="rect">
                      <a:avLst/>
                    </a:prstGeom>
                  </pic:spPr>
                </pic:pic>
              </a:graphicData>
            </a:graphic>
          </wp:inline>
        </w:drawing>
      </w:r>
    </w:p>
  </w:comment>
  <w:comment w:id="240" w:author="Grant, David M (52400) CIV USN NIWC ATLANTIC VA (USA)" w:date="2024-09-16T14:33:00Z" w:initials="DG">
    <w:p w14:paraId="05661866" w14:textId="77777777" w:rsidR="00F83082" w:rsidRDefault="00F83082" w:rsidP="00F83082">
      <w:pPr>
        <w:pStyle w:val="CommentText"/>
        <w:jc w:val="left"/>
      </w:pPr>
      <w:r>
        <w:rPr>
          <w:rStyle w:val="CommentReference"/>
        </w:rPr>
        <w:annotationRef/>
      </w:r>
      <w:r>
        <w:t>Testbed implementation:</w:t>
      </w:r>
    </w:p>
    <w:p w14:paraId="7221FF81" w14:textId="799BBD71" w:rsidR="00F83082" w:rsidRDefault="00F83082" w:rsidP="00F83082">
      <w:pPr>
        <w:pStyle w:val="CommentText"/>
        <w:jc w:val="left"/>
      </w:pPr>
      <w:r>
        <w:rPr>
          <w:noProof/>
        </w:rPr>
        <w:drawing>
          <wp:inline distT="0" distB="0" distL="0" distR="0" wp14:anchorId="66BF9B53" wp14:editId="696440F7">
            <wp:extent cx="5770880" cy="1323340"/>
            <wp:effectExtent l="0" t="0" r="1270" b="0"/>
            <wp:docPr id="1534046305"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45634" name="Picture 346845634" descr="Image"/>
                    <pic:cNvPicPr/>
                  </pic:nvPicPr>
                  <pic:blipFill>
                    <a:blip r:embed="rId3"/>
                    <a:stretch>
                      <a:fillRect/>
                    </a:stretch>
                  </pic:blipFill>
                  <pic:spPr>
                    <a:xfrm>
                      <a:off x="0" y="0"/>
                      <a:ext cx="5770880" cy="1323340"/>
                    </a:xfrm>
                    <a:prstGeom prst="rect">
                      <a:avLst/>
                    </a:prstGeom>
                  </pic:spPr>
                </pic:pic>
              </a:graphicData>
            </a:graphic>
          </wp:inline>
        </w:drawing>
      </w:r>
    </w:p>
  </w:comment>
  <w:comment w:id="308" w:author="Grant, David M (52400) CIV USN NIWC ATLANTIC VA (USA)" w:date="2024-09-16T14:29:00Z" w:initials="DG">
    <w:p w14:paraId="1F29FEE8" w14:textId="22F8DB89" w:rsidR="00E04D60" w:rsidRDefault="00E04D60" w:rsidP="00E04D60">
      <w:pPr>
        <w:pStyle w:val="CommentText"/>
        <w:jc w:val="left"/>
      </w:pPr>
      <w:r>
        <w:rPr>
          <w:rStyle w:val="CommentReference"/>
        </w:rPr>
        <w:annotationRef/>
      </w:r>
      <w:r>
        <w:t>Testbed implementation:</w:t>
      </w:r>
    </w:p>
    <w:p w14:paraId="00CBFDEA" w14:textId="028ACAF1" w:rsidR="00E04D60" w:rsidRDefault="00E04D60" w:rsidP="00E04D60">
      <w:pPr>
        <w:pStyle w:val="CommentText"/>
        <w:jc w:val="left"/>
      </w:pPr>
      <w:r>
        <w:rPr>
          <w:noProof/>
        </w:rPr>
        <w:drawing>
          <wp:inline distT="0" distB="0" distL="0" distR="0" wp14:anchorId="21981E44" wp14:editId="15DA6DF4">
            <wp:extent cx="5770880" cy="3383915"/>
            <wp:effectExtent l="0" t="0" r="1270" b="6985"/>
            <wp:docPr id="193843888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38882" name="Picture 1938438882" descr="Image"/>
                    <pic:cNvPicPr/>
                  </pic:nvPicPr>
                  <pic:blipFill>
                    <a:blip r:embed="rId4"/>
                    <a:stretch>
                      <a:fillRect/>
                    </a:stretch>
                  </pic:blipFill>
                  <pic:spPr>
                    <a:xfrm>
                      <a:off x="0" y="0"/>
                      <a:ext cx="5770880" cy="3383915"/>
                    </a:xfrm>
                    <a:prstGeom prst="rect">
                      <a:avLst/>
                    </a:prstGeom>
                  </pic:spPr>
                </pic:pic>
              </a:graphicData>
            </a:graphic>
          </wp:inline>
        </w:drawing>
      </w:r>
    </w:p>
  </w:comment>
  <w:comment w:id="338" w:author="Grant, David M (52400) CIV USN NIWC ATLANTIC VA (USA)" w:date="2024-09-16T14:38:00Z" w:initials="DG">
    <w:p w14:paraId="2B7F30D4" w14:textId="77777777" w:rsidR="00E56DA4" w:rsidRDefault="00DB73C2" w:rsidP="00E56DA4">
      <w:pPr>
        <w:pStyle w:val="CommentText"/>
        <w:jc w:val="left"/>
      </w:pPr>
      <w:r>
        <w:rPr>
          <w:rStyle w:val="CommentReference"/>
        </w:rPr>
        <w:annotationRef/>
      </w:r>
      <w:r w:rsidR="00E56DA4">
        <w:t>Per Note 1 below, the painters algorithm cannot be used when RADAR is enabled because the above RADAR display plane does not contain “skin of the earth” features / opaque fill. Features from underlying datasets will therefore remain visible.</w:t>
      </w:r>
    </w:p>
  </w:comment>
  <w:comment w:id="355" w:author="Grant, David M (52400) CIV USN NIWC ATLANTIC VA (USA)" w:date="2024-09-16T15:18:00Z" w:initials="DG">
    <w:p w14:paraId="0367403A" w14:textId="663D61BE" w:rsidR="00356211" w:rsidRDefault="00356211" w:rsidP="00356211">
      <w:pPr>
        <w:pStyle w:val="CommentText"/>
        <w:jc w:val="left"/>
      </w:pPr>
      <w:r>
        <w:rPr>
          <w:rStyle w:val="CommentReference"/>
        </w:rPr>
        <w:annotationRef/>
      </w:r>
      <w:r>
        <w:rPr>
          <w:noProof/>
        </w:rPr>
        <w:drawing>
          <wp:inline distT="0" distB="0" distL="0" distR="0" wp14:anchorId="6B7A88AD" wp14:editId="2B3D6379">
            <wp:extent cx="5770880" cy="1774190"/>
            <wp:effectExtent l="0" t="0" r="1270" b="0"/>
            <wp:docPr id="104885524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5561" name="Picture 2105365561" descr="Image"/>
                    <pic:cNvPicPr/>
                  </pic:nvPicPr>
                  <pic:blipFill>
                    <a:blip r:embed="rId5"/>
                    <a:stretch>
                      <a:fillRect/>
                    </a:stretch>
                  </pic:blipFill>
                  <pic:spPr>
                    <a:xfrm>
                      <a:off x="0" y="0"/>
                      <a:ext cx="5770880" cy="1774190"/>
                    </a:xfrm>
                    <a:prstGeom prst="rect">
                      <a:avLst/>
                    </a:prstGeom>
                  </pic:spPr>
                </pic:pic>
              </a:graphicData>
            </a:graphic>
          </wp:inline>
        </w:drawing>
      </w:r>
    </w:p>
  </w:comment>
  <w:comment w:id="378" w:author="Grant, David M (52400) CIV USN NIWC ATLANTIC VA (USA)" w:date="2024-09-16T15:10:00Z" w:initials="DG">
    <w:p w14:paraId="202ECAB1" w14:textId="449FD500" w:rsidR="00E440E2" w:rsidRDefault="00E440E2" w:rsidP="00E440E2">
      <w:pPr>
        <w:pStyle w:val="CommentText"/>
        <w:jc w:val="left"/>
      </w:pPr>
      <w:r>
        <w:rPr>
          <w:rStyle w:val="CommentReference"/>
        </w:rPr>
        <w:annotationRef/>
      </w:r>
      <w:r>
        <w:t>The precise description is in the DCEG / PS</w:t>
      </w:r>
    </w:p>
  </w:comment>
  <w:comment w:id="895" w:author="Grant, David M (52400) CIV USN NIWC ATLANTIC VA (USA)" w:date="2024-09-16T16:38:00Z" w:initials="DG">
    <w:p w14:paraId="4043C540" w14:textId="77777777" w:rsidR="00757432" w:rsidRDefault="00757432" w:rsidP="00757432">
      <w:pPr>
        <w:pStyle w:val="CommentText"/>
        <w:jc w:val="left"/>
      </w:pPr>
      <w:r>
        <w:rPr>
          <w:rStyle w:val="CommentReference"/>
        </w:rPr>
        <w:annotationRef/>
      </w:r>
      <w:r>
        <w:t>Update to show maximum display scale rather than OptDS</w:t>
      </w:r>
    </w:p>
    <w:p w14:paraId="02F2FA13" w14:textId="77777777" w:rsidR="00757432" w:rsidRDefault="00757432" w:rsidP="00757432">
      <w:pPr>
        <w:pStyle w:val="CommentText"/>
        <w:numPr>
          <w:ilvl w:val="0"/>
          <w:numId w:val="53"/>
        </w:numPr>
        <w:jc w:val="left"/>
      </w:pPr>
      <w:r>
        <w:t>Also, update to show actual attribute names in all cases</w:t>
      </w:r>
    </w:p>
    <w:p w14:paraId="7C14D183" w14:textId="77777777" w:rsidR="00757432" w:rsidRDefault="00757432" w:rsidP="00757432">
      <w:pPr>
        <w:pStyle w:val="CommentText"/>
        <w:numPr>
          <w:ilvl w:val="0"/>
          <w:numId w:val="53"/>
        </w:numPr>
        <w:jc w:val="left"/>
      </w:pPr>
      <w:r>
        <w:t>Also applies to remaining figures.</w:t>
      </w:r>
    </w:p>
  </w:comment>
  <w:comment w:id="900" w:author="Grant, David M (52400) CIV USN NIWC ATLANTIC VA (USA)" w:date="2024-09-16T16:40:00Z" w:initials="DG">
    <w:p w14:paraId="7809B578" w14:textId="77777777" w:rsidR="00115579" w:rsidRDefault="00115579" w:rsidP="00115579">
      <w:pPr>
        <w:pStyle w:val="CommentText"/>
        <w:jc w:val="left"/>
      </w:pPr>
      <w:r>
        <w:rPr>
          <w:rStyle w:val="CommentReference"/>
        </w:rPr>
        <w:annotationRef/>
      </w:r>
      <w:r>
        <w:t>Remove overscale indication / pattern from data loading / display section</w:t>
      </w:r>
    </w:p>
  </w:comment>
  <w:comment w:id="906" w:author="Grant, David M (52400) CIV USN NIWC ATLANTIC VA (USA)" w:date="2024-09-16T16:46:00Z" w:initials="DG">
    <w:p w14:paraId="4153FE43" w14:textId="77777777" w:rsidR="000F6F54" w:rsidRDefault="000F6F54" w:rsidP="000F6F54">
      <w:pPr>
        <w:pStyle w:val="CommentText"/>
        <w:jc w:val="left"/>
      </w:pPr>
      <w:r>
        <w:rPr>
          <w:rStyle w:val="CommentReference"/>
        </w:rPr>
        <w:annotationRef/>
      </w:r>
      <w:r>
        <w:t>DS4 DCA scale factor = 1x</w:t>
      </w:r>
    </w:p>
    <w:p w14:paraId="4E4E29CE" w14:textId="77777777" w:rsidR="000F6F54" w:rsidRDefault="000F6F54" w:rsidP="000F6F54">
      <w:pPr>
        <w:pStyle w:val="CommentText"/>
        <w:jc w:val="left"/>
      </w:pPr>
      <w:r>
        <w:t>DS4 DCB scale factor = 0.33x</w:t>
      </w:r>
    </w:p>
    <w:p w14:paraId="2ECC6E8C" w14:textId="77777777" w:rsidR="000F6F54" w:rsidRDefault="000F6F54" w:rsidP="000F6F54">
      <w:pPr>
        <w:pStyle w:val="CommentText"/>
        <w:jc w:val="left"/>
      </w:pPr>
      <w:r>
        <w:t>DS3 DCA scale factor = 1.83x</w:t>
      </w:r>
    </w:p>
  </w:comment>
  <w:comment w:id="1061" w:author="Grant, David M (52400) CIV USN NIWC ATLANTIC VA (USA)" w:date="2024-09-17T10:48:00Z" w:initials="DG">
    <w:p w14:paraId="225E5736" w14:textId="77777777" w:rsidR="00CD36D6" w:rsidRDefault="00CD36D6" w:rsidP="00CD36D6">
      <w:pPr>
        <w:pStyle w:val="CommentText"/>
        <w:jc w:val="left"/>
      </w:pPr>
      <w:r>
        <w:rPr>
          <w:rStyle w:val="CommentReference"/>
        </w:rPr>
        <w:annotationRef/>
      </w:r>
      <w:r>
        <w:t>Might want to add a paragraph describing why we’re providing two algorithms...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50A7E4" w15:done="0"/>
  <w15:commentEx w15:paraId="369E89B4" w15:done="0"/>
  <w15:commentEx w15:paraId="60DA5265" w15:done="0"/>
  <w15:commentEx w15:paraId="147F47B9" w15:done="0"/>
  <w15:commentEx w15:paraId="561A6E23" w15:done="0"/>
  <w15:commentEx w15:paraId="5A604FFE" w15:done="0"/>
  <w15:commentEx w15:paraId="3D5E535E" w15:done="0"/>
  <w15:commentEx w15:paraId="6CBE06E7" w15:done="0"/>
  <w15:commentEx w15:paraId="49E78239" w15:done="0"/>
  <w15:commentEx w15:paraId="3AE00191" w15:done="0"/>
  <w15:commentEx w15:paraId="6877BD90" w15:done="0"/>
  <w15:commentEx w15:paraId="6CD1E9C0" w15:done="0"/>
  <w15:commentEx w15:paraId="3AB6AADF" w15:done="0"/>
  <w15:commentEx w15:paraId="4F3060BE" w15:done="0"/>
  <w15:commentEx w15:paraId="2D28D4F9" w15:done="0"/>
  <w15:commentEx w15:paraId="0EA58C91" w15:done="0"/>
  <w15:commentEx w15:paraId="69265ED3" w15:done="0"/>
  <w15:commentEx w15:paraId="1312D297" w15:done="0"/>
  <w15:commentEx w15:paraId="11D9DA8E" w15:done="0"/>
  <w15:commentEx w15:paraId="7221FF81" w15:done="0"/>
  <w15:commentEx w15:paraId="00CBFDEA" w15:done="0"/>
  <w15:commentEx w15:paraId="2B7F30D4" w15:done="0"/>
  <w15:commentEx w15:paraId="0367403A" w15:done="0"/>
  <w15:commentEx w15:paraId="202ECAB1" w15:done="0"/>
  <w15:commentEx w15:paraId="7C14D183" w15:done="0"/>
  <w15:commentEx w15:paraId="7809B578" w15:done="0"/>
  <w15:commentEx w15:paraId="2ECC6E8C" w15:done="0"/>
  <w15:commentEx w15:paraId="225E57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92A814" w16cex:dateUtc="2024-09-16T16:50:00Z"/>
  <w16cex:commentExtensible w16cex:durableId="2A92A949" w16cex:dateUtc="2024-09-16T16:55:00Z"/>
  <w16cex:commentExtensible w16cex:durableId="6D266C32" w16cex:dateUtc="2024-08-22T06:57:00Z"/>
  <w16cex:commentExtensible w16cex:durableId="2A92A8E3" w16cex:dateUtc="2024-09-16T16:53:00Z"/>
  <w16cex:commentExtensible w16cex:durableId="2A92A9C1" w16cex:dateUtc="2024-09-16T16:57:00Z"/>
  <w16cex:commentExtensible w16cex:durableId="2A92AD47" w16cex:dateUtc="2024-09-16T17:12:00Z"/>
  <w16cex:commentExtensible w16cex:durableId="17C504D1" w16cex:dateUtc="2024-08-20T08:51:00Z"/>
  <w16cex:commentExtensible w16cex:durableId="6B792AC2" w16cex:dateUtc="2024-08-20T08:52:00Z"/>
  <w16cex:commentExtensible w16cex:durableId="2A92AD8B" w16cex:dateUtc="2024-09-16T17:13:00Z"/>
  <w16cex:commentExtensible w16cex:durableId="2A92AED8" w16cex:dateUtc="2024-09-16T17:19:00Z"/>
  <w16cex:commentExtensible w16cex:durableId="2A92B01C" w16cex:dateUtc="2024-09-16T17:21:00Z"/>
  <w16cex:commentExtensible w16cex:durableId="79363A2F" w16cex:dateUtc="2024-08-20T08:52:00Z"/>
  <w16cex:commentExtensible w16cex:durableId="0FFD6CF0" w16cex:dateUtc="2024-08-20T08:52:00Z"/>
  <w16cex:commentExtensible w16cex:durableId="2A92B01D" w16cex:dateUtc="2024-09-16T17:24:00Z"/>
  <w16cex:commentExtensible w16cex:durableId="2A92B0D5" w16cex:dateUtc="2024-09-16T17:27:00Z"/>
  <w16cex:commentExtensible w16cex:durableId="2A92BF5B" w16cex:dateUtc="2024-09-16T18:29:00Z"/>
  <w16cex:commentExtensible w16cex:durableId="2A93D1A7" w16cex:dateUtc="2024-09-17T14:00:00Z"/>
  <w16cex:commentExtensible w16cex:durableId="2A93CDB5" w16cex:dateUtc="2024-09-17T13:43:00Z"/>
  <w16cex:commentExtensible w16cex:durableId="2A92BFA9" w16cex:dateUtc="2024-09-16T18:31:00Z"/>
  <w16cex:commentExtensible w16cex:durableId="2A92C039" w16cex:dateUtc="2024-09-16T18:33:00Z"/>
  <w16cex:commentExtensible w16cex:durableId="2A92BF40" w16cex:dateUtc="2024-09-16T18:29:00Z"/>
  <w16cex:commentExtensible w16cex:durableId="2A92C14F" w16cex:dateUtc="2024-09-16T18:38:00Z"/>
  <w16cex:commentExtensible w16cex:durableId="2A92CAC8" w16cex:dateUtc="2024-09-16T19:18:00Z"/>
  <w16cex:commentExtensible w16cex:durableId="2A92C8F6" w16cex:dateUtc="2024-09-16T19:10:00Z"/>
  <w16cex:commentExtensible w16cex:durableId="2A92DD6C" w16cex:dateUtc="2024-09-16T20:38:00Z"/>
  <w16cex:commentExtensible w16cex:durableId="2A92DE12" w16cex:dateUtc="2024-09-16T20:40:00Z"/>
  <w16cex:commentExtensible w16cex:durableId="2A92DF49" w16cex:dateUtc="2024-09-16T20:46:00Z"/>
  <w16cex:commentExtensible w16cex:durableId="2A93DD09" w16cex:dateUtc="2024-09-17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50A7E4" w16cid:durableId="2A92A814"/>
  <w16cid:commentId w16cid:paraId="369E89B4" w16cid:durableId="2A92A949"/>
  <w16cid:commentId w16cid:paraId="60DA5265" w16cid:durableId="6D266C32"/>
  <w16cid:commentId w16cid:paraId="147F47B9" w16cid:durableId="2A92A8E3"/>
  <w16cid:commentId w16cid:paraId="561A6E23" w16cid:durableId="2A92A9C1"/>
  <w16cid:commentId w16cid:paraId="5A604FFE" w16cid:durableId="2A92AD47"/>
  <w16cid:commentId w16cid:paraId="3D5E535E" w16cid:durableId="17C504D1"/>
  <w16cid:commentId w16cid:paraId="6CBE06E7" w16cid:durableId="6B792AC2"/>
  <w16cid:commentId w16cid:paraId="49E78239" w16cid:durableId="2A92AD8B"/>
  <w16cid:commentId w16cid:paraId="3AE00191" w16cid:durableId="2A92AED8"/>
  <w16cid:commentId w16cid:paraId="6877BD90" w16cid:durableId="2A92B01C"/>
  <w16cid:commentId w16cid:paraId="6CD1E9C0" w16cid:durableId="79363A2F"/>
  <w16cid:commentId w16cid:paraId="3AB6AADF" w16cid:durableId="0FFD6CF0"/>
  <w16cid:commentId w16cid:paraId="4F3060BE" w16cid:durableId="2A92B01D"/>
  <w16cid:commentId w16cid:paraId="2D28D4F9" w16cid:durableId="2A92B0D5"/>
  <w16cid:commentId w16cid:paraId="0EA58C91" w16cid:durableId="2A92BF5B"/>
  <w16cid:commentId w16cid:paraId="69265ED3" w16cid:durableId="2A93D1A7"/>
  <w16cid:commentId w16cid:paraId="1312D297" w16cid:durableId="2A93CDB5"/>
  <w16cid:commentId w16cid:paraId="11D9DA8E" w16cid:durableId="2A92BFA9"/>
  <w16cid:commentId w16cid:paraId="7221FF81" w16cid:durableId="2A92C039"/>
  <w16cid:commentId w16cid:paraId="00CBFDEA" w16cid:durableId="2A92BF40"/>
  <w16cid:commentId w16cid:paraId="2B7F30D4" w16cid:durableId="2A92C14F"/>
  <w16cid:commentId w16cid:paraId="0367403A" w16cid:durableId="2A92CAC8"/>
  <w16cid:commentId w16cid:paraId="202ECAB1" w16cid:durableId="2A92C8F6"/>
  <w16cid:commentId w16cid:paraId="7C14D183" w16cid:durableId="2A92DD6C"/>
  <w16cid:commentId w16cid:paraId="7809B578" w16cid:durableId="2A92DE12"/>
  <w16cid:commentId w16cid:paraId="2ECC6E8C" w16cid:durableId="2A92DF49"/>
  <w16cid:commentId w16cid:paraId="225E5736" w16cid:durableId="2A93DD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5BC7B" w14:textId="77777777" w:rsidR="00C840C1" w:rsidRDefault="00C840C1">
      <w:pPr>
        <w:spacing w:after="0" w:line="240" w:lineRule="auto"/>
      </w:pPr>
      <w:r>
        <w:separator/>
      </w:r>
    </w:p>
  </w:endnote>
  <w:endnote w:type="continuationSeparator" w:id="0">
    <w:p w14:paraId="426A48EE" w14:textId="77777777" w:rsidR="00C840C1" w:rsidRDefault="00C84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2085" w14:textId="545558E0" w:rsidR="003358BD" w:rsidRPr="00244A4A" w:rsidRDefault="003358BD" w:rsidP="00244A4A">
    <w:pPr>
      <w:pStyle w:val="Footer"/>
      <w:tabs>
        <w:tab w:val="center" w:pos="4395"/>
        <w:tab w:val="right" w:pos="8931"/>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9251" w14:textId="69DF7C27" w:rsidR="003358BD" w:rsidRPr="00244A4A" w:rsidRDefault="003358BD" w:rsidP="00244A4A">
    <w:pPr>
      <w:pStyle w:val="Footer"/>
      <w:tabs>
        <w:tab w:val="center" w:pos="4536"/>
        <w:tab w:val="right" w:pos="9072"/>
      </w:tabs>
      <w:jc w:val="center"/>
      <w:rPr>
        <w:rFonts w:cs="Arial"/>
        <w:sz w:val="16"/>
      </w:rPr>
    </w:pPr>
    <w:r>
      <w:rPr>
        <w:rFonts w:cs="Arial"/>
        <w:sz w:val="16"/>
      </w:rPr>
      <w:t>S-</w:t>
    </w:r>
    <w:r w:rsidR="00850AF5">
      <w:rPr>
        <w:rFonts w:cs="Arial"/>
        <w:sz w:val="16"/>
      </w:rPr>
      <w:t>98 Annex C</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 xml:space="preserve">Edition </w:t>
    </w:r>
    <w:r w:rsidR="00850AF5">
      <w:rPr>
        <w:rFonts w:cs="Arial"/>
        <w:sz w:val="16"/>
      </w:rPr>
      <w:t>X.Y.Z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9F6D" w14:textId="77777777" w:rsidR="00C840C1" w:rsidRDefault="00C840C1">
      <w:pPr>
        <w:spacing w:after="0" w:line="240" w:lineRule="auto"/>
      </w:pPr>
      <w:r>
        <w:separator/>
      </w:r>
    </w:p>
  </w:footnote>
  <w:footnote w:type="continuationSeparator" w:id="0">
    <w:p w14:paraId="173E1EEF" w14:textId="77777777" w:rsidR="00C840C1" w:rsidRDefault="00C84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02D6" w14:textId="0B1B3D41" w:rsidR="003358BD" w:rsidRPr="007B519C" w:rsidRDefault="00EE294E" w:rsidP="00EE294E">
    <w:pPr>
      <w:tabs>
        <w:tab w:val="center" w:pos="4536"/>
        <w:tab w:val="right" w:pos="9072"/>
      </w:tabs>
      <w:spacing w:after="0" w:line="240" w:lineRule="auto"/>
      <w:ind w:right="357"/>
      <w:jc w:val="center"/>
      <w:rPr>
        <w:rFonts w:eastAsia="Times New Roman" w:cs="Arial"/>
        <w:sz w:val="16"/>
        <w:szCs w:val="16"/>
        <w:lang w:val="en-US" w:eastAsia="en-US"/>
      </w:rPr>
    </w:pPr>
    <w:r>
      <w:rPr>
        <w:rFonts w:eastAsia="Times New Roman" w:cs="Arial"/>
        <w:sz w:val="16"/>
        <w:szCs w:val="16"/>
        <w:lang w:val="en-US" w:eastAsia="en-US"/>
      </w:rPr>
      <w:t>S-98 Annex C – Annex D (Only)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2E2C" w14:textId="3F23AE87" w:rsidR="003358BD" w:rsidRPr="00895567" w:rsidRDefault="00850AF5"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b w:val="0"/>
        <w:sz w:val="16"/>
        <w:szCs w:val="16"/>
        <w:lang w:val="en-US"/>
      </w:rPr>
      <w:t>S-98 Annex C – Annex D (Only)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6"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15:restartNumberingAfterBreak="0">
    <w:nsid w:val="0B3513A2"/>
    <w:multiLevelType w:val="hybridMultilevel"/>
    <w:tmpl w:val="5F7CA2C6"/>
    <w:lvl w:ilvl="0" w:tplc="3FCCD6F0">
      <w:start w:val="19"/>
      <w:numFmt w:val="bullet"/>
      <w:lvlText w:val="-"/>
      <w:lvlJc w:val="left"/>
      <w:pPr>
        <w:ind w:left="720" w:hanging="360"/>
      </w:pPr>
      <w:rPr>
        <w:rFonts w:ascii="Arial" w:eastAsia="MS Mincho" w:hAnsi="Arial" w:cs="Arial" w:hint="default"/>
        <w:b w:val="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10"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0DA40637"/>
    <w:multiLevelType w:val="hybridMultilevel"/>
    <w:tmpl w:val="197C28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6841FA"/>
    <w:multiLevelType w:val="hybridMultilevel"/>
    <w:tmpl w:val="BFF837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6"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93F4724"/>
    <w:multiLevelType w:val="hybridMultilevel"/>
    <w:tmpl w:val="BFF83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8A0718"/>
    <w:multiLevelType w:val="hybridMultilevel"/>
    <w:tmpl w:val="B9404306"/>
    <w:lvl w:ilvl="0" w:tplc="FC2CD34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22"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93A5307"/>
    <w:multiLevelType w:val="multilevel"/>
    <w:tmpl w:val="C1544B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E105BDA"/>
    <w:multiLevelType w:val="hybridMultilevel"/>
    <w:tmpl w:val="2976E182"/>
    <w:lvl w:ilvl="0" w:tplc="FAE4BB3E">
      <w:start w:val="1"/>
      <w:numFmt w:val="bullet"/>
      <w:lvlText w:val=""/>
      <w:lvlJc w:val="left"/>
      <w:pPr>
        <w:ind w:left="1020" w:hanging="360"/>
      </w:pPr>
      <w:rPr>
        <w:rFonts w:ascii="Symbol" w:hAnsi="Symbol"/>
      </w:rPr>
    </w:lvl>
    <w:lvl w:ilvl="1" w:tplc="AE0A6216">
      <w:start w:val="1"/>
      <w:numFmt w:val="bullet"/>
      <w:lvlText w:val=""/>
      <w:lvlJc w:val="left"/>
      <w:pPr>
        <w:ind w:left="1020" w:hanging="360"/>
      </w:pPr>
      <w:rPr>
        <w:rFonts w:ascii="Symbol" w:hAnsi="Symbol"/>
      </w:rPr>
    </w:lvl>
    <w:lvl w:ilvl="2" w:tplc="66CE45C6">
      <w:start w:val="1"/>
      <w:numFmt w:val="bullet"/>
      <w:lvlText w:val=""/>
      <w:lvlJc w:val="left"/>
      <w:pPr>
        <w:ind w:left="1020" w:hanging="360"/>
      </w:pPr>
      <w:rPr>
        <w:rFonts w:ascii="Symbol" w:hAnsi="Symbol"/>
      </w:rPr>
    </w:lvl>
    <w:lvl w:ilvl="3" w:tplc="370043F4">
      <w:start w:val="1"/>
      <w:numFmt w:val="bullet"/>
      <w:lvlText w:val=""/>
      <w:lvlJc w:val="left"/>
      <w:pPr>
        <w:ind w:left="1020" w:hanging="360"/>
      </w:pPr>
      <w:rPr>
        <w:rFonts w:ascii="Symbol" w:hAnsi="Symbol"/>
      </w:rPr>
    </w:lvl>
    <w:lvl w:ilvl="4" w:tplc="465CBA08">
      <w:start w:val="1"/>
      <w:numFmt w:val="bullet"/>
      <w:lvlText w:val=""/>
      <w:lvlJc w:val="left"/>
      <w:pPr>
        <w:ind w:left="1020" w:hanging="360"/>
      </w:pPr>
      <w:rPr>
        <w:rFonts w:ascii="Symbol" w:hAnsi="Symbol"/>
      </w:rPr>
    </w:lvl>
    <w:lvl w:ilvl="5" w:tplc="7CD0B25E">
      <w:start w:val="1"/>
      <w:numFmt w:val="bullet"/>
      <w:lvlText w:val=""/>
      <w:lvlJc w:val="left"/>
      <w:pPr>
        <w:ind w:left="1020" w:hanging="360"/>
      </w:pPr>
      <w:rPr>
        <w:rFonts w:ascii="Symbol" w:hAnsi="Symbol"/>
      </w:rPr>
    </w:lvl>
    <w:lvl w:ilvl="6" w:tplc="75386688">
      <w:start w:val="1"/>
      <w:numFmt w:val="bullet"/>
      <w:lvlText w:val=""/>
      <w:lvlJc w:val="left"/>
      <w:pPr>
        <w:ind w:left="1020" w:hanging="360"/>
      </w:pPr>
      <w:rPr>
        <w:rFonts w:ascii="Symbol" w:hAnsi="Symbol"/>
      </w:rPr>
    </w:lvl>
    <w:lvl w:ilvl="7" w:tplc="E2B6E84C">
      <w:start w:val="1"/>
      <w:numFmt w:val="bullet"/>
      <w:lvlText w:val=""/>
      <w:lvlJc w:val="left"/>
      <w:pPr>
        <w:ind w:left="1020" w:hanging="360"/>
      </w:pPr>
      <w:rPr>
        <w:rFonts w:ascii="Symbol" w:hAnsi="Symbol"/>
      </w:rPr>
    </w:lvl>
    <w:lvl w:ilvl="8" w:tplc="6D42163A">
      <w:start w:val="1"/>
      <w:numFmt w:val="bullet"/>
      <w:lvlText w:val=""/>
      <w:lvlJc w:val="left"/>
      <w:pPr>
        <w:ind w:left="1020" w:hanging="360"/>
      </w:pPr>
      <w:rPr>
        <w:rFonts w:ascii="Symbol" w:hAnsi="Symbol"/>
      </w:rPr>
    </w:lvl>
  </w:abstractNum>
  <w:abstractNum w:abstractNumId="27"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3AC7EB8"/>
    <w:multiLevelType w:val="multilevel"/>
    <w:tmpl w:val="8D522BC8"/>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30"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31"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3"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27E1496"/>
    <w:multiLevelType w:val="hybridMultilevel"/>
    <w:tmpl w:val="FB3846A2"/>
    <w:lvl w:ilvl="0" w:tplc="028043C4">
      <w:start w:val="1"/>
      <w:numFmt w:val="bullet"/>
      <w:lvlText w:val=""/>
      <w:lvlJc w:val="left"/>
      <w:pPr>
        <w:ind w:left="1020" w:hanging="360"/>
      </w:pPr>
      <w:rPr>
        <w:rFonts w:ascii="Symbol" w:hAnsi="Symbol"/>
      </w:rPr>
    </w:lvl>
    <w:lvl w:ilvl="1" w:tplc="2F9496AE">
      <w:start w:val="1"/>
      <w:numFmt w:val="bullet"/>
      <w:lvlText w:val=""/>
      <w:lvlJc w:val="left"/>
      <w:pPr>
        <w:ind w:left="1020" w:hanging="360"/>
      </w:pPr>
      <w:rPr>
        <w:rFonts w:ascii="Symbol" w:hAnsi="Symbol"/>
      </w:rPr>
    </w:lvl>
    <w:lvl w:ilvl="2" w:tplc="32706CE0">
      <w:start w:val="1"/>
      <w:numFmt w:val="bullet"/>
      <w:lvlText w:val=""/>
      <w:lvlJc w:val="left"/>
      <w:pPr>
        <w:ind w:left="1020" w:hanging="360"/>
      </w:pPr>
      <w:rPr>
        <w:rFonts w:ascii="Symbol" w:hAnsi="Symbol"/>
      </w:rPr>
    </w:lvl>
    <w:lvl w:ilvl="3" w:tplc="53BA5A14">
      <w:start w:val="1"/>
      <w:numFmt w:val="bullet"/>
      <w:lvlText w:val=""/>
      <w:lvlJc w:val="left"/>
      <w:pPr>
        <w:ind w:left="1020" w:hanging="360"/>
      </w:pPr>
      <w:rPr>
        <w:rFonts w:ascii="Symbol" w:hAnsi="Symbol"/>
      </w:rPr>
    </w:lvl>
    <w:lvl w:ilvl="4" w:tplc="495CDBC0">
      <w:start w:val="1"/>
      <w:numFmt w:val="bullet"/>
      <w:lvlText w:val=""/>
      <w:lvlJc w:val="left"/>
      <w:pPr>
        <w:ind w:left="1020" w:hanging="360"/>
      </w:pPr>
      <w:rPr>
        <w:rFonts w:ascii="Symbol" w:hAnsi="Symbol"/>
      </w:rPr>
    </w:lvl>
    <w:lvl w:ilvl="5" w:tplc="D6E6CE90">
      <w:start w:val="1"/>
      <w:numFmt w:val="bullet"/>
      <w:lvlText w:val=""/>
      <w:lvlJc w:val="left"/>
      <w:pPr>
        <w:ind w:left="1020" w:hanging="360"/>
      </w:pPr>
      <w:rPr>
        <w:rFonts w:ascii="Symbol" w:hAnsi="Symbol"/>
      </w:rPr>
    </w:lvl>
    <w:lvl w:ilvl="6" w:tplc="2A7A1926">
      <w:start w:val="1"/>
      <w:numFmt w:val="bullet"/>
      <w:lvlText w:val=""/>
      <w:lvlJc w:val="left"/>
      <w:pPr>
        <w:ind w:left="1020" w:hanging="360"/>
      </w:pPr>
      <w:rPr>
        <w:rFonts w:ascii="Symbol" w:hAnsi="Symbol"/>
      </w:rPr>
    </w:lvl>
    <w:lvl w:ilvl="7" w:tplc="4F943D2C">
      <w:start w:val="1"/>
      <w:numFmt w:val="bullet"/>
      <w:lvlText w:val=""/>
      <w:lvlJc w:val="left"/>
      <w:pPr>
        <w:ind w:left="1020" w:hanging="360"/>
      </w:pPr>
      <w:rPr>
        <w:rFonts w:ascii="Symbol" w:hAnsi="Symbol"/>
      </w:rPr>
    </w:lvl>
    <w:lvl w:ilvl="8" w:tplc="0BB43F4A">
      <w:start w:val="1"/>
      <w:numFmt w:val="bullet"/>
      <w:lvlText w:val=""/>
      <w:lvlJc w:val="left"/>
      <w:pPr>
        <w:ind w:left="1020" w:hanging="360"/>
      </w:pPr>
      <w:rPr>
        <w:rFonts w:ascii="Symbol" w:hAnsi="Symbol"/>
      </w:rPr>
    </w:lvl>
  </w:abstractNum>
  <w:abstractNum w:abstractNumId="35" w15:restartNumberingAfterBreak="0">
    <w:nsid w:val="47D218AD"/>
    <w:multiLevelType w:val="hybridMultilevel"/>
    <w:tmpl w:val="C8C013AC"/>
    <w:lvl w:ilvl="0" w:tplc="26F4A246">
      <w:start w:val="1"/>
      <w:numFmt w:val="bullet"/>
      <w:lvlText w:val=""/>
      <w:lvlJc w:val="left"/>
      <w:pPr>
        <w:ind w:left="1020" w:hanging="360"/>
      </w:pPr>
      <w:rPr>
        <w:rFonts w:ascii="Symbol" w:hAnsi="Symbol"/>
      </w:rPr>
    </w:lvl>
    <w:lvl w:ilvl="1" w:tplc="D48CAF0A">
      <w:start w:val="1"/>
      <w:numFmt w:val="bullet"/>
      <w:lvlText w:val=""/>
      <w:lvlJc w:val="left"/>
      <w:pPr>
        <w:ind w:left="1020" w:hanging="360"/>
      </w:pPr>
      <w:rPr>
        <w:rFonts w:ascii="Symbol" w:hAnsi="Symbol"/>
      </w:rPr>
    </w:lvl>
    <w:lvl w:ilvl="2" w:tplc="A4583F0E">
      <w:start w:val="1"/>
      <w:numFmt w:val="bullet"/>
      <w:lvlText w:val=""/>
      <w:lvlJc w:val="left"/>
      <w:pPr>
        <w:ind w:left="1020" w:hanging="360"/>
      </w:pPr>
      <w:rPr>
        <w:rFonts w:ascii="Symbol" w:hAnsi="Symbol"/>
      </w:rPr>
    </w:lvl>
    <w:lvl w:ilvl="3" w:tplc="5204DB62">
      <w:start w:val="1"/>
      <w:numFmt w:val="bullet"/>
      <w:lvlText w:val=""/>
      <w:lvlJc w:val="left"/>
      <w:pPr>
        <w:ind w:left="1020" w:hanging="360"/>
      </w:pPr>
      <w:rPr>
        <w:rFonts w:ascii="Symbol" w:hAnsi="Symbol"/>
      </w:rPr>
    </w:lvl>
    <w:lvl w:ilvl="4" w:tplc="EBC43D06">
      <w:start w:val="1"/>
      <w:numFmt w:val="bullet"/>
      <w:lvlText w:val=""/>
      <w:lvlJc w:val="left"/>
      <w:pPr>
        <w:ind w:left="1020" w:hanging="360"/>
      </w:pPr>
      <w:rPr>
        <w:rFonts w:ascii="Symbol" w:hAnsi="Symbol"/>
      </w:rPr>
    </w:lvl>
    <w:lvl w:ilvl="5" w:tplc="79B46730">
      <w:start w:val="1"/>
      <w:numFmt w:val="bullet"/>
      <w:lvlText w:val=""/>
      <w:lvlJc w:val="left"/>
      <w:pPr>
        <w:ind w:left="1020" w:hanging="360"/>
      </w:pPr>
      <w:rPr>
        <w:rFonts w:ascii="Symbol" w:hAnsi="Symbol"/>
      </w:rPr>
    </w:lvl>
    <w:lvl w:ilvl="6" w:tplc="2D5C9B7A">
      <w:start w:val="1"/>
      <w:numFmt w:val="bullet"/>
      <w:lvlText w:val=""/>
      <w:lvlJc w:val="left"/>
      <w:pPr>
        <w:ind w:left="1020" w:hanging="360"/>
      </w:pPr>
      <w:rPr>
        <w:rFonts w:ascii="Symbol" w:hAnsi="Symbol"/>
      </w:rPr>
    </w:lvl>
    <w:lvl w:ilvl="7" w:tplc="0024C6AC">
      <w:start w:val="1"/>
      <w:numFmt w:val="bullet"/>
      <w:lvlText w:val=""/>
      <w:lvlJc w:val="left"/>
      <w:pPr>
        <w:ind w:left="1020" w:hanging="360"/>
      </w:pPr>
      <w:rPr>
        <w:rFonts w:ascii="Symbol" w:hAnsi="Symbol"/>
      </w:rPr>
    </w:lvl>
    <w:lvl w:ilvl="8" w:tplc="5B927902">
      <w:start w:val="1"/>
      <w:numFmt w:val="bullet"/>
      <w:lvlText w:val=""/>
      <w:lvlJc w:val="left"/>
      <w:pPr>
        <w:ind w:left="1020" w:hanging="360"/>
      </w:pPr>
      <w:rPr>
        <w:rFonts w:ascii="Symbol" w:hAnsi="Symbol"/>
      </w:rPr>
    </w:lvl>
  </w:abstractNum>
  <w:abstractNum w:abstractNumId="36" w15:restartNumberingAfterBreak="0">
    <w:nsid w:val="49602406"/>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38"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40"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5810927"/>
    <w:multiLevelType w:val="hybridMultilevel"/>
    <w:tmpl w:val="7E2A792E"/>
    <w:lvl w:ilvl="0" w:tplc="5FDA823A">
      <w:start w:val="1"/>
      <w:numFmt w:val="bullet"/>
      <w:lvlText w:val=""/>
      <w:lvlJc w:val="left"/>
      <w:pPr>
        <w:ind w:left="1020" w:hanging="360"/>
      </w:pPr>
      <w:rPr>
        <w:rFonts w:ascii="Symbol" w:hAnsi="Symbol"/>
      </w:rPr>
    </w:lvl>
    <w:lvl w:ilvl="1" w:tplc="6D50FB1A">
      <w:start w:val="1"/>
      <w:numFmt w:val="bullet"/>
      <w:lvlText w:val=""/>
      <w:lvlJc w:val="left"/>
      <w:pPr>
        <w:ind w:left="1020" w:hanging="360"/>
      </w:pPr>
      <w:rPr>
        <w:rFonts w:ascii="Symbol" w:hAnsi="Symbol"/>
      </w:rPr>
    </w:lvl>
    <w:lvl w:ilvl="2" w:tplc="C7B40216">
      <w:start w:val="1"/>
      <w:numFmt w:val="bullet"/>
      <w:lvlText w:val=""/>
      <w:lvlJc w:val="left"/>
      <w:pPr>
        <w:ind w:left="1020" w:hanging="360"/>
      </w:pPr>
      <w:rPr>
        <w:rFonts w:ascii="Symbol" w:hAnsi="Symbol"/>
      </w:rPr>
    </w:lvl>
    <w:lvl w:ilvl="3" w:tplc="61E29552">
      <w:start w:val="1"/>
      <w:numFmt w:val="bullet"/>
      <w:lvlText w:val=""/>
      <w:lvlJc w:val="left"/>
      <w:pPr>
        <w:ind w:left="1020" w:hanging="360"/>
      </w:pPr>
      <w:rPr>
        <w:rFonts w:ascii="Symbol" w:hAnsi="Symbol"/>
      </w:rPr>
    </w:lvl>
    <w:lvl w:ilvl="4" w:tplc="190ADE0C">
      <w:start w:val="1"/>
      <w:numFmt w:val="bullet"/>
      <w:lvlText w:val=""/>
      <w:lvlJc w:val="left"/>
      <w:pPr>
        <w:ind w:left="1020" w:hanging="360"/>
      </w:pPr>
      <w:rPr>
        <w:rFonts w:ascii="Symbol" w:hAnsi="Symbol"/>
      </w:rPr>
    </w:lvl>
    <w:lvl w:ilvl="5" w:tplc="0AF237C8">
      <w:start w:val="1"/>
      <w:numFmt w:val="bullet"/>
      <w:lvlText w:val=""/>
      <w:lvlJc w:val="left"/>
      <w:pPr>
        <w:ind w:left="1020" w:hanging="360"/>
      </w:pPr>
      <w:rPr>
        <w:rFonts w:ascii="Symbol" w:hAnsi="Symbol"/>
      </w:rPr>
    </w:lvl>
    <w:lvl w:ilvl="6" w:tplc="6A501302">
      <w:start w:val="1"/>
      <w:numFmt w:val="bullet"/>
      <w:lvlText w:val=""/>
      <w:lvlJc w:val="left"/>
      <w:pPr>
        <w:ind w:left="1020" w:hanging="360"/>
      </w:pPr>
      <w:rPr>
        <w:rFonts w:ascii="Symbol" w:hAnsi="Symbol"/>
      </w:rPr>
    </w:lvl>
    <w:lvl w:ilvl="7" w:tplc="8E74852C">
      <w:start w:val="1"/>
      <w:numFmt w:val="bullet"/>
      <w:lvlText w:val=""/>
      <w:lvlJc w:val="left"/>
      <w:pPr>
        <w:ind w:left="1020" w:hanging="360"/>
      </w:pPr>
      <w:rPr>
        <w:rFonts w:ascii="Symbol" w:hAnsi="Symbol"/>
      </w:rPr>
    </w:lvl>
    <w:lvl w:ilvl="8" w:tplc="5DB43632">
      <w:start w:val="1"/>
      <w:numFmt w:val="bullet"/>
      <w:lvlText w:val=""/>
      <w:lvlJc w:val="left"/>
      <w:pPr>
        <w:ind w:left="1020" w:hanging="360"/>
      </w:pPr>
      <w:rPr>
        <w:rFonts w:ascii="Symbol" w:hAnsi="Symbol"/>
      </w:rPr>
    </w:lvl>
  </w:abstractNum>
  <w:abstractNum w:abstractNumId="44"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6"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7"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8"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50"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52" w15:restartNumberingAfterBreak="0">
    <w:nsid w:val="7A0B3C31"/>
    <w:multiLevelType w:val="hybridMultilevel"/>
    <w:tmpl w:val="07A6E558"/>
    <w:lvl w:ilvl="0" w:tplc="05DE8E1E">
      <w:start w:val="1"/>
      <w:numFmt w:val="decimal"/>
      <w:lvlText w:val="%1."/>
      <w:lvlJc w:val="left"/>
      <w:pPr>
        <w:ind w:left="1060" w:hanging="360"/>
      </w:pPr>
      <w:rPr>
        <w:rFonts w:hint="default"/>
        <w:i w:val="0"/>
        <w:iCs w:val="0"/>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53"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F3E3D8A"/>
    <w:multiLevelType w:val="hybridMultilevel"/>
    <w:tmpl w:val="15105640"/>
    <w:lvl w:ilvl="0" w:tplc="5BBCB692">
      <w:start w:val="1"/>
      <w:numFmt w:val="decimal"/>
      <w:lvlText w:val="%1."/>
      <w:lvlJc w:val="left"/>
      <w:pPr>
        <w:ind w:left="1060" w:hanging="360"/>
      </w:pPr>
      <w:rPr>
        <w:rFonts w:hint="default"/>
        <w:i w:val="0"/>
        <w:iCs w:val="0"/>
      </w:rPr>
    </w:lvl>
    <w:lvl w:ilvl="1" w:tplc="20000019">
      <w:start w:val="1"/>
      <w:numFmt w:val="lowerLetter"/>
      <w:lvlText w:val="%2."/>
      <w:lvlJc w:val="left"/>
      <w:pPr>
        <w:ind w:left="1780" w:hanging="360"/>
      </w:pPr>
    </w:lvl>
    <w:lvl w:ilvl="2" w:tplc="2000001B" w:tentative="1">
      <w:start w:val="1"/>
      <w:numFmt w:val="lowerRoman"/>
      <w:lvlText w:val="%3."/>
      <w:lvlJc w:val="right"/>
      <w:pPr>
        <w:ind w:left="2500" w:hanging="180"/>
      </w:pPr>
    </w:lvl>
    <w:lvl w:ilvl="3" w:tplc="2000000F" w:tentative="1">
      <w:start w:val="1"/>
      <w:numFmt w:val="decimal"/>
      <w:lvlText w:val="%4."/>
      <w:lvlJc w:val="left"/>
      <w:pPr>
        <w:ind w:left="3220" w:hanging="360"/>
      </w:pPr>
    </w:lvl>
    <w:lvl w:ilvl="4" w:tplc="20000019" w:tentative="1">
      <w:start w:val="1"/>
      <w:numFmt w:val="lowerLetter"/>
      <w:lvlText w:val="%5."/>
      <w:lvlJc w:val="left"/>
      <w:pPr>
        <w:ind w:left="3940" w:hanging="360"/>
      </w:pPr>
    </w:lvl>
    <w:lvl w:ilvl="5" w:tplc="2000001B" w:tentative="1">
      <w:start w:val="1"/>
      <w:numFmt w:val="lowerRoman"/>
      <w:lvlText w:val="%6."/>
      <w:lvlJc w:val="right"/>
      <w:pPr>
        <w:ind w:left="4660" w:hanging="180"/>
      </w:pPr>
    </w:lvl>
    <w:lvl w:ilvl="6" w:tplc="2000000F" w:tentative="1">
      <w:start w:val="1"/>
      <w:numFmt w:val="decimal"/>
      <w:lvlText w:val="%7."/>
      <w:lvlJc w:val="left"/>
      <w:pPr>
        <w:ind w:left="5380" w:hanging="360"/>
      </w:pPr>
    </w:lvl>
    <w:lvl w:ilvl="7" w:tplc="20000019" w:tentative="1">
      <w:start w:val="1"/>
      <w:numFmt w:val="lowerLetter"/>
      <w:lvlText w:val="%8."/>
      <w:lvlJc w:val="left"/>
      <w:pPr>
        <w:ind w:left="6100" w:hanging="360"/>
      </w:pPr>
    </w:lvl>
    <w:lvl w:ilvl="8" w:tplc="2000001B" w:tentative="1">
      <w:start w:val="1"/>
      <w:numFmt w:val="lowerRoman"/>
      <w:lvlText w:val="%9."/>
      <w:lvlJc w:val="right"/>
      <w:pPr>
        <w:ind w:left="6820" w:hanging="180"/>
      </w:pPr>
    </w:lvl>
  </w:abstractNum>
  <w:num w:numId="1" w16cid:durableId="650184291">
    <w:abstractNumId w:val="24"/>
  </w:num>
  <w:num w:numId="2" w16cid:durableId="1832526602">
    <w:abstractNumId w:val="7"/>
  </w:num>
  <w:num w:numId="3" w16cid:durableId="753476584">
    <w:abstractNumId w:val="28"/>
  </w:num>
  <w:num w:numId="4" w16cid:durableId="2112583940">
    <w:abstractNumId w:val="4"/>
  </w:num>
  <w:num w:numId="5" w16cid:durableId="1530530891">
    <w:abstractNumId w:val="3"/>
  </w:num>
  <w:num w:numId="6" w16cid:durableId="1072968550">
    <w:abstractNumId w:val="2"/>
  </w:num>
  <w:num w:numId="7" w16cid:durableId="2107310100">
    <w:abstractNumId w:val="1"/>
  </w:num>
  <w:num w:numId="8" w16cid:durableId="825168988">
    <w:abstractNumId w:val="0"/>
  </w:num>
  <w:num w:numId="9" w16cid:durableId="1595742404">
    <w:abstractNumId w:val="31"/>
  </w:num>
  <w:num w:numId="10" w16cid:durableId="627785812">
    <w:abstractNumId w:val="23"/>
  </w:num>
  <w:num w:numId="11" w16cid:durableId="762797133">
    <w:abstractNumId w:val="15"/>
  </w:num>
  <w:num w:numId="12" w16cid:durableId="385641240">
    <w:abstractNumId w:val="9"/>
  </w:num>
  <w:num w:numId="13" w16cid:durableId="1543709209">
    <w:abstractNumId w:val="47"/>
  </w:num>
  <w:num w:numId="14" w16cid:durableId="608972282">
    <w:abstractNumId w:val="45"/>
  </w:num>
  <w:num w:numId="15" w16cid:durableId="1276132980">
    <w:abstractNumId w:val="21"/>
  </w:num>
  <w:num w:numId="16" w16cid:durableId="1036852182">
    <w:abstractNumId w:val="33"/>
  </w:num>
  <w:num w:numId="17" w16cid:durableId="1697853739">
    <w:abstractNumId w:val="51"/>
  </w:num>
  <w:num w:numId="18" w16cid:durableId="1703094103">
    <w:abstractNumId w:val="53"/>
  </w:num>
  <w:num w:numId="19" w16cid:durableId="1762295745">
    <w:abstractNumId w:val="16"/>
  </w:num>
  <w:num w:numId="20" w16cid:durableId="1478716998">
    <w:abstractNumId w:val="48"/>
  </w:num>
  <w:num w:numId="21" w16cid:durableId="1837763073">
    <w:abstractNumId w:val="32"/>
  </w:num>
  <w:num w:numId="22" w16cid:durableId="1145470649">
    <w:abstractNumId w:val="50"/>
  </w:num>
  <w:num w:numId="23" w16cid:durableId="179009573">
    <w:abstractNumId w:val="13"/>
  </w:num>
  <w:num w:numId="24" w16cid:durableId="985817217">
    <w:abstractNumId w:val="11"/>
  </w:num>
  <w:num w:numId="25" w16cid:durableId="1920942067">
    <w:abstractNumId w:val="40"/>
  </w:num>
  <w:num w:numId="26" w16cid:durableId="252738613">
    <w:abstractNumId w:val="29"/>
  </w:num>
  <w:num w:numId="27" w16cid:durableId="317927375">
    <w:abstractNumId w:val="27"/>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743380179">
    <w:abstractNumId w:val="20"/>
  </w:num>
  <w:num w:numId="29" w16cid:durableId="714349527">
    <w:abstractNumId w:val="41"/>
  </w:num>
  <w:num w:numId="30" w16cid:durableId="179588316">
    <w:abstractNumId w:val="19"/>
  </w:num>
  <w:num w:numId="31" w16cid:durableId="1260792281">
    <w:abstractNumId w:val="10"/>
  </w:num>
  <w:num w:numId="32" w16cid:durableId="2058509382">
    <w:abstractNumId w:val="5"/>
  </w:num>
  <w:num w:numId="33" w16cid:durableId="914976975">
    <w:abstractNumId w:val="38"/>
  </w:num>
  <w:num w:numId="34" w16cid:durableId="1376000724">
    <w:abstractNumId w:val="14"/>
  </w:num>
  <w:num w:numId="35" w16cid:durableId="1102459762">
    <w:abstractNumId w:val="25"/>
  </w:num>
  <w:num w:numId="36" w16cid:durableId="1725595577">
    <w:abstractNumId w:val="54"/>
  </w:num>
  <w:num w:numId="37" w16cid:durableId="161702542">
    <w:abstractNumId w:val="12"/>
  </w:num>
  <w:num w:numId="38" w16cid:durableId="1306274898">
    <w:abstractNumId w:val="18"/>
  </w:num>
  <w:num w:numId="39" w16cid:durableId="1778745045">
    <w:abstractNumId w:val="22"/>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0" w16cid:durableId="259993391">
    <w:abstractNumId w:val="22"/>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1" w16cid:durableId="1475294452">
    <w:abstractNumId w:val="52"/>
  </w:num>
  <w:num w:numId="42" w16cid:durableId="993991014">
    <w:abstractNumId w:val="36"/>
  </w:num>
  <w:num w:numId="43" w16cid:durableId="2054844120">
    <w:abstractNumId w:val="17"/>
  </w:num>
  <w:num w:numId="44" w16cid:durableId="346253970">
    <w:abstractNumId w:val="8"/>
  </w:num>
  <w:num w:numId="45" w16cid:durableId="1422919054">
    <w:abstractNumId w:val="44"/>
  </w:num>
  <w:num w:numId="46" w16cid:durableId="1816289812">
    <w:abstractNumId w:val="39"/>
  </w:num>
  <w:num w:numId="47" w16cid:durableId="1670326750">
    <w:abstractNumId w:val="37"/>
  </w:num>
  <w:num w:numId="48" w16cid:durableId="1782338869">
    <w:abstractNumId w:val="35"/>
  </w:num>
  <w:num w:numId="49" w16cid:durableId="926501025">
    <w:abstractNumId w:val="30"/>
  </w:num>
  <w:num w:numId="50" w16cid:durableId="514657621">
    <w:abstractNumId w:val="49"/>
  </w:num>
  <w:num w:numId="51" w16cid:durableId="196085874">
    <w:abstractNumId w:val="26"/>
  </w:num>
  <w:num w:numId="52" w16cid:durableId="1099643819">
    <w:abstractNumId w:val="34"/>
  </w:num>
  <w:num w:numId="53" w16cid:durableId="1171022118">
    <w:abstractNumId w:val="43"/>
  </w:num>
  <w:num w:numId="54" w16cid:durableId="1405833014">
    <w:abstractNumId w:val="6"/>
  </w:num>
  <w:num w:numId="55" w16cid:durableId="576132646">
    <w:abstractNumId w:val="46"/>
  </w:num>
  <w:num w:numId="56" w16cid:durableId="1175194220">
    <w:abstractNumId w:val="42"/>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David M (52400) CIV USN NIWC ATLANTIC VA (USA)">
    <w15:presenceInfo w15:providerId="AD" w15:userId="S::david.m.grant22.civ@us.navy.mil::1c25449f-5e68-4aff-b406-d49e077e2ac8"/>
  </w15:person>
  <w15:person w15:author="jonathan pritchard">
    <w15:presenceInfo w15:providerId="None" w15:userId="jonathan pritchard"/>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050"/>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516"/>
    <w:rsid w:val="0001166A"/>
    <w:rsid w:val="000123AA"/>
    <w:rsid w:val="00014234"/>
    <w:rsid w:val="0001486D"/>
    <w:rsid w:val="000148E1"/>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4EB2"/>
    <w:rsid w:val="00035108"/>
    <w:rsid w:val="0003528A"/>
    <w:rsid w:val="000356FA"/>
    <w:rsid w:val="00035C11"/>
    <w:rsid w:val="000361FD"/>
    <w:rsid w:val="000362EB"/>
    <w:rsid w:val="000366F3"/>
    <w:rsid w:val="00036B75"/>
    <w:rsid w:val="00037650"/>
    <w:rsid w:val="000379ED"/>
    <w:rsid w:val="000400D3"/>
    <w:rsid w:val="00040486"/>
    <w:rsid w:val="0004063A"/>
    <w:rsid w:val="00040E13"/>
    <w:rsid w:val="000412A7"/>
    <w:rsid w:val="000412B0"/>
    <w:rsid w:val="000414AF"/>
    <w:rsid w:val="000419AB"/>
    <w:rsid w:val="00042462"/>
    <w:rsid w:val="0004287B"/>
    <w:rsid w:val="000435FB"/>
    <w:rsid w:val="00043DC0"/>
    <w:rsid w:val="00044081"/>
    <w:rsid w:val="000444E8"/>
    <w:rsid w:val="00044DEE"/>
    <w:rsid w:val="00044EF9"/>
    <w:rsid w:val="00044FEE"/>
    <w:rsid w:val="000454EF"/>
    <w:rsid w:val="00045F4B"/>
    <w:rsid w:val="00046C02"/>
    <w:rsid w:val="00046EDE"/>
    <w:rsid w:val="00047F6B"/>
    <w:rsid w:val="00050044"/>
    <w:rsid w:val="0005017C"/>
    <w:rsid w:val="00050202"/>
    <w:rsid w:val="000509A8"/>
    <w:rsid w:val="000509BA"/>
    <w:rsid w:val="00051B96"/>
    <w:rsid w:val="00051EA9"/>
    <w:rsid w:val="000520A1"/>
    <w:rsid w:val="00053070"/>
    <w:rsid w:val="00053ABB"/>
    <w:rsid w:val="00053F5C"/>
    <w:rsid w:val="00054681"/>
    <w:rsid w:val="000546CE"/>
    <w:rsid w:val="0005492C"/>
    <w:rsid w:val="0005510C"/>
    <w:rsid w:val="00055616"/>
    <w:rsid w:val="000559BE"/>
    <w:rsid w:val="00055A07"/>
    <w:rsid w:val="00056389"/>
    <w:rsid w:val="000563DC"/>
    <w:rsid w:val="00056ECE"/>
    <w:rsid w:val="000574F1"/>
    <w:rsid w:val="00057516"/>
    <w:rsid w:val="000600A1"/>
    <w:rsid w:val="0006033E"/>
    <w:rsid w:val="000605C1"/>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0BE8"/>
    <w:rsid w:val="0007140C"/>
    <w:rsid w:val="00071706"/>
    <w:rsid w:val="000719DF"/>
    <w:rsid w:val="000721D7"/>
    <w:rsid w:val="0007230C"/>
    <w:rsid w:val="0007312E"/>
    <w:rsid w:val="00074CF2"/>
    <w:rsid w:val="000750E4"/>
    <w:rsid w:val="00075164"/>
    <w:rsid w:val="0007534D"/>
    <w:rsid w:val="00075403"/>
    <w:rsid w:val="0007586B"/>
    <w:rsid w:val="00075928"/>
    <w:rsid w:val="00075BD1"/>
    <w:rsid w:val="00076399"/>
    <w:rsid w:val="00076621"/>
    <w:rsid w:val="00076A6D"/>
    <w:rsid w:val="000771BD"/>
    <w:rsid w:val="000772C2"/>
    <w:rsid w:val="000773A9"/>
    <w:rsid w:val="000777D9"/>
    <w:rsid w:val="00077A8F"/>
    <w:rsid w:val="00077D37"/>
    <w:rsid w:val="00080112"/>
    <w:rsid w:val="00080954"/>
    <w:rsid w:val="0008096E"/>
    <w:rsid w:val="00080EBB"/>
    <w:rsid w:val="000811F3"/>
    <w:rsid w:val="000819A9"/>
    <w:rsid w:val="00081DE0"/>
    <w:rsid w:val="00083C67"/>
    <w:rsid w:val="0008434A"/>
    <w:rsid w:val="00084C3B"/>
    <w:rsid w:val="000854BF"/>
    <w:rsid w:val="0008588B"/>
    <w:rsid w:val="000862F3"/>
    <w:rsid w:val="00086CD9"/>
    <w:rsid w:val="00087A13"/>
    <w:rsid w:val="00090219"/>
    <w:rsid w:val="000907D9"/>
    <w:rsid w:val="00090884"/>
    <w:rsid w:val="00092544"/>
    <w:rsid w:val="0009315C"/>
    <w:rsid w:val="00093D91"/>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2EE3"/>
    <w:rsid w:val="000A457A"/>
    <w:rsid w:val="000A45DF"/>
    <w:rsid w:val="000A528C"/>
    <w:rsid w:val="000A60E9"/>
    <w:rsid w:val="000A61BE"/>
    <w:rsid w:val="000A6853"/>
    <w:rsid w:val="000A6AE6"/>
    <w:rsid w:val="000A6CF6"/>
    <w:rsid w:val="000B0F46"/>
    <w:rsid w:val="000B166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61"/>
    <w:rsid w:val="000B7185"/>
    <w:rsid w:val="000B758C"/>
    <w:rsid w:val="000C02EB"/>
    <w:rsid w:val="000C036A"/>
    <w:rsid w:val="000C0767"/>
    <w:rsid w:val="000C109C"/>
    <w:rsid w:val="000C1135"/>
    <w:rsid w:val="000C1548"/>
    <w:rsid w:val="000C159D"/>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3D8F"/>
    <w:rsid w:val="000D40A6"/>
    <w:rsid w:val="000D4E36"/>
    <w:rsid w:val="000D5104"/>
    <w:rsid w:val="000D57FE"/>
    <w:rsid w:val="000D6165"/>
    <w:rsid w:val="000D6280"/>
    <w:rsid w:val="000D652B"/>
    <w:rsid w:val="000D6679"/>
    <w:rsid w:val="000D7925"/>
    <w:rsid w:val="000D7FE9"/>
    <w:rsid w:val="000E033C"/>
    <w:rsid w:val="000E0B67"/>
    <w:rsid w:val="000E15DE"/>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6C0"/>
    <w:rsid w:val="000F2787"/>
    <w:rsid w:val="000F2AEA"/>
    <w:rsid w:val="000F3006"/>
    <w:rsid w:val="000F483E"/>
    <w:rsid w:val="000F4A3A"/>
    <w:rsid w:val="000F66B6"/>
    <w:rsid w:val="000F6A4D"/>
    <w:rsid w:val="000F6F54"/>
    <w:rsid w:val="000F6FE6"/>
    <w:rsid w:val="000F7516"/>
    <w:rsid w:val="000F76CE"/>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579"/>
    <w:rsid w:val="00115BD9"/>
    <w:rsid w:val="00115CCE"/>
    <w:rsid w:val="001168CA"/>
    <w:rsid w:val="00116C84"/>
    <w:rsid w:val="00117C6C"/>
    <w:rsid w:val="00120A87"/>
    <w:rsid w:val="00120B1F"/>
    <w:rsid w:val="00120D82"/>
    <w:rsid w:val="001212E4"/>
    <w:rsid w:val="00121682"/>
    <w:rsid w:val="0012173A"/>
    <w:rsid w:val="00121999"/>
    <w:rsid w:val="001221F6"/>
    <w:rsid w:val="0012297E"/>
    <w:rsid w:val="00122B61"/>
    <w:rsid w:val="001233E3"/>
    <w:rsid w:val="00123A62"/>
    <w:rsid w:val="00123D83"/>
    <w:rsid w:val="0012488D"/>
    <w:rsid w:val="00124F1B"/>
    <w:rsid w:val="00125FAA"/>
    <w:rsid w:val="00126606"/>
    <w:rsid w:val="00126A2C"/>
    <w:rsid w:val="0012764B"/>
    <w:rsid w:val="00127A14"/>
    <w:rsid w:val="00127CB5"/>
    <w:rsid w:val="00130A33"/>
    <w:rsid w:val="00131DD0"/>
    <w:rsid w:val="001320FA"/>
    <w:rsid w:val="00132312"/>
    <w:rsid w:val="0013352C"/>
    <w:rsid w:val="00133B7A"/>
    <w:rsid w:val="00133E56"/>
    <w:rsid w:val="00134179"/>
    <w:rsid w:val="00134AE8"/>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3FB"/>
    <w:rsid w:val="00143BA6"/>
    <w:rsid w:val="00143BFC"/>
    <w:rsid w:val="00143F82"/>
    <w:rsid w:val="00144C2B"/>
    <w:rsid w:val="00145E4C"/>
    <w:rsid w:val="00145F5F"/>
    <w:rsid w:val="0014612C"/>
    <w:rsid w:val="00146380"/>
    <w:rsid w:val="00147600"/>
    <w:rsid w:val="00147E47"/>
    <w:rsid w:val="001504A3"/>
    <w:rsid w:val="001508B5"/>
    <w:rsid w:val="00150B63"/>
    <w:rsid w:val="0015134C"/>
    <w:rsid w:val="001529F5"/>
    <w:rsid w:val="00153A83"/>
    <w:rsid w:val="00153B25"/>
    <w:rsid w:val="00153D38"/>
    <w:rsid w:val="0015421F"/>
    <w:rsid w:val="00155CDE"/>
    <w:rsid w:val="001563C9"/>
    <w:rsid w:val="00156BE3"/>
    <w:rsid w:val="001573C4"/>
    <w:rsid w:val="0016062C"/>
    <w:rsid w:val="00160E0F"/>
    <w:rsid w:val="00162573"/>
    <w:rsid w:val="001626AB"/>
    <w:rsid w:val="001629D0"/>
    <w:rsid w:val="00162D7E"/>
    <w:rsid w:val="00163705"/>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77F17"/>
    <w:rsid w:val="00180410"/>
    <w:rsid w:val="001809B3"/>
    <w:rsid w:val="00180FA4"/>
    <w:rsid w:val="0018141E"/>
    <w:rsid w:val="0018172B"/>
    <w:rsid w:val="00181FF9"/>
    <w:rsid w:val="0018245A"/>
    <w:rsid w:val="00182AE2"/>
    <w:rsid w:val="00182E82"/>
    <w:rsid w:val="001831A5"/>
    <w:rsid w:val="001833FC"/>
    <w:rsid w:val="00183503"/>
    <w:rsid w:val="0018396B"/>
    <w:rsid w:val="00183B15"/>
    <w:rsid w:val="00183F56"/>
    <w:rsid w:val="00184456"/>
    <w:rsid w:val="00184E8D"/>
    <w:rsid w:val="001852CA"/>
    <w:rsid w:val="00186CF4"/>
    <w:rsid w:val="0018789C"/>
    <w:rsid w:val="00187908"/>
    <w:rsid w:val="0019003C"/>
    <w:rsid w:val="00190CF4"/>
    <w:rsid w:val="00190F85"/>
    <w:rsid w:val="00190F8F"/>
    <w:rsid w:val="00191BCA"/>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4E37"/>
    <w:rsid w:val="001A5953"/>
    <w:rsid w:val="001A5C72"/>
    <w:rsid w:val="001A5CD5"/>
    <w:rsid w:val="001A5DE3"/>
    <w:rsid w:val="001A6B2A"/>
    <w:rsid w:val="001A7087"/>
    <w:rsid w:val="001A732E"/>
    <w:rsid w:val="001A786D"/>
    <w:rsid w:val="001B012C"/>
    <w:rsid w:val="001B03BC"/>
    <w:rsid w:val="001B0609"/>
    <w:rsid w:val="001B0A4D"/>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5DCF"/>
    <w:rsid w:val="001B6CF0"/>
    <w:rsid w:val="001B7444"/>
    <w:rsid w:val="001B75EB"/>
    <w:rsid w:val="001B77E4"/>
    <w:rsid w:val="001C0EEE"/>
    <w:rsid w:val="001C1487"/>
    <w:rsid w:val="001C153A"/>
    <w:rsid w:val="001C1B2B"/>
    <w:rsid w:val="001C1EB1"/>
    <w:rsid w:val="001C2603"/>
    <w:rsid w:val="001C27E7"/>
    <w:rsid w:val="001C2B4C"/>
    <w:rsid w:val="001C316B"/>
    <w:rsid w:val="001C3BE1"/>
    <w:rsid w:val="001C445F"/>
    <w:rsid w:val="001C554E"/>
    <w:rsid w:val="001C5608"/>
    <w:rsid w:val="001C6990"/>
    <w:rsid w:val="001C6D85"/>
    <w:rsid w:val="001C7554"/>
    <w:rsid w:val="001C7A1B"/>
    <w:rsid w:val="001D010B"/>
    <w:rsid w:val="001D02B5"/>
    <w:rsid w:val="001D13B7"/>
    <w:rsid w:val="001D1659"/>
    <w:rsid w:val="001D1667"/>
    <w:rsid w:val="001D16C1"/>
    <w:rsid w:val="001D16DB"/>
    <w:rsid w:val="001D2EF5"/>
    <w:rsid w:val="001D3233"/>
    <w:rsid w:val="001D36D7"/>
    <w:rsid w:val="001D40A3"/>
    <w:rsid w:val="001D444C"/>
    <w:rsid w:val="001D44F5"/>
    <w:rsid w:val="001D48E7"/>
    <w:rsid w:val="001D502D"/>
    <w:rsid w:val="001D57C7"/>
    <w:rsid w:val="001D63F0"/>
    <w:rsid w:val="001D687F"/>
    <w:rsid w:val="001D6C60"/>
    <w:rsid w:val="001D74D7"/>
    <w:rsid w:val="001D7688"/>
    <w:rsid w:val="001D798F"/>
    <w:rsid w:val="001D7A61"/>
    <w:rsid w:val="001D7FBE"/>
    <w:rsid w:val="001E220C"/>
    <w:rsid w:val="001E2A80"/>
    <w:rsid w:val="001E2E6B"/>
    <w:rsid w:val="001E4125"/>
    <w:rsid w:val="001E42E8"/>
    <w:rsid w:val="001E4A4E"/>
    <w:rsid w:val="001E4B18"/>
    <w:rsid w:val="001E4C2C"/>
    <w:rsid w:val="001E53B3"/>
    <w:rsid w:val="001E561A"/>
    <w:rsid w:val="001E5997"/>
    <w:rsid w:val="001E5EA4"/>
    <w:rsid w:val="001E6B4F"/>
    <w:rsid w:val="001E78CA"/>
    <w:rsid w:val="001E7B3A"/>
    <w:rsid w:val="001F0D95"/>
    <w:rsid w:val="001F0DCB"/>
    <w:rsid w:val="001F1025"/>
    <w:rsid w:val="001F127D"/>
    <w:rsid w:val="001F3006"/>
    <w:rsid w:val="001F3E7D"/>
    <w:rsid w:val="001F3F18"/>
    <w:rsid w:val="001F420C"/>
    <w:rsid w:val="001F5F3A"/>
    <w:rsid w:val="001F644E"/>
    <w:rsid w:val="001F69A8"/>
    <w:rsid w:val="001F7735"/>
    <w:rsid w:val="001F7CF1"/>
    <w:rsid w:val="002006DA"/>
    <w:rsid w:val="00201203"/>
    <w:rsid w:val="00201653"/>
    <w:rsid w:val="00202269"/>
    <w:rsid w:val="002031D0"/>
    <w:rsid w:val="002037E7"/>
    <w:rsid w:val="002041B2"/>
    <w:rsid w:val="00205D9B"/>
    <w:rsid w:val="00205DF7"/>
    <w:rsid w:val="00206362"/>
    <w:rsid w:val="00206414"/>
    <w:rsid w:val="00206607"/>
    <w:rsid w:val="0020682C"/>
    <w:rsid w:val="0020753B"/>
    <w:rsid w:val="00207E0E"/>
    <w:rsid w:val="00210145"/>
    <w:rsid w:val="00210A5D"/>
    <w:rsid w:val="00210A7B"/>
    <w:rsid w:val="002110C1"/>
    <w:rsid w:val="00211B9A"/>
    <w:rsid w:val="00211D7A"/>
    <w:rsid w:val="00213A2E"/>
    <w:rsid w:val="002149A4"/>
    <w:rsid w:val="0021519E"/>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17C"/>
    <w:rsid w:val="00234F06"/>
    <w:rsid w:val="002351FF"/>
    <w:rsid w:val="00235EBB"/>
    <w:rsid w:val="00235F26"/>
    <w:rsid w:val="002368D1"/>
    <w:rsid w:val="0024045C"/>
    <w:rsid w:val="00241305"/>
    <w:rsid w:val="002413F5"/>
    <w:rsid w:val="0024149F"/>
    <w:rsid w:val="002416A1"/>
    <w:rsid w:val="00241991"/>
    <w:rsid w:val="00242BA7"/>
    <w:rsid w:val="002432AE"/>
    <w:rsid w:val="00243301"/>
    <w:rsid w:val="00243A57"/>
    <w:rsid w:val="00243EEA"/>
    <w:rsid w:val="002441F8"/>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537F"/>
    <w:rsid w:val="002560B5"/>
    <w:rsid w:val="002566AD"/>
    <w:rsid w:val="0025683E"/>
    <w:rsid w:val="0026052D"/>
    <w:rsid w:val="00260981"/>
    <w:rsid w:val="002612DD"/>
    <w:rsid w:val="00261C78"/>
    <w:rsid w:val="00261D89"/>
    <w:rsid w:val="00262167"/>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3BDD"/>
    <w:rsid w:val="0027508E"/>
    <w:rsid w:val="002757C1"/>
    <w:rsid w:val="00275B1C"/>
    <w:rsid w:val="00275D57"/>
    <w:rsid w:val="0027634D"/>
    <w:rsid w:val="00276B2C"/>
    <w:rsid w:val="00276D7D"/>
    <w:rsid w:val="002775EF"/>
    <w:rsid w:val="00280665"/>
    <w:rsid w:val="002807D2"/>
    <w:rsid w:val="002817C0"/>
    <w:rsid w:val="00281954"/>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48FE"/>
    <w:rsid w:val="002957CE"/>
    <w:rsid w:val="00295FE5"/>
    <w:rsid w:val="00296401"/>
    <w:rsid w:val="002964C5"/>
    <w:rsid w:val="00296CB1"/>
    <w:rsid w:val="00296DCE"/>
    <w:rsid w:val="00297C05"/>
    <w:rsid w:val="002A00F4"/>
    <w:rsid w:val="002A0D41"/>
    <w:rsid w:val="002A15B8"/>
    <w:rsid w:val="002A2387"/>
    <w:rsid w:val="002A23D3"/>
    <w:rsid w:val="002A26B4"/>
    <w:rsid w:val="002A2F6C"/>
    <w:rsid w:val="002A4839"/>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287F"/>
    <w:rsid w:val="002B34AC"/>
    <w:rsid w:val="002B3FDC"/>
    <w:rsid w:val="002B4040"/>
    <w:rsid w:val="002B545A"/>
    <w:rsid w:val="002B6122"/>
    <w:rsid w:val="002B6C27"/>
    <w:rsid w:val="002B6D8A"/>
    <w:rsid w:val="002B7111"/>
    <w:rsid w:val="002B76D2"/>
    <w:rsid w:val="002C0E4A"/>
    <w:rsid w:val="002C12E9"/>
    <w:rsid w:val="002C152C"/>
    <w:rsid w:val="002C15E0"/>
    <w:rsid w:val="002C26E4"/>
    <w:rsid w:val="002C36EC"/>
    <w:rsid w:val="002C3BC9"/>
    <w:rsid w:val="002C466C"/>
    <w:rsid w:val="002C513B"/>
    <w:rsid w:val="002C5441"/>
    <w:rsid w:val="002C5D6F"/>
    <w:rsid w:val="002C6BD2"/>
    <w:rsid w:val="002C78AB"/>
    <w:rsid w:val="002D032B"/>
    <w:rsid w:val="002D0CA2"/>
    <w:rsid w:val="002D0CD1"/>
    <w:rsid w:val="002D1458"/>
    <w:rsid w:val="002D1560"/>
    <w:rsid w:val="002D27A8"/>
    <w:rsid w:val="002D2CAA"/>
    <w:rsid w:val="002D2F79"/>
    <w:rsid w:val="002D3282"/>
    <w:rsid w:val="002D3850"/>
    <w:rsid w:val="002D3E10"/>
    <w:rsid w:val="002D432E"/>
    <w:rsid w:val="002D4E29"/>
    <w:rsid w:val="002D5102"/>
    <w:rsid w:val="002D53B8"/>
    <w:rsid w:val="002D5BAF"/>
    <w:rsid w:val="002D60A8"/>
    <w:rsid w:val="002D614D"/>
    <w:rsid w:val="002D6A39"/>
    <w:rsid w:val="002E0F4E"/>
    <w:rsid w:val="002E1973"/>
    <w:rsid w:val="002E1CB8"/>
    <w:rsid w:val="002E1F9C"/>
    <w:rsid w:val="002E2409"/>
    <w:rsid w:val="002E2BD9"/>
    <w:rsid w:val="002E2FA4"/>
    <w:rsid w:val="002E3794"/>
    <w:rsid w:val="002E3970"/>
    <w:rsid w:val="002E3CDA"/>
    <w:rsid w:val="002E4370"/>
    <w:rsid w:val="002E4F2B"/>
    <w:rsid w:val="002E5BF1"/>
    <w:rsid w:val="002E64BA"/>
    <w:rsid w:val="002E6F40"/>
    <w:rsid w:val="002E70D7"/>
    <w:rsid w:val="002E7C52"/>
    <w:rsid w:val="002E7F44"/>
    <w:rsid w:val="002F053B"/>
    <w:rsid w:val="002F0617"/>
    <w:rsid w:val="002F0ED9"/>
    <w:rsid w:val="002F132F"/>
    <w:rsid w:val="002F191E"/>
    <w:rsid w:val="002F243A"/>
    <w:rsid w:val="002F2528"/>
    <w:rsid w:val="002F26DF"/>
    <w:rsid w:val="002F3B43"/>
    <w:rsid w:val="002F4185"/>
    <w:rsid w:val="002F447C"/>
    <w:rsid w:val="002F44BB"/>
    <w:rsid w:val="002F4B80"/>
    <w:rsid w:val="002F51E7"/>
    <w:rsid w:val="002F529B"/>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24AE"/>
    <w:rsid w:val="00303687"/>
    <w:rsid w:val="00303A1F"/>
    <w:rsid w:val="00303FA4"/>
    <w:rsid w:val="00304936"/>
    <w:rsid w:val="00307024"/>
    <w:rsid w:val="003079DC"/>
    <w:rsid w:val="00311A75"/>
    <w:rsid w:val="00311D7A"/>
    <w:rsid w:val="003127FB"/>
    <w:rsid w:val="00312DE4"/>
    <w:rsid w:val="00313AE8"/>
    <w:rsid w:val="003145B4"/>
    <w:rsid w:val="00314E1C"/>
    <w:rsid w:val="00314EF9"/>
    <w:rsid w:val="003152B2"/>
    <w:rsid w:val="0031592F"/>
    <w:rsid w:val="00315B0A"/>
    <w:rsid w:val="00316D3D"/>
    <w:rsid w:val="00317234"/>
    <w:rsid w:val="00317435"/>
    <w:rsid w:val="003176BC"/>
    <w:rsid w:val="00320009"/>
    <w:rsid w:val="00320664"/>
    <w:rsid w:val="003209CA"/>
    <w:rsid w:val="00320C38"/>
    <w:rsid w:val="00320F3C"/>
    <w:rsid w:val="00321141"/>
    <w:rsid w:val="0032194E"/>
    <w:rsid w:val="00321EB2"/>
    <w:rsid w:val="00322273"/>
    <w:rsid w:val="0032261C"/>
    <w:rsid w:val="003229E1"/>
    <w:rsid w:val="00323239"/>
    <w:rsid w:val="003233DA"/>
    <w:rsid w:val="00323B65"/>
    <w:rsid w:val="00324223"/>
    <w:rsid w:val="00324E3F"/>
    <w:rsid w:val="00325EFA"/>
    <w:rsid w:val="00325F61"/>
    <w:rsid w:val="003264BA"/>
    <w:rsid w:val="003275BF"/>
    <w:rsid w:val="0032786B"/>
    <w:rsid w:val="003279E8"/>
    <w:rsid w:val="00327DCB"/>
    <w:rsid w:val="00330739"/>
    <w:rsid w:val="00330C96"/>
    <w:rsid w:val="003314BE"/>
    <w:rsid w:val="003314F4"/>
    <w:rsid w:val="003328B3"/>
    <w:rsid w:val="003328BB"/>
    <w:rsid w:val="00332F4C"/>
    <w:rsid w:val="003337E7"/>
    <w:rsid w:val="00334111"/>
    <w:rsid w:val="0033412D"/>
    <w:rsid w:val="003341A0"/>
    <w:rsid w:val="003349C5"/>
    <w:rsid w:val="003358BD"/>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211"/>
    <w:rsid w:val="0035657C"/>
    <w:rsid w:val="00357117"/>
    <w:rsid w:val="003571A1"/>
    <w:rsid w:val="0036070B"/>
    <w:rsid w:val="00361248"/>
    <w:rsid w:val="00361B8E"/>
    <w:rsid w:val="00361CD6"/>
    <w:rsid w:val="0036222C"/>
    <w:rsid w:val="0036276B"/>
    <w:rsid w:val="003648EA"/>
    <w:rsid w:val="00364A06"/>
    <w:rsid w:val="003659B6"/>
    <w:rsid w:val="00365E38"/>
    <w:rsid w:val="00365EEE"/>
    <w:rsid w:val="00367529"/>
    <w:rsid w:val="00370042"/>
    <w:rsid w:val="003701F0"/>
    <w:rsid w:val="00370288"/>
    <w:rsid w:val="003705F1"/>
    <w:rsid w:val="003706A7"/>
    <w:rsid w:val="003713AD"/>
    <w:rsid w:val="00372235"/>
    <w:rsid w:val="003724ED"/>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2D77"/>
    <w:rsid w:val="00382FD3"/>
    <w:rsid w:val="003834B3"/>
    <w:rsid w:val="003835F3"/>
    <w:rsid w:val="0038462B"/>
    <w:rsid w:val="003849A9"/>
    <w:rsid w:val="00385470"/>
    <w:rsid w:val="0038714A"/>
    <w:rsid w:val="003871F9"/>
    <w:rsid w:val="00387500"/>
    <w:rsid w:val="00387B2F"/>
    <w:rsid w:val="00387FEF"/>
    <w:rsid w:val="003904BD"/>
    <w:rsid w:val="0039076C"/>
    <w:rsid w:val="003918DC"/>
    <w:rsid w:val="00392A2B"/>
    <w:rsid w:val="00392DE2"/>
    <w:rsid w:val="00393B21"/>
    <w:rsid w:val="00393BB1"/>
    <w:rsid w:val="0039480C"/>
    <w:rsid w:val="00394A4C"/>
    <w:rsid w:val="0039506F"/>
    <w:rsid w:val="003950BA"/>
    <w:rsid w:val="00395141"/>
    <w:rsid w:val="003953A5"/>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5C04"/>
    <w:rsid w:val="003A5C40"/>
    <w:rsid w:val="003A668B"/>
    <w:rsid w:val="003A6937"/>
    <w:rsid w:val="003A78D4"/>
    <w:rsid w:val="003A7C02"/>
    <w:rsid w:val="003A7C25"/>
    <w:rsid w:val="003A7DED"/>
    <w:rsid w:val="003B0C74"/>
    <w:rsid w:val="003B1E5A"/>
    <w:rsid w:val="003B26B2"/>
    <w:rsid w:val="003B2962"/>
    <w:rsid w:val="003B31D6"/>
    <w:rsid w:val="003B3D93"/>
    <w:rsid w:val="003B4335"/>
    <w:rsid w:val="003B4C12"/>
    <w:rsid w:val="003B4EFF"/>
    <w:rsid w:val="003B522D"/>
    <w:rsid w:val="003B53C2"/>
    <w:rsid w:val="003B54BD"/>
    <w:rsid w:val="003B5AAF"/>
    <w:rsid w:val="003B6A3E"/>
    <w:rsid w:val="003B6E33"/>
    <w:rsid w:val="003B7530"/>
    <w:rsid w:val="003C0334"/>
    <w:rsid w:val="003C088E"/>
    <w:rsid w:val="003C0AD2"/>
    <w:rsid w:val="003C0F04"/>
    <w:rsid w:val="003C1182"/>
    <w:rsid w:val="003C11A2"/>
    <w:rsid w:val="003C13F6"/>
    <w:rsid w:val="003C148F"/>
    <w:rsid w:val="003C15DB"/>
    <w:rsid w:val="003C161E"/>
    <w:rsid w:val="003C2904"/>
    <w:rsid w:val="003C29D8"/>
    <w:rsid w:val="003C2ACD"/>
    <w:rsid w:val="003C306F"/>
    <w:rsid w:val="003C3450"/>
    <w:rsid w:val="003C37CA"/>
    <w:rsid w:val="003C3AD1"/>
    <w:rsid w:val="003C4836"/>
    <w:rsid w:val="003C4934"/>
    <w:rsid w:val="003C4DC8"/>
    <w:rsid w:val="003C5705"/>
    <w:rsid w:val="003C5F50"/>
    <w:rsid w:val="003C60E1"/>
    <w:rsid w:val="003C623E"/>
    <w:rsid w:val="003C635B"/>
    <w:rsid w:val="003C6471"/>
    <w:rsid w:val="003C6D0F"/>
    <w:rsid w:val="003C7801"/>
    <w:rsid w:val="003D1324"/>
    <w:rsid w:val="003D1865"/>
    <w:rsid w:val="003D1CA2"/>
    <w:rsid w:val="003D1E55"/>
    <w:rsid w:val="003D2E7A"/>
    <w:rsid w:val="003D2F4C"/>
    <w:rsid w:val="003D2F70"/>
    <w:rsid w:val="003D2FE7"/>
    <w:rsid w:val="003D439F"/>
    <w:rsid w:val="003D493D"/>
    <w:rsid w:val="003D5B98"/>
    <w:rsid w:val="003D5E21"/>
    <w:rsid w:val="003D6154"/>
    <w:rsid w:val="003D6ACB"/>
    <w:rsid w:val="003D799B"/>
    <w:rsid w:val="003D7DFE"/>
    <w:rsid w:val="003E0954"/>
    <w:rsid w:val="003E16EF"/>
    <w:rsid w:val="003E1F76"/>
    <w:rsid w:val="003E2A65"/>
    <w:rsid w:val="003E3721"/>
    <w:rsid w:val="003E3EEF"/>
    <w:rsid w:val="003E4117"/>
    <w:rsid w:val="003E42F3"/>
    <w:rsid w:val="003E474A"/>
    <w:rsid w:val="003E4959"/>
    <w:rsid w:val="003E4BA8"/>
    <w:rsid w:val="003E6A70"/>
    <w:rsid w:val="003E72B7"/>
    <w:rsid w:val="003E7C95"/>
    <w:rsid w:val="003E7D73"/>
    <w:rsid w:val="003F08F3"/>
    <w:rsid w:val="003F0A0F"/>
    <w:rsid w:val="003F1004"/>
    <w:rsid w:val="003F15F6"/>
    <w:rsid w:val="003F184F"/>
    <w:rsid w:val="003F2876"/>
    <w:rsid w:val="003F2AB6"/>
    <w:rsid w:val="003F3ABE"/>
    <w:rsid w:val="003F4115"/>
    <w:rsid w:val="003F517B"/>
    <w:rsid w:val="003F588A"/>
    <w:rsid w:val="003F6121"/>
    <w:rsid w:val="003F6A16"/>
    <w:rsid w:val="003F6D64"/>
    <w:rsid w:val="003F7046"/>
    <w:rsid w:val="003F73F5"/>
    <w:rsid w:val="003F76E9"/>
    <w:rsid w:val="003F7995"/>
    <w:rsid w:val="003F7C3E"/>
    <w:rsid w:val="00400C4C"/>
    <w:rsid w:val="00402840"/>
    <w:rsid w:val="00402B3C"/>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1B7B"/>
    <w:rsid w:val="00422413"/>
    <w:rsid w:val="00422D84"/>
    <w:rsid w:val="0042446D"/>
    <w:rsid w:val="00424499"/>
    <w:rsid w:val="00425034"/>
    <w:rsid w:val="0042503C"/>
    <w:rsid w:val="00426236"/>
    <w:rsid w:val="004262A9"/>
    <w:rsid w:val="004262FA"/>
    <w:rsid w:val="004266C9"/>
    <w:rsid w:val="00426EE5"/>
    <w:rsid w:val="004273DB"/>
    <w:rsid w:val="00427969"/>
    <w:rsid w:val="004279CC"/>
    <w:rsid w:val="00427C24"/>
    <w:rsid w:val="00427C26"/>
    <w:rsid w:val="00427FF9"/>
    <w:rsid w:val="0043146B"/>
    <w:rsid w:val="00431ADB"/>
    <w:rsid w:val="004321C1"/>
    <w:rsid w:val="00432D96"/>
    <w:rsid w:val="00433485"/>
    <w:rsid w:val="00434709"/>
    <w:rsid w:val="00434B3A"/>
    <w:rsid w:val="00435222"/>
    <w:rsid w:val="00435297"/>
    <w:rsid w:val="0043537F"/>
    <w:rsid w:val="004353CA"/>
    <w:rsid w:val="004355CA"/>
    <w:rsid w:val="00436292"/>
    <w:rsid w:val="0043699B"/>
    <w:rsid w:val="00436C86"/>
    <w:rsid w:val="0043765C"/>
    <w:rsid w:val="00437BD4"/>
    <w:rsid w:val="00437CE8"/>
    <w:rsid w:val="00437F4B"/>
    <w:rsid w:val="00440F83"/>
    <w:rsid w:val="00441E36"/>
    <w:rsid w:val="00442051"/>
    <w:rsid w:val="00442314"/>
    <w:rsid w:val="004432F9"/>
    <w:rsid w:val="0044335E"/>
    <w:rsid w:val="00443BEF"/>
    <w:rsid w:val="004446AD"/>
    <w:rsid w:val="0044569B"/>
    <w:rsid w:val="00445973"/>
    <w:rsid w:val="004462D2"/>
    <w:rsid w:val="00446E73"/>
    <w:rsid w:val="0044748D"/>
    <w:rsid w:val="004478B9"/>
    <w:rsid w:val="00447C88"/>
    <w:rsid w:val="00450410"/>
    <w:rsid w:val="004504B9"/>
    <w:rsid w:val="004507E0"/>
    <w:rsid w:val="00450979"/>
    <w:rsid w:val="00451423"/>
    <w:rsid w:val="00451DB0"/>
    <w:rsid w:val="00452843"/>
    <w:rsid w:val="00452FCE"/>
    <w:rsid w:val="004558E8"/>
    <w:rsid w:val="00455D8C"/>
    <w:rsid w:val="00456219"/>
    <w:rsid w:val="00456269"/>
    <w:rsid w:val="00457389"/>
    <w:rsid w:val="0046025A"/>
    <w:rsid w:val="00460870"/>
    <w:rsid w:val="00461A20"/>
    <w:rsid w:val="0046227A"/>
    <w:rsid w:val="0046227B"/>
    <w:rsid w:val="00462731"/>
    <w:rsid w:val="004628FB"/>
    <w:rsid w:val="00462A3F"/>
    <w:rsid w:val="00462D34"/>
    <w:rsid w:val="004632BA"/>
    <w:rsid w:val="004638E9"/>
    <w:rsid w:val="00464355"/>
    <w:rsid w:val="004652D2"/>
    <w:rsid w:val="00466645"/>
    <w:rsid w:val="004667C5"/>
    <w:rsid w:val="00466C59"/>
    <w:rsid w:val="00467133"/>
    <w:rsid w:val="00467386"/>
    <w:rsid w:val="0046748D"/>
    <w:rsid w:val="004700A3"/>
    <w:rsid w:val="0047172A"/>
    <w:rsid w:val="00471D07"/>
    <w:rsid w:val="00471E71"/>
    <w:rsid w:val="00472514"/>
    <w:rsid w:val="00473CFA"/>
    <w:rsid w:val="004744F8"/>
    <w:rsid w:val="00474629"/>
    <w:rsid w:val="00475045"/>
    <w:rsid w:val="00475F98"/>
    <w:rsid w:val="00475FB7"/>
    <w:rsid w:val="004764B3"/>
    <w:rsid w:val="00476F78"/>
    <w:rsid w:val="0047703A"/>
    <w:rsid w:val="00477521"/>
    <w:rsid w:val="0047756A"/>
    <w:rsid w:val="004776A9"/>
    <w:rsid w:val="00477BF7"/>
    <w:rsid w:val="00480832"/>
    <w:rsid w:val="004809FC"/>
    <w:rsid w:val="00481357"/>
    <w:rsid w:val="004814D2"/>
    <w:rsid w:val="004819B8"/>
    <w:rsid w:val="00481EF7"/>
    <w:rsid w:val="00481F3C"/>
    <w:rsid w:val="0048230C"/>
    <w:rsid w:val="00482632"/>
    <w:rsid w:val="004838A3"/>
    <w:rsid w:val="00483CCB"/>
    <w:rsid w:val="00483FBD"/>
    <w:rsid w:val="0048415B"/>
    <w:rsid w:val="00484369"/>
    <w:rsid w:val="004843A0"/>
    <w:rsid w:val="00485497"/>
    <w:rsid w:val="004856CC"/>
    <w:rsid w:val="00486AC3"/>
    <w:rsid w:val="00486B6C"/>
    <w:rsid w:val="00486D74"/>
    <w:rsid w:val="00487533"/>
    <w:rsid w:val="004878A6"/>
    <w:rsid w:val="004903D7"/>
    <w:rsid w:val="00490A41"/>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2C80"/>
    <w:rsid w:val="004A378F"/>
    <w:rsid w:val="004A3B52"/>
    <w:rsid w:val="004A420A"/>
    <w:rsid w:val="004A47EC"/>
    <w:rsid w:val="004A4F28"/>
    <w:rsid w:val="004A5A84"/>
    <w:rsid w:val="004A5CF1"/>
    <w:rsid w:val="004A70BB"/>
    <w:rsid w:val="004A74FA"/>
    <w:rsid w:val="004A7E3F"/>
    <w:rsid w:val="004B01D1"/>
    <w:rsid w:val="004B0DEA"/>
    <w:rsid w:val="004B138B"/>
    <w:rsid w:val="004B1DAB"/>
    <w:rsid w:val="004B20D2"/>
    <w:rsid w:val="004B21FD"/>
    <w:rsid w:val="004B244F"/>
    <w:rsid w:val="004B2E66"/>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2B8"/>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5785"/>
    <w:rsid w:val="004D6435"/>
    <w:rsid w:val="004D6A96"/>
    <w:rsid w:val="004D6C42"/>
    <w:rsid w:val="004D7A06"/>
    <w:rsid w:val="004D7C79"/>
    <w:rsid w:val="004D7E1B"/>
    <w:rsid w:val="004D7F79"/>
    <w:rsid w:val="004E0919"/>
    <w:rsid w:val="004E17D6"/>
    <w:rsid w:val="004E1D1D"/>
    <w:rsid w:val="004E22F9"/>
    <w:rsid w:val="004E2364"/>
    <w:rsid w:val="004E2B6A"/>
    <w:rsid w:val="004E2E40"/>
    <w:rsid w:val="004E3EB2"/>
    <w:rsid w:val="004E3EDD"/>
    <w:rsid w:val="004E4930"/>
    <w:rsid w:val="004E4FDF"/>
    <w:rsid w:val="004E5569"/>
    <w:rsid w:val="004E5CB6"/>
    <w:rsid w:val="004E5DC5"/>
    <w:rsid w:val="004E6493"/>
    <w:rsid w:val="004E682A"/>
    <w:rsid w:val="004E7CE0"/>
    <w:rsid w:val="004F0390"/>
    <w:rsid w:val="004F1628"/>
    <w:rsid w:val="004F1822"/>
    <w:rsid w:val="004F1B4A"/>
    <w:rsid w:val="004F2541"/>
    <w:rsid w:val="004F269C"/>
    <w:rsid w:val="004F300E"/>
    <w:rsid w:val="004F4646"/>
    <w:rsid w:val="004F4788"/>
    <w:rsid w:val="004F532E"/>
    <w:rsid w:val="004F5817"/>
    <w:rsid w:val="004F5B04"/>
    <w:rsid w:val="004F5D6F"/>
    <w:rsid w:val="004F6204"/>
    <w:rsid w:val="004F6781"/>
    <w:rsid w:val="004F6788"/>
    <w:rsid w:val="004F6C35"/>
    <w:rsid w:val="004F6D40"/>
    <w:rsid w:val="004F71C4"/>
    <w:rsid w:val="00500122"/>
    <w:rsid w:val="005001C0"/>
    <w:rsid w:val="00500458"/>
    <w:rsid w:val="00500A50"/>
    <w:rsid w:val="00500C37"/>
    <w:rsid w:val="00500E74"/>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4A42"/>
    <w:rsid w:val="00505402"/>
    <w:rsid w:val="00505F42"/>
    <w:rsid w:val="0050683A"/>
    <w:rsid w:val="00506BA4"/>
    <w:rsid w:val="00506EBA"/>
    <w:rsid w:val="00507803"/>
    <w:rsid w:val="00507FDE"/>
    <w:rsid w:val="0051035C"/>
    <w:rsid w:val="00510593"/>
    <w:rsid w:val="00510AF2"/>
    <w:rsid w:val="00511242"/>
    <w:rsid w:val="005112BD"/>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6E2"/>
    <w:rsid w:val="00527703"/>
    <w:rsid w:val="00527EDD"/>
    <w:rsid w:val="00530A1E"/>
    <w:rsid w:val="00530BCC"/>
    <w:rsid w:val="00530C81"/>
    <w:rsid w:val="00531939"/>
    <w:rsid w:val="00531D06"/>
    <w:rsid w:val="005323C6"/>
    <w:rsid w:val="00532BE3"/>
    <w:rsid w:val="00533D87"/>
    <w:rsid w:val="005355B4"/>
    <w:rsid w:val="00535AD2"/>
    <w:rsid w:val="00535E66"/>
    <w:rsid w:val="00536136"/>
    <w:rsid w:val="00536406"/>
    <w:rsid w:val="005364FE"/>
    <w:rsid w:val="00536BE2"/>
    <w:rsid w:val="0053708D"/>
    <w:rsid w:val="0053719B"/>
    <w:rsid w:val="00537523"/>
    <w:rsid w:val="00537689"/>
    <w:rsid w:val="005376FE"/>
    <w:rsid w:val="00537BAB"/>
    <w:rsid w:val="0054056C"/>
    <w:rsid w:val="00540DF6"/>
    <w:rsid w:val="00541645"/>
    <w:rsid w:val="0054183F"/>
    <w:rsid w:val="00541D94"/>
    <w:rsid w:val="00541F8B"/>
    <w:rsid w:val="00541FDC"/>
    <w:rsid w:val="00542A1F"/>
    <w:rsid w:val="0054303F"/>
    <w:rsid w:val="0054384C"/>
    <w:rsid w:val="00544820"/>
    <w:rsid w:val="00544ABE"/>
    <w:rsid w:val="0054564F"/>
    <w:rsid w:val="00545912"/>
    <w:rsid w:val="0054652A"/>
    <w:rsid w:val="00546561"/>
    <w:rsid w:val="00546A60"/>
    <w:rsid w:val="00546C86"/>
    <w:rsid w:val="00546E0E"/>
    <w:rsid w:val="0054734A"/>
    <w:rsid w:val="0055057E"/>
    <w:rsid w:val="005507F9"/>
    <w:rsid w:val="00550E2B"/>
    <w:rsid w:val="0055115B"/>
    <w:rsid w:val="005511C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5CBA"/>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67CC"/>
    <w:rsid w:val="00567193"/>
    <w:rsid w:val="00567A63"/>
    <w:rsid w:val="00570D40"/>
    <w:rsid w:val="0057150E"/>
    <w:rsid w:val="005715D8"/>
    <w:rsid w:val="00572468"/>
    <w:rsid w:val="005729B5"/>
    <w:rsid w:val="00572A38"/>
    <w:rsid w:val="00573391"/>
    <w:rsid w:val="00573602"/>
    <w:rsid w:val="00573A59"/>
    <w:rsid w:val="00573F37"/>
    <w:rsid w:val="005741E5"/>
    <w:rsid w:val="0057422A"/>
    <w:rsid w:val="00574F63"/>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6AEC"/>
    <w:rsid w:val="005874A4"/>
    <w:rsid w:val="0058762E"/>
    <w:rsid w:val="00590139"/>
    <w:rsid w:val="005909CE"/>
    <w:rsid w:val="005909EF"/>
    <w:rsid w:val="00590AD1"/>
    <w:rsid w:val="005910DF"/>
    <w:rsid w:val="00592168"/>
    <w:rsid w:val="005928CA"/>
    <w:rsid w:val="0059349B"/>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1B7"/>
    <w:rsid w:val="005C05FC"/>
    <w:rsid w:val="005C0E86"/>
    <w:rsid w:val="005C17E8"/>
    <w:rsid w:val="005C1DB9"/>
    <w:rsid w:val="005C26E0"/>
    <w:rsid w:val="005C3A22"/>
    <w:rsid w:val="005C41B3"/>
    <w:rsid w:val="005C4B44"/>
    <w:rsid w:val="005C547F"/>
    <w:rsid w:val="005C5532"/>
    <w:rsid w:val="005C6F14"/>
    <w:rsid w:val="005C7777"/>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7EE"/>
    <w:rsid w:val="005E0DFB"/>
    <w:rsid w:val="005E12DF"/>
    <w:rsid w:val="005E1463"/>
    <w:rsid w:val="005E1594"/>
    <w:rsid w:val="005E1B00"/>
    <w:rsid w:val="005E2640"/>
    <w:rsid w:val="005E27CA"/>
    <w:rsid w:val="005E3114"/>
    <w:rsid w:val="005E3C90"/>
    <w:rsid w:val="005E4CAF"/>
    <w:rsid w:val="005E4F4E"/>
    <w:rsid w:val="005E5ABF"/>
    <w:rsid w:val="005E62F8"/>
    <w:rsid w:val="005E656F"/>
    <w:rsid w:val="005E6828"/>
    <w:rsid w:val="005E6D54"/>
    <w:rsid w:val="005E709A"/>
    <w:rsid w:val="005F0237"/>
    <w:rsid w:val="005F0731"/>
    <w:rsid w:val="005F0964"/>
    <w:rsid w:val="005F09B6"/>
    <w:rsid w:val="005F120E"/>
    <w:rsid w:val="005F12C1"/>
    <w:rsid w:val="005F185E"/>
    <w:rsid w:val="005F2E54"/>
    <w:rsid w:val="005F2EB3"/>
    <w:rsid w:val="005F3C65"/>
    <w:rsid w:val="005F3DE4"/>
    <w:rsid w:val="005F4413"/>
    <w:rsid w:val="005F447C"/>
    <w:rsid w:val="005F45E6"/>
    <w:rsid w:val="005F479C"/>
    <w:rsid w:val="005F497A"/>
    <w:rsid w:val="005F4C1C"/>
    <w:rsid w:val="005F5014"/>
    <w:rsid w:val="005F5259"/>
    <w:rsid w:val="005F5B09"/>
    <w:rsid w:val="005F5FE3"/>
    <w:rsid w:val="005F649D"/>
    <w:rsid w:val="005F6B6E"/>
    <w:rsid w:val="005F727F"/>
    <w:rsid w:val="005F7876"/>
    <w:rsid w:val="005F7A8E"/>
    <w:rsid w:val="0060058D"/>
    <w:rsid w:val="00600D62"/>
    <w:rsid w:val="00600EB6"/>
    <w:rsid w:val="00601644"/>
    <w:rsid w:val="006022BC"/>
    <w:rsid w:val="00602AA3"/>
    <w:rsid w:val="00602D3E"/>
    <w:rsid w:val="0060345B"/>
    <w:rsid w:val="00603834"/>
    <w:rsid w:val="00603CD5"/>
    <w:rsid w:val="00603D1E"/>
    <w:rsid w:val="00603DE0"/>
    <w:rsid w:val="0060428D"/>
    <w:rsid w:val="00604323"/>
    <w:rsid w:val="006045A1"/>
    <w:rsid w:val="006045C1"/>
    <w:rsid w:val="0060525E"/>
    <w:rsid w:val="00605FF5"/>
    <w:rsid w:val="00606127"/>
    <w:rsid w:val="00606298"/>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5F1"/>
    <w:rsid w:val="00633C1F"/>
    <w:rsid w:val="006341EA"/>
    <w:rsid w:val="00634279"/>
    <w:rsid w:val="0063471E"/>
    <w:rsid w:val="00634FD7"/>
    <w:rsid w:val="006361E2"/>
    <w:rsid w:val="006367B2"/>
    <w:rsid w:val="00636916"/>
    <w:rsid w:val="00636B49"/>
    <w:rsid w:val="00636ED5"/>
    <w:rsid w:val="0063776E"/>
    <w:rsid w:val="006378E0"/>
    <w:rsid w:val="00637F69"/>
    <w:rsid w:val="00640F73"/>
    <w:rsid w:val="00641B93"/>
    <w:rsid w:val="0064383A"/>
    <w:rsid w:val="00644B23"/>
    <w:rsid w:val="00645532"/>
    <w:rsid w:val="00645E46"/>
    <w:rsid w:val="00645FCA"/>
    <w:rsid w:val="00646137"/>
    <w:rsid w:val="0064614B"/>
    <w:rsid w:val="00646356"/>
    <w:rsid w:val="0064660B"/>
    <w:rsid w:val="00646BCF"/>
    <w:rsid w:val="00647FD9"/>
    <w:rsid w:val="006502B4"/>
    <w:rsid w:val="00650371"/>
    <w:rsid w:val="00650B9C"/>
    <w:rsid w:val="006511A2"/>
    <w:rsid w:val="00651266"/>
    <w:rsid w:val="00651591"/>
    <w:rsid w:val="00651940"/>
    <w:rsid w:val="006528F8"/>
    <w:rsid w:val="00653B23"/>
    <w:rsid w:val="00654130"/>
    <w:rsid w:val="006543D3"/>
    <w:rsid w:val="0065442D"/>
    <w:rsid w:val="00654EF6"/>
    <w:rsid w:val="006550EE"/>
    <w:rsid w:val="0065570C"/>
    <w:rsid w:val="00655ED5"/>
    <w:rsid w:val="00656219"/>
    <w:rsid w:val="00656A80"/>
    <w:rsid w:val="00657C12"/>
    <w:rsid w:val="006616DD"/>
    <w:rsid w:val="00662056"/>
    <w:rsid w:val="00663338"/>
    <w:rsid w:val="00663942"/>
    <w:rsid w:val="0066468C"/>
    <w:rsid w:val="00665695"/>
    <w:rsid w:val="006658CE"/>
    <w:rsid w:val="00666560"/>
    <w:rsid w:val="006671F2"/>
    <w:rsid w:val="00667721"/>
    <w:rsid w:val="0066779F"/>
    <w:rsid w:val="00667CEE"/>
    <w:rsid w:val="00667E51"/>
    <w:rsid w:val="0067091C"/>
    <w:rsid w:val="00670962"/>
    <w:rsid w:val="00670C83"/>
    <w:rsid w:val="006717DB"/>
    <w:rsid w:val="00671F73"/>
    <w:rsid w:val="006722AC"/>
    <w:rsid w:val="0067242F"/>
    <w:rsid w:val="00672953"/>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0960"/>
    <w:rsid w:val="00681769"/>
    <w:rsid w:val="00681EDD"/>
    <w:rsid w:val="006834DB"/>
    <w:rsid w:val="00685524"/>
    <w:rsid w:val="00685918"/>
    <w:rsid w:val="00685A4D"/>
    <w:rsid w:val="00685EFF"/>
    <w:rsid w:val="00686B0C"/>
    <w:rsid w:val="00686B2E"/>
    <w:rsid w:val="00686DEC"/>
    <w:rsid w:val="00686E1F"/>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128"/>
    <w:rsid w:val="006972F5"/>
    <w:rsid w:val="00697473"/>
    <w:rsid w:val="00697A48"/>
    <w:rsid w:val="00697B60"/>
    <w:rsid w:val="006A0197"/>
    <w:rsid w:val="006A1052"/>
    <w:rsid w:val="006A2076"/>
    <w:rsid w:val="006A306A"/>
    <w:rsid w:val="006A4B67"/>
    <w:rsid w:val="006A4C58"/>
    <w:rsid w:val="006A62E0"/>
    <w:rsid w:val="006A66C1"/>
    <w:rsid w:val="006A6B09"/>
    <w:rsid w:val="006A6FBA"/>
    <w:rsid w:val="006A77B8"/>
    <w:rsid w:val="006B021C"/>
    <w:rsid w:val="006B1494"/>
    <w:rsid w:val="006B1979"/>
    <w:rsid w:val="006B1E82"/>
    <w:rsid w:val="006B30F3"/>
    <w:rsid w:val="006B38A2"/>
    <w:rsid w:val="006B5ABD"/>
    <w:rsid w:val="006B5C0E"/>
    <w:rsid w:val="006B622B"/>
    <w:rsid w:val="006B70B8"/>
    <w:rsid w:val="006C0461"/>
    <w:rsid w:val="006C04CC"/>
    <w:rsid w:val="006C07F1"/>
    <w:rsid w:val="006C0D25"/>
    <w:rsid w:val="006C0EB8"/>
    <w:rsid w:val="006C11F2"/>
    <w:rsid w:val="006C1731"/>
    <w:rsid w:val="006C2A2E"/>
    <w:rsid w:val="006C2B7D"/>
    <w:rsid w:val="006C31D7"/>
    <w:rsid w:val="006C34D9"/>
    <w:rsid w:val="006C47F5"/>
    <w:rsid w:val="006C4C8D"/>
    <w:rsid w:val="006C4D84"/>
    <w:rsid w:val="006C4E09"/>
    <w:rsid w:val="006C5AB0"/>
    <w:rsid w:val="006C6885"/>
    <w:rsid w:val="006D018A"/>
    <w:rsid w:val="006D0576"/>
    <w:rsid w:val="006D0AAD"/>
    <w:rsid w:val="006D0E60"/>
    <w:rsid w:val="006D1545"/>
    <w:rsid w:val="006D1611"/>
    <w:rsid w:val="006D1A75"/>
    <w:rsid w:val="006D1E6E"/>
    <w:rsid w:val="006D20D3"/>
    <w:rsid w:val="006D21D4"/>
    <w:rsid w:val="006D355B"/>
    <w:rsid w:val="006D41E0"/>
    <w:rsid w:val="006D48BA"/>
    <w:rsid w:val="006D4A57"/>
    <w:rsid w:val="006D4D42"/>
    <w:rsid w:val="006D50C5"/>
    <w:rsid w:val="006D56CC"/>
    <w:rsid w:val="006D5ACB"/>
    <w:rsid w:val="006D6E37"/>
    <w:rsid w:val="006D782A"/>
    <w:rsid w:val="006E0043"/>
    <w:rsid w:val="006E0C35"/>
    <w:rsid w:val="006E0E6C"/>
    <w:rsid w:val="006E1B5E"/>
    <w:rsid w:val="006E20AA"/>
    <w:rsid w:val="006E24C3"/>
    <w:rsid w:val="006E3236"/>
    <w:rsid w:val="006E4207"/>
    <w:rsid w:val="006E532A"/>
    <w:rsid w:val="006E534A"/>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71F"/>
    <w:rsid w:val="006F48BB"/>
    <w:rsid w:val="006F500C"/>
    <w:rsid w:val="006F5FA5"/>
    <w:rsid w:val="006F66FF"/>
    <w:rsid w:val="006F6973"/>
    <w:rsid w:val="006F7019"/>
    <w:rsid w:val="006F7237"/>
    <w:rsid w:val="006F79DA"/>
    <w:rsid w:val="006F7A93"/>
    <w:rsid w:val="007000B1"/>
    <w:rsid w:val="00700A00"/>
    <w:rsid w:val="00700F3D"/>
    <w:rsid w:val="007014B8"/>
    <w:rsid w:val="00701AE1"/>
    <w:rsid w:val="00701C4C"/>
    <w:rsid w:val="00702037"/>
    <w:rsid w:val="007020A7"/>
    <w:rsid w:val="007028DE"/>
    <w:rsid w:val="00702A9C"/>
    <w:rsid w:val="00703037"/>
    <w:rsid w:val="00703D59"/>
    <w:rsid w:val="00703EC6"/>
    <w:rsid w:val="0070434D"/>
    <w:rsid w:val="00704544"/>
    <w:rsid w:val="00704CED"/>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3FE6"/>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8C9"/>
    <w:rsid w:val="00725F05"/>
    <w:rsid w:val="00726271"/>
    <w:rsid w:val="00726BB3"/>
    <w:rsid w:val="00726BF8"/>
    <w:rsid w:val="00727124"/>
    <w:rsid w:val="007279BC"/>
    <w:rsid w:val="00727C26"/>
    <w:rsid w:val="00727D0E"/>
    <w:rsid w:val="0073062E"/>
    <w:rsid w:val="00730859"/>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555"/>
    <w:rsid w:val="0074335E"/>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57432"/>
    <w:rsid w:val="00757F0C"/>
    <w:rsid w:val="007606DE"/>
    <w:rsid w:val="00761202"/>
    <w:rsid w:val="0076149D"/>
    <w:rsid w:val="0076198D"/>
    <w:rsid w:val="007622DD"/>
    <w:rsid w:val="00762607"/>
    <w:rsid w:val="00762776"/>
    <w:rsid w:val="00762A39"/>
    <w:rsid w:val="007630F2"/>
    <w:rsid w:val="00763888"/>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080"/>
    <w:rsid w:val="00774650"/>
    <w:rsid w:val="00774B13"/>
    <w:rsid w:val="00774F94"/>
    <w:rsid w:val="00775170"/>
    <w:rsid w:val="00775B62"/>
    <w:rsid w:val="00775B77"/>
    <w:rsid w:val="007766D4"/>
    <w:rsid w:val="00776AC3"/>
    <w:rsid w:val="00776E93"/>
    <w:rsid w:val="0077704D"/>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2816"/>
    <w:rsid w:val="007935E1"/>
    <w:rsid w:val="00793C79"/>
    <w:rsid w:val="00793CFE"/>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4EC1"/>
    <w:rsid w:val="007A517F"/>
    <w:rsid w:val="007A5525"/>
    <w:rsid w:val="007A6E14"/>
    <w:rsid w:val="007A7077"/>
    <w:rsid w:val="007A7788"/>
    <w:rsid w:val="007A7B1A"/>
    <w:rsid w:val="007A7B40"/>
    <w:rsid w:val="007A7EE9"/>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1AA"/>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5D29"/>
    <w:rsid w:val="007C6249"/>
    <w:rsid w:val="007C6250"/>
    <w:rsid w:val="007C62F7"/>
    <w:rsid w:val="007C6390"/>
    <w:rsid w:val="007C691C"/>
    <w:rsid w:val="007C6A5A"/>
    <w:rsid w:val="007C6BA7"/>
    <w:rsid w:val="007C6F33"/>
    <w:rsid w:val="007C6F9B"/>
    <w:rsid w:val="007C7BC4"/>
    <w:rsid w:val="007C7DA2"/>
    <w:rsid w:val="007C7FA5"/>
    <w:rsid w:val="007D0B01"/>
    <w:rsid w:val="007D0EBD"/>
    <w:rsid w:val="007D1A7D"/>
    <w:rsid w:val="007D1C0F"/>
    <w:rsid w:val="007D2960"/>
    <w:rsid w:val="007D307E"/>
    <w:rsid w:val="007D3578"/>
    <w:rsid w:val="007D44E0"/>
    <w:rsid w:val="007D4A26"/>
    <w:rsid w:val="007D4B10"/>
    <w:rsid w:val="007D664F"/>
    <w:rsid w:val="007D6DBA"/>
    <w:rsid w:val="007D795D"/>
    <w:rsid w:val="007D7AB2"/>
    <w:rsid w:val="007D7CDF"/>
    <w:rsid w:val="007E03FE"/>
    <w:rsid w:val="007E080B"/>
    <w:rsid w:val="007E21EF"/>
    <w:rsid w:val="007E26B2"/>
    <w:rsid w:val="007E35BD"/>
    <w:rsid w:val="007E3DC0"/>
    <w:rsid w:val="007E4116"/>
    <w:rsid w:val="007E426E"/>
    <w:rsid w:val="007E4FCD"/>
    <w:rsid w:val="007E524C"/>
    <w:rsid w:val="007E56B2"/>
    <w:rsid w:val="007E5BE0"/>
    <w:rsid w:val="007E60FC"/>
    <w:rsid w:val="007E6DD0"/>
    <w:rsid w:val="007E74F8"/>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C15"/>
    <w:rsid w:val="00800F5C"/>
    <w:rsid w:val="008018B3"/>
    <w:rsid w:val="00801D6F"/>
    <w:rsid w:val="00802D18"/>
    <w:rsid w:val="00803830"/>
    <w:rsid w:val="00803860"/>
    <w:rsid w:val="00803B42"/>
    <w:rsid w:val="0080400F"/>
    <w:rsid w:val="008056C3"/>
    <w:rsid w:val="00810299"/>
    <w:rsid w:val="0081037F"/>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1B4"/>
    <w:rsid w:val="0082440D"/>
    <w:rsid w:val="00824B74"/>
    <w:rsid w:val="00824F20"/>
    <w:rsid w:val="00825B4D"/>
    <w:rsid w:val="0082617A"/>
    <w:rsid w:val="008262E3"/>
    <w:rsid w:val="00826546"/>
    <w:rsid w:val="0082677E"/>
    <w:rsid w:val="008268BF"/>
    <w:rsid w:val="00826E7E"/>
    <w:rsid w:val="00826F0F"/>
    <w:rsid w:val="00827146"/>
    <w:rsid w:val="0082721C"/>
    <w:rsid w:val="008305A7"/>
    <w:rsid w:val="008306C2"/>
    <w:rsid w:val="00830A02"/>
    <w:rsid w:val="00830EAF"/>
    <w:rsid w:val="008320EA"/>
    <w:rsid w:val="0083245F"/>
    <w:rsid w:val="00832762"/>
    <w:rsid w:val="00832ABB"/>
    <w:rsid w:val="00832DC9"/>
    <w:rsid w:val="00833DD4"/>
    <w:rsid w:val="00833E10"/>
    <w:rsid w:val="00833E38"/>
    <w:rsid w:val="008340A6"/>
    <w:rsid w:val="0083446A"/>
    <w:rsid w:val="00834888"/>
    <w:rsid w:val="008355D8"/>
    <w:rsid w:val="00835796"/>
    <w:rsid w:val="008362DF"/>
    <w:rsid w:val="0083670E"/>
    <w:rsid w:val="00837C3F"/>
    <w:rsid w:val="0084015C"/>
    <w:rsid w:val="00840A09"/>
    <w:rsid w:val="00840C3E"/>
    <w:rsid w:val="00841E79"/>
    <w:rsid w:val="00842B92"/>
    <w:rsid w:val="008432D0"/>
    <w:rsid w:val="00843786"/>
    <w:rsid w:val="00843F99"/>
    <w:rsid w:val="00845475"/>
    <w:rsid w:val="0084633F"/>
    <w:rsid w:val="00846F6A"/>
    <w:rsid w:val="00847265"/>
    <w:rsid w:val="00847437"/>
    <w:rsid w:val="00847E22"/>
    <w:rsid w:val="0085038D"/>
    <w:rsid w:val="0085045B"/>
    <w:rsid w:val="008508D8"/>
    <w:rsid w:val="00850AF5"/>
    <w:rsid w:val="00850D60"/>
    <w:rsid w:val="00851026"/>
    <w:rsid w:val="00852B38"/>
    <w:rsid w:val="00852DE3"/>
    <w:rsid w:val="00853955"/>
    <w:rsid w:val="00853EFA"/>
    <w:rsid w:val="008540BF"/>
    <w:rsid w:val="00854237"/>
    <w:rsid w:val="008555DE"/>
    <w:rsid w:val="00856308"/>
    <w:rsid w:val="0085670D"/>
    <w:rsid w:val="00856D9E"/>
    <w:rsid w:val="00857747"/>
    <w:rsid w:val="0086127D"/>
    <w:rsid w:val="008614D3"/>
    <w:rsid w:val="0086161A"/>
    <w:rsid w:val="008616D5"/>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5EC"/>
    <w:rsid w:val="008776C3"/>
    <w:rsid w:val="00877AB0"/>
    <w:rsid w:val="00877CAC"/>
    <w:rsid w:val="00880313"/>
    <w:rsid w:val="008805D2"/>
    <w:rsid w:val="008806AB"/>
    <w:rsid w:val="0088116D"/>
    <w:rsid w:val="008818E2"/>
    <w:rsid w:val="00881BFF"/>
    <w:rsid w:val="00881C9E"/>
    <w:rsid w:val="00881D5E"/>
    <w:rsid w:val="00881F3F"/>
    <w:rsid w:val="008823A4"/>
    <w:rsid w:val="00882E7A"/>
    <w:rsid w:val="00882EFF"/>
    <w:rsid w:val="008830DB"/>
    <w:rsid w:val="0088377A"/>
    <w:rsid w:val="00883E8E"/>
    <w:rsid w:val="00885BE8"/>
    <w:rsid w:val="008860FB"/>
    <w:rsid w:val="0088639D"/>
    <w:rsid w:val="00886441"/>
    <w:rsid w:val="00886449"/>
    <w:rsid w:val="00886739"/>
    <w:rsid w:val="0088678D"/>
    <w:rsid w:val="00886882"/>
    <w:rsid w:val="00886895"/>
    <w:rsid w:val="00887C3F"/>
    <w:rsid w:val="00890158"/>
    <w:rsid w:val="00890DB1"/>
    <w:rsid w:val="00891174"/>
    <w:rsid w:val="00891F76"/>
    <w:rsid w:val="0089238F"/>
    <w:rsid w:val="00892D30"/>
    <w:rsid w:val="00892EA3"/>
    <w:rsid w:val="00893440"/>
    <w:rsid w:val="00893BFF"/>
    <w:rsid w:val="0089533D"/>
    <w:rsid w:val="008954AA"/>
    <w:rsid w:val="00895567"/>
    <w:rsid w:val="00895F7D"/>
    <w:rsid w:val="0089686B"/>
    <w:rsid w:val="00896F20"/>
    <w:rsid w:val="00897EE6"/>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8"/>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959"/>
    <w:rsid w:val="008E7D72"/>
    <w:rsid w:val="008E7D8B"/>
    <w:rsid w:val="008F0E8A"/>
    <w:rsid w:val="008F11F4"/>
    <w:rsid w:val="008F13DD"/>
    <w:rsid w:val="008F1419"/>
    <w:rsid w:val="008F163C"/>
    <w:rsid w:val="008F1A1B"/>
    <w:rsid w:val="008F2408"/>
    <w:rsid w:val="008F240A"/>
    <w:rsid w:val="008F358F"/>
    <w:rsid w:val="008F455E"/>
    <w:rsid w:val="008F475D"/>
    <w:rsid w:val="008F47C6"/>
    <w:rsid w:val="008F4C16"/>
    <w:rsid w:val="008F4CBD"/>
    <w:rsid w:val="008F5D78"/>
    <w:rsid w:val="008F6310"/>
    <w:rsid w:val="008F63E6"/>
    <w:rsid w:val="008F653A"/>
    <w:rsid w:val="008F767B"/>
    <w:rsid w:val="008F7B30"/>
    <w:rsid w:val="008F7E77"/>
    <w:rsid w:val="008F7E8F"/>
    <w:rsid w:val="008F7F95"/>
    <w:rsid w:val="00900FD3"/>
    <w:rsid w:val="00901EF4"/>
    <w:rsid w:val="00901F4E"/>
    <w:rsid w:val="009024D2"/>
    <w:rsid w:val="00903D01"/>
    <w:rsid w:val="0090412A"/>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1A9"/>
    <w:rsid w:val="0091220D"/>
    <w:rsid w:val="00912820"/>
    <w:rsid w:val="00912B16"/>
    <w:rsid w:val="00913175"/>
    <w:rsid w:val="0091338B"/>
    <w:rsid w:val="00913907"/>
    <w:rsid w:val="00913FB3"/>
    <w:rsid w:val="00914EED"/>
    <w:rsid w:val="00915122"/>
    <w:rsid w:val="009165C7"/>
    <w:rsid w:val="0091681C"/>
    <w:rsid w:val="009168ED"/>
    <w:rsid w:val="00916B60"/>
    <w:rsid w:val="00916C31"/>
    <w:rsid w:val="00917B42"/>
    <w:rsid w:val="00920605"/>
    <w:rsid w:val="00920A30"/>
    <w:rsid w:val="00920A87"/>
    <w:rsid w:val="00920D30"/>
    <w:rsid w:val="009215A2"/>
    <w:rsid w:val="009220A1"/>
    <w:rsid w:val="00922DE2"/>
    <w:rsid w:val="0092352C"/>
    <w:rsid w:val="009237DD"/>
    <w:rsid w:val="00924C76"/>
    <w:rsid w:val="00925C13"/>
    <w:rsid w:val="00925EC0"/>
    <w:rsid w:val="00925F98"/>
    <w:rsid w:val="00926480"/>
    <w:rsid w:val="0092720F"/>
    <w:rsid w:val="009278A7"/>
    <w:rsid w:val="00930B09"/>
    <w:rsid w:val="00930CBD"/>
    <w:rsid w:val="00930EDA"/>
    <w:rsid w:val="00931353"/>
    <w:rsid w:val="00931793"/>
    <w:rsid w:val="009319E7"/>
    <w:rsid w:val="00931A05"/>
    <w:rsid w:val="00932694"/>
    <w:rsid w:val="00932ACB"/>
    <w:rsid w:val="009332CB"/>
    <w:rsid w:val="00933739"/>
    <w:rsid w:val="009341A8"/>
    <w:rsid w:val="009348D1"/>
    <w:rsid w:val="00935BE9"/>
    <w:rsid w:val="00936908"/>
    <w:rsid w:val="00936ABB"/>
    <w:rsid w:val="00936FA8"/>
    <w:rsid w:val="00937CDB"/>
    <w:rsid w:val="00940571"/>
    <w:rsid w:val="0094094D"/>
    <w:rsid w:val="00940AF0"/>
    <w:rsid w:val="00940FF1"/>
    <w:rsid w:val="00941C73"/>
    <w:rsid w:val="00941F24"/>
    <w:rsid w:val="009428DE"/>
    <w:rsid w:val="00943359"/>
    <w:rsid w:val="00943F89"/>
    <w:rsid w:val="009448E2"/>
    <w:rsid w:val="00944A5F"/>
    <w:rsid w:val="00944DC9"/>
    <w:rsid w:val="00944FA6"/>
    <w:rsid w:val="00944FBE"/>
    <w:rsid w:val="009452FD"/>
    <w:rsid w:val="009456BC"/>
    <w:rsid w:val="00945799"/>
    <w:rsid w:val="00945C32"/>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63"/>
    <w:rsid w:val="00956099"/>
    <w:rsid w:val="0095681D"/>
    <w:rsid w:val="00956AA0"/>
    <w:rsid w:val="0095723B"/>
    <w:rsid w:val="00957893"/>
    <w:rsid w:val="00957E86"/>
    <w:rsid w:val="00960AC6"/>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1FC2"/>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2AA"/>
    <w:rsid w:val="00977DB7"/>
    <w:rsid w:val="009808ED"/>
    <w:rsid w:val="009813F3"/>
    <w:rsid w:val="00982925"/>
    <w:rsid w:val="00982DCD"/>
    <w:rsid w:val="00984902"/>
    <w:rsid w:val="00984D5A"/>
    <w:rsid w:val="00984ED6"/>
    <w:rsid w:val="00985081"/>
    <w:rsid w:val="0098549F"/>
    <w:rsid w:val="009855AA"/>
    <w:rsid w:val="00985790"/>
    <w:rsid w:val="00985AEC"/>
    <w:rsid w:val="00986236"/>
    <w:rsid w:val="009862FB"/>
    <w:rsid w:val="00986E36"/>
    <w:rsid w:val="009876A6"/>
    <w:rsid w:val="00987E97"/>
    <w:rsid w:val="0099162E"/>
    <w:rsid w:val="0099268E"/>
    <w:rsid w:val="00992A88"/>
    <w:rsid w:val="009932F8"/>
    <w:rsid w:val="009934F7"/>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3BD"/>
    <w:rsid w:val="009A29D0"/>
    <w:rsid w:val="009A2DD2"/>
    <w:rsid w:val="009A3121"/>
    <w:rsid w:val="009A3175"/>
    <w:rsid w:val="009A3DD3"/>
    <w:rsid w:val="009A4816"/>
    <w:rsid w:val="009A48F7"/>
    <w:rsid w:val="009A50E1"/>
    <w:rsid w:val="009A5147"/>
    <w:rsid w:val="009A5994"/>
    <w:rsid w:val="009A604E"/>
    <w:rsid w:val="009A6901"/>
    <w:rsid w:val="009A6A7B"/>
    <w:rsid w:val="009A780B"/>
    <w:rsid w:val="009B03AF"/>
    <w:rsid w:val="009B0F0F"/>
    <w:rsid w:val="009B0F87"/>
    <w:rsid w:val="009B1476"/>
    <w:rsid w:val="009B24DA"/>
    <w:rsid w:val="009B304C"/>
    <w:rsid w:val="009B3233"/>
    <w:rsid w:val="009B35AA"/>
    <w:rsid w:val="009B3DDF"/>
    <w:rsid w:val="009B3FFA"/>
    <w:rsid w:val="009B412D"/>
    <w:rsid w:val="009B43C4"/>
    <w:rsid w:val="009B554B"/>
    <w:rsid w:val="009B5573"/>
    <w:rsid w:val="009B5EC8"/>
    <w:rsid w:val="009B6653"/>
    <w:rsid w:val="009B6C1A"/>
    <w:rsid w:val="009B6FE4"/>
    <w:rsid w:val="009B7338"/>
    <w:rsid w:val="009B7A8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940"/>
    <w:rsid w:val="009C7CA1"/>
    <w:rsid w:val="009D00E8"/>
    <w:rsid w:val="009D00F0"/>
    <w:rsid w:val="009D0153"/>
    <w:rsid w:val="009D01EE"/>
    <w:rsid w:val="009D0247"/>
    <w:rsid w:val="009D08D7"/>
    <w:rsid w:val="009D09AC"/>
    <w:rsid w:val="009D0A00"/>
    <w:rsid w:val="009D0A53"/>
    <w:rsid w:val="009D1539"/>
    <w:rsid w:val="009D159A"/>
    <w:rsid w:val="009D1874"/>
    <w:rsid w:val="009D1CD0"/>
    <w:rsid w:val="009D1EB7"/>
    <w:rsid w:val="009D1F61"/>
    <w:rsid w:val="009D2184"/>
    <w:rsid w:val="009D2BD2"/>
    <w:rsid w:val="009D36B5"/>
    <w:rsid w:val="009D3FF7"/>
    <w:rsid w:val="009D43A7"/>
    <w:rsid w:val="009D5EBF"/>
    <w:rsid w:val="009D6080"/>
    <w:rsid w:val="009D60B0"/>
    <w:rsid w:val="009D6455"/>
    <w:rsid w:val="009D690F"/>
    <w:rsid w:val="009D6B6B"/>
    <w:rsid w:val="009D6DC7"/>
    <w:rsid w:val="009D7127"/>
    <w:rsid w:val="009D7690"/>
    <w:rsid w:val="009E0288"/>
    <w:rsid w:val="009E09C0"/>
    <w:rsid w:val="009E0B02"/>
    <w:rsid w:val="009E1005"/>
    <w:rsid w:val="009E1885"/>
    <w:rsid w:val="009E386A"/>
    <w:rsid w:val="009E4CFA"/>
    <w:rsid w:val="009E525E"/>
    <w:rsid w:val="009E5455"/>
    <w:rsid w:val="009E5844"/>
    <w:rsid w:val="009E5A20"/>
    <w:rsid w:val="009E6510"/>
    <w:rsid w:val="009E7689"/>
    <w:rsid w:val="009F0C13"/>
    <w:rsid w:val="009F0E60"/>
    <w:rsid w:val="009F0F1A"/>
    <w:rsid w:val="009F1311"/>
    <w:rsid w:val="009F138B"/>
    <w:rsid w:val="009F146F"/>
    <w:rsid w:val="009F1DED"/>
    <w:rsid w:val="009F218B"/>
    <w:rsid w:val="009F3095"/>
    <w:rsid w:val="009F3870"/>
    <w:rsid w:val="009F3CA4"/>
    <w:rsid w:val="009F4447"/>
    <w:rsid w:val="009F4A97"/>
    <w:rsid w:val="009F4FDF"/>
    <w:rsid w:val="009F5568"/>
    <w:rsid w:val="009F5A8E"/>
    <w:rsid w:val="009F5BFC"/>
    <w:rsid w:val="009F60A0"/>
    <w:rsid w:val="009F714F"/>
    <w:rsid w:val="009F7443"/>
    <w:rsid w:val="009F76F9"/>
    <w:rsid w:val="009F7A34"/>
    <w:rsid w:val="00A016D6"/>
    <w:rsid w:val="00A02B26"/>
    <w:rsid w:val="00A030A1"/>
    <w:rsid w:val="00A035C3"/>
    <w:rsid w:val="00A03973"/>
    <w:rsid w:val="00A0426D"/>
    <w:rsid w:val="00A0444A"/>
    <w:rsid w:val="00A0539D"/>
    <w:rsid w:val="00A0541A"/>
    <w:rsid w:val="00A05735"/>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8EB"/>
    <w:rsid w:val="00A25DC9"/>
    <w:rsid w:val="00A261E8"/>
    <w:rsid w:val="00A2714E"/>
    <w:rsid w:val="00A2759D"/>
    <w:rsid w:val="00A27F1E"/>
    <w:rsid w:val="00A30410"/>
    <w:rsid w:val="00A30B93"/>
    <w:rsid w:val="00A30BA1"/>
    <w:rsid w:val="00A30DBA"/>
    <w:rsid w:val="00A310FD"/>
    <w:rsid w:val="00A318B0"/>
    <w:rsid w:val="00A31F69"/>
    <w:rsid w:val="00A32389"/>
    <w:rsid w:val="00A3264E"/>
    <w:rsid w:val="00A33186"/>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1D4D"/>
    <w:rsid w:val="00A42014"/>
    <w:rsid w:val="00A436D0"/>
    <w:rsid w:val="00A43EFC"/>
    <w:rsid w:val="00A4519A"/>
    <w:rsid w:val="00A45F38"/>
    <w:rsid w:val="00A46F2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57039"/>
    <w:rsid w:val="00A6014F"/>
    <w:rsid w:val="00A604C1"/>
    <w:rsid w:val="00A60DA4"/>
    <w:rsid w:val="00A6104B"/>
    <w:rsid w:val="00A61408"/>
    <w:rsid w:val="00A617E6"/>
    <w:rsid w:val="00A61C90"/>
    <w:rsid w:val="00A629C8"/>
    <w:rsid w:val="00A63D71"/>
    <w:rsid w:val="00A6468A"/>
    <w:rsid w:val="00A64803"/>
    <w:rsid w:val="00A64A96"/>
    <w:rsid w:val="00A650D4"/>
    <w:rsid w:val="00A65BFF"/>
    <w:rsid w:val="00A65D4B"/>
    <w:rsid w:val="00A65DB1"/>
    <w:rsid w:val="00A66719"/>
    <w:rsid w:val="00A66F25"/>
    <w:rsid w:val="00A67277"/>
    <w:rsid w:val="00A67488"/>
    <w:rsid w:val="00A67DD8"/>
    <w:rsid w:val="00A67E04"/>
    <w:rsid w:val="00A70368"/>
    <w:rsid w:val="00A70A60"/>
    <w:rsid w:val="00A715E0"/>
    <w:rsid w:val="00A71851"/>
    <w:rsid w:val="00A71A22"/>
    <w:rsid w:val="00A722D1"/>
    <w:rsid w:val="00A7230B"/>
    <w:rsid w:val="00A7243E"/>
    <w:rsid w:val="00A72787"/>
    <w:rsid w:val="00A72867"/>
    <w:rsid w:val="00A72C14"/>
    <w:rsid w:val="00A72C31"/>
    <w:rsid w:val="00A737C5"/>
    <w:rsid w:val="00A73A35"/>
    <w:rsid w:val="00A73AD4"/>
    <w:rsid w:val="00A752D4"/>
    <w:rsid w:val="00A7557B"/>
    <w:rsid w:val="00A7575C"/>
    <w:rsid w:val="00A75F69"/>
    <w:rsid w:val="00A76BB2"/>
    <w:rsid w:val="00A76FDC"/>
    <w:rsid w:val="00A80C4C"/>
    <w:rsid w:val="00A8123D"/>
    <w:rsid w:val="00A81E6E"/>
    <w:rsid w:val="00A82309"/>
    <w:rsid w:val="00A8288A"/>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6EB9"/>
    <w:rsid w:val="00A87102"/>
    <w:rsid w:val="00A87212"/>
    <w:rsid w:val="00A87DF5"/>
    <w:rsid w:val="00A87E9F"/>
    <w:rsid w:val="00A90599"/>
    <w:rsid w:val="00A91A8A"/>
    <w:rsid w:val="00A91C35"/>
    <w:rsid w:val="00A91F76"/>
    <w:rsid w:val="00A921CC"/>
    <w:rsid w:val="00A922EA"/>
    <w:rsid w:val="00A92533"/>
    <w:rsid w:val="00A92F06"/>
    <w:rsid w:val="00A937DD"/>
    <w:rsid w:val="00A93A82"/>
    <w:rsid w:val="00A93E13"/>
    <w:rsid w:val="00A94296"/>
    <w:rsid w:val="00A9450E"/>
    <w:rsid w:val="00A952EE"/>
    <w:rsid w:val="00A95343"/>
    <w:rsid w:val="00A95F50"/>
    <w:rsid w:val="00A96695"/>
    <w:rsid w:val="00A968CA"/>
    <w:rsid w:val="00A974AE"/>
    <w:rsid w:val="00AA0A3C"/>
    <w:rsid w:val="00AA0B98"/>
    <w:rsid w:val="00AA10F5"/>
    <w:rsid w:val="00AA1861"/>
    <w:rsid w:val="00AA2C7F"/>
    <w:rsid w:val="00AA2E57"/>
    <w:rsid w:val="00AA38A3"/>
    <w:rsid w:val="00AA43A9"/>
    <w:rsid w:val="00AA4C4C"/>
    <w:rsid w:val="00AA4DED"/>
    <w:rsid w:val="00AA4E0A"/>
    <w:rsid w:val="00AA4EEE"/>
    <w:rsid w:val="00AA512C"/>
    <w:rsid w:val="00AA5787"/>
    <w:rsid w:val="00AA6A01"/>
    <w:rsid w:val="00AA7AD0"/>
    <w:rsid w:val="00AB12E0"/>
    <w:rsid w:val="00AB1980"/>
    <w:rsid w:val="00AB19CC"/>
    <w:rsid w:val="00AB23E6"/>
    <w:rsid w:val="00AB27B9"/>
    <w:rsid w:val="00AB2995"/>
    <w:rsid w:val="00AB35C8"/>
    <w:rsid w:val="00AB3744"/>
    <w:rsid w:val="00AB3C79"/>
    <w:rsid w:val="00AB3D81"/>
    <w:rsid w:val="00AB4F3C"/>
    <w:rsid w:val="00AB5E12"/>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3266"/>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D7E67"/>
    <w:rsid w:val="00AE00E9"/>
    <w:rsid w:val="00AE054D"/>
    <w:rsid w:val="00AE0A7C"/>
    <w:rsid w:val="00AE0F56"/>
    <w:rsid w:val="00AE1833"/>
    <w:rsid w:val="00AE200A"/>
    <w:rsid w:val="00AE2527"/>
    <w:rsid w:val="00AE2E09"/>
    <w:rsid w:val="00AE3215"/>
    <w:rsid w:val="00AE402E"/>
    <w:rsid w:val="00AE47E5"/>
    <w:rsid w:val="00AE4A6F"/>
    <w:rsid w:val="00AE4B5B"/>
    <w:rsid w:val="00AE4BAC"/>
    <w:rsid w:val="00AE52AA"/>
    <w:rsid w:val="00AE54F7"/>
    <w:rsid w:val="00AE5AB2"/>
    <w:rsid w:val="00AE5FD5"/>
    <w:rsid w:val="00AE6E00"/>
    <w:rsid w:val="00AE6E44"/>
    <w:rsid w:val="00AE7BD3"/>
    <w:rsid w:val="00AE7E9D"/>
    <w:rsid w:val="00AF05AA"/>
    <w:rsid w:val="00AF0F61"/>
    <w:rsid w:val="00AF1419"/>
    <w:rsid w:val="00AF19C3"/>
    <w:rsid w:val="00AF1ABD"/>
    <w:rsid w:val="00AF21F2"/>
    <w:rsid w:val="00AF2318"/>
    <w:rsid w:val="00AF2ADA"/>
    <w:rsid w:val="00AF2CC9"/>
    <w:rsid w:val="00AF2E01"/>
    <w:rsid w:val="00AF2F31"/>
    <w:rsid w:val="00AF3003"/>
    <w:rsid w:val="00AF485E"/>
    <w:rsid w:val="00AF4C69"/>
    <w:rsid w:val="00AF5526"/>
    <w:rsid w:val="00AF5955"/>
    <w:rsid w:val="00AF7F44"/>
    <w:rsid w:val="00B00210"/>
    <w:rsid w:val="00B0032B"/>
    <w:rsid w:val="00B00921"/>
    <w:rsid w:val="00B01A66"/>
    <w:rsid w:val="00B01F15"/>
    <w:rsid w:val="00B04390"/>
    <w:rsid w:val="00B056AE"/>
    <w:rsid w:val="00B07332"/>
    <w:rsid w:val="00B075FC"/>
    <w:rsid w:val="00B10464"/>
    <w:rsid w:val="00B109EE"/>
    <w:rsid w:val="00B11578"/>
    <w:rsid w:val="00B11FD7"/>
    <w:rsid w:val="00B126F9"/>
    <w:rsid w:val="00B13D1E"/>
    <w:rsid w:val="00B14A1E"/>
    <w:rsid w:val="00B14E7D"/>
    <w:rsid w:val="00B1586C"/>
    <w:rsid w:val="00B160D4"/>
    <w:rsid w:val="00B160F9"/>
    <w:rsid w:val="00B1639F"/>
    <w:rsid w:val="00B16EDD"/>
    <w:rsid w:val="00B16EE8"/>
    <w:rsid w:val="00B17688"/>
    <w:rsid w:val="00B17869"/>
    <w:rsid w:val="00B17B8E"/>
    <w:rsid w:val="00B20023"/>
    <w:rsid w:val="00B2172E"/>
    <w:rsid w:val="00B21B97"/>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086"/>
    <w:rsid w:val="00B3609B"/>
    <w:rsid w:val="00B36124"/>
    <w:rsid w:val="00B364F9"/>
    <w:rsid w:val="00B366A1"/>
    <w:rsid w:val="00B3683A"/>
    <w:rsid w:val="00B3727B"/>
    <w:rsid w:val="00B37879"/>
    <w:rsid w:val="00B37B31"/>
    <w:rsid w:val="00B37FF5"/>
    <w:rsid w:val="00B40201"/>
    <w:rsid w:val="00B40AAF"/>
    <w:rsid w:val="00B41033"/>
    <w:rsid w:val="00B41B54"/>
    <w:rsid w:val="00B41FBA"/>
    <w:rsid w:val="00B4247F"/>
    <w:rsid w:val="00B42A99"/>
    <w:rsid w:val="00B4329F"/>
    <w:rsid w:val="00B4398F"/>
    <w:rsid w:val="00B4459B"/>
    <w:rsid w:val="00B44931"/>
    <w:rsid w:val="00B4593A"/>
    <w:rsid w:val="00B45CCF"/>
    <w:rsid w:val="00B45D49"/>
    <w:rsid w:val="00B45F3E"/>
    <w:rsid w:val="00B46419"/>
    <w:rsid w:val="00B473D3"/>
    <w:rsid w:val="00B47FF5"/>
    <w:rsid w:val="00B515B2"/>
    <w:rsid w:val="00B5169D"/>
    <w:rsid w:val="00B52363"/>
    <w:rsid w:val="00B526D1"/>
    <w:rsid w:val="00B53358"/>
    <w:rsid w:val="00B534BC"/>
    <w:rsid w:val="00B540C8"/>
    <w:rsid w:val="00B5449F"/>
    <w:rsid w:val="00B54C94"/>
    <w:rsid w:val="00B563A8"/>
    <w:rsid w:val="00B56D1A"/>
    <w:rsid w:val="00B56D57"/>
    <w:rsid w:val="00B57663"/>
    <w:rsid w:val="00B5769F"/>
    <w:rsid w:val="00B5772F"/>
    <w:rsid w:val="00B60308"/>
    <w:rsid w:val="00B60B7B"/>
    <w:rsid w:val="00B61AE2"/>
    <w:rsid w:val="00B61EC8"/>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1A4F"/>
    <w:rsid w:val="00B72590"/>
    <w:rsid w:val="00B72868"/>
    <w:rsid w:val="00B73054"/>
    <w:rsid w:val="00B732EF"/>
    <w:rsid w:val="00B74177"/>
    <w:rsid w:val="00B74585"/>
    <w:rsid w:val="00B747A4"/>
    <w:rsid w:val="00B75617"/>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3F9F"/>
    <w:rsid w:val="00B84F43"/>
    <w:rsid w:val="00B85CE6"/>
    <w:rsid w:val="00B873E8"/>
    <w:rsid w:val="00B87784"/>
    <w:rsid w:val="00B87BDF"/>
    <w:rsid w:val="00B900DF"/>
    <w:rsid w:val="00B913A5"/>
    <w:rsid w:val="00B921EF"/>
    <w:rsid w:val="00B92AEF"/>
    <w:rsid w:val="00B93B66"/>
    <w:rsid w:val="00B953DD"/>
    <w:rsid w:val="00B95E8B"/>
    <w:rsid w:val="00B9612C"/>
    <w:rsid w:val="00B9644D"/>
    <w:rsid w:val="00B96C77"/>
    <w:rsid w:val="00B97E81"/>
    <w:rsid w:val="00BA06A7"/>
    <w:rsid w:val="00BA0C3B"/>
    <w:rsid w:val="00BA12C5"/>
    <w:rsid w:val="00BA14F7"/>
    <w:rsid w:val="00BA161A"/>
    <w:rsid w:val="00BA16CF"/>
    <w:rsid w:val="00BA19B7"/>
    <w:rsid w:val="00BA2B1C"/>
    <w:rsid w:val="00BA3A12"/>
    <w:rsid w:val="00BA461B"/>
    <w:rsid w:val="00BA5868"/>
    <w:rsid w:val="00BA5ED9"/>
    <w:rsid w:val="00BA64B1"/>
    <w:rsid w:val="00BA67E7"/>
    <w:rsid w:val="00BA6867"/>
    <w:rsid w:val="00BA6F41"/>
    <w:rsid w:val="00BB03A0"/>
    <w:rsid w:val="00BB0421"/>
    <w:rsid w:val="00BB06A1"/>
    <w:rsid w:val="00BB10F5"/>
    <w:rsid w:val="00BB24D9"/>
    <w:rsid w:val="00BB3250"/>
    <w:rsid w:val="00BB4774"/>
    <w:rsid w:val="00BB50A7"/>
    <w:rsid w:val="00BB54AE"/>
    <w:rsid w:val="00BB5EA2"/>
    <w:rsid w:val="00BB6140"/>
    <w:rsid w:val="00BB6B3E"/>
    <w:rsid w:val="00BB7845"/>
    <w:rsid w:val="00BC08C1"/>
    <w:rsid w:val="00BC0DAC"/>
    <w:rsid w:val="00BC0EDB"/>
    <w:rsid w:val="00BC123E"/>
    <w:rsid w:val="00BC1244"/>
    <w:rsid w:val="00BC1360"/>
    <w:rsid w:val="00BC141A"/>
    <w:rsid w:val="00BC1856"/>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0FE7"/>
    <w:rsid w:val="00BE1FD0"/>
    <w:rsid w:val="00BE207A"/>
    <w:rsid w:val="00BE23D3"/>
    <w:rsid w:val="00BE24B8"/>
    <w:rsid w:val="00BE2B82"/>
    <w:rsid w:val="00BE2C8F"/>
    <w:rsid w:val="00BE2FE2"/>
    <w:rsid w:val="00BE5033"/>
    <w:rsid w:val="00BE5C84"/>
    <w:rsid w:val="00BE628E"/>
    <w:rsid w:val="00BE63E1"/>
    <w:rsid w:val="00BE65BA"/>
    <w:rsid w:val="00BE6933"/>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3EB"/>
    <w:rsid w:val="00BF67E1"/>
    <w:rsid w:val="00BF6FA3"/>
    <w:rsid w:val="00BF7571"/>
    <w:rsid w:val="00BF7B93"/>
    <w:rsid w:val="00BF7E31"/>
    <w:rsid w:val="00BF7F40"/>
    <w:rsid w:val="00C000CA"/>
    <w:rsid w:val="00C00614"/>
    <w:rsid w:val="00C006D2"/>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033"/>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3807"/>
    <w:rsid w:val="00C240A3"/>
    <w:rsid w:val="00C2443E"/>
    <w:rsid w:val="00C24470"/>
    <w:rsid w:val="00C2468F"/>
    <w:rsid w:val="00C2477E"/>
    <w:rsid w:val="00C2478D"/>
    <w:rsid w:val="00C247C0"/>
    <w:rsid w:val="00C24C01"/>
    <w:rsid w:val="00C25306"/>
    <w:rsid w:val="00C25CC9"/>
    <w:rsid w:val="00C26966"/>
    <w:rsid w:val="00C26E22"/>
    <w:rsid w:val="00C27966"/>
    <w:rsid w:val="00C27BF1"/>
    <w:rsid w:val="00C30471"/>
    <w:rsid w:val="00C3173F"/>
    <w:rsid w:val="00C318AA"/>
    <w:rsid w:val="00C3306E"/>
    <w:rsid w:val="00C33102"/>
    <w:rsid w:val="00C33149"/>
    <w:rsid w:val="00C33342"/>
    <w:rsid w:val="00C33E5C"/>
    <w:rsid w:val="00C3427E"/>
    <w:rsid w:val="00C342BE"/>
    <w:rsid w:val="00C343D8"/>
    <w:rsid w:val="00C34C7B"/>
    <w:rsid w:val="00C34DE5"/>
    <w:rsid w:val="00C35CF1"/>
    <w:rsid w:val="00C36726"/>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02AD"/>
    <w:rsid w:val="00C52566"/>
    <w:rsid w:val="00C527BD"/>
    <w:rsid w:val="00C53615"/>
    <w:rsid w:val="00C53830"/>
    <w:rsid w:val="00C53B69"/>
    <w:rsid w:val="00C53C6C"/>
    <w:rsid w:val="00C53E0C"/>
    <w:rsid w:val="00C545B1"/>
    <w:rsid w:val="00C54713"/>
    <w:rsid w:val="00C552BE"/>
    <w:rsid w:val="00C55992"/>
    <w:rsid w:val="00C55B8E"/>
    <w:rsid w:val="00C57708"/>
    <w:rsid w:val="00C579E7"/>
    <w:rsid w:val="00C57F3A"/>
    <w:rsid w:val="00C60CDC"/>
    <w:rsid w:val="00C618EA"/>
    <w:rsid w:val="00C61F76"/>
    <w:rsid w:val="00C623C0"/>
    <w:rsid w:val="00C63524"/>
    <w:rsid w:val="00C63791"/>
    <w:rsid w:val="00C637F9"/>
    <w:rsid w:val="00C641AA"/>
    <w:rsid w:val="00C6504C"/>
    <w:rsid w:val="00C651A1"/>
    <w:rsid w:val="00C651F6"/>
    <w:rsid w:val="00C65466"/>
    <w:rsid w:val="00C65996"/>
    <w:rsid w:val="00C65F02"/>
    <w:rsid w:val="00C67643"/>
    <w:rsid w:val="00C67DB0"/>
    <w:rsid w:val="00C703FD"/>
    <w:rsid w:val="00C709B1"/>
    <w:rsid w:val="00C712B4"/>
    <w:rsid w:val="00C713B0"/>
    <w:rsid w:val="00C714B0"/>
    <w:rsid w:val="00C7226E"/>
    <w:rsid w:val="00C722BD"/>
    <w:rsid w:val="00C72AA6"/>
    <w:rsid w:val="00C7307A"/>
    <w:rsid w:val="00C73352"/>
    <w:rsid w:val="00C73851"/>
    <w:rsid w:val="00C73F6A"/>
    <w:rsid w:val="00C7440B"/>
    <w:rsid w:val="00C746B8"/>
    <w:rsid w:val="00C75D3C"/>
    <w:rsid w:val="00C75E46"/>
    <w:rsid w:val="00C75ED5"/>
    <w:rsid w:val="00C762F6"/>
    <w:rsid w:val="00C77516"/>
    <w:rsid w:val="00C77B34"/>
    <w:rsid w:val="00C801D7"/>
    <w:rsid w:val="00C80314"/>
    <w:rsid w:val="00C80B0A"/>
    <w:rsid w:val="00C80D69"/>
    <w:rsid w:val="00C81B2F"/>
    <w:rsid w:val="00C82A29"/>
    <w:rsid w:val="00C82A6D"/>
    <w:rsid w:val="00C82CC7"/>
    <w:rsid w:val="00C8349A"/>
    <w:rsid w:val="00C835FC"/>
    <w:rsid w:val="00C83888"/>
    <w:rsid w:val="00C83E87"/>
    <w:rsid w:val="00C840C1"/>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97F96"/>
    <w:rsid w:val="00CA006B"/>
    <w:rsid w:val="00CA051E"/>
    <w:rsid w:val="00CA0B22"/>
    <w:rsid w:val="00CA0B32"/>
    <w:rsid w:val="00CA1871"/>
    <w:rsid w:val="00CA1996"/>
    <w:rsid w:val="00CA1A05"/>
    <w:rsid w:val="00CA1B2D"/>
    <w:rsid w:val="00CA3790"/>
    <w:rsid w:val="00CA3EBA"/>
    <w:rsid w:val="00CA4190"/>
    <w:rsid w:val="00CA44CA"/>
    <w:rsid w:val="00CA4508"/>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3F47"/>
    <w:rsid w:val="00CC3FDF"/>
    <w:rsid w:val="00CC4246"/>
    <w:rsid w:val="00CC580B"/>
    <w:rsid w:val="00CC6943"/>
    <w:rsid w:val="00CC6C92"/>
    <w:rsid w:val="00CC6EAF"/>
    <w:rsid w:val="00CC70CC"/>
    <w:rsid w:val="00CD0A9B"/>
    <w:rsid w:val="00CD0B85"/>
    <w:rsid w:val="00CD0DC8"/>
    <w:rsid w:val="00CD11B7"/>
    <w:rsid w:val="00CD1A9F"/>
    <w:rsid w:val="00CD222D"/>
    <w:rsid w:val="00CD23C8"/>
    <w:rsid w:val="00CD2565"/>
    <w:rsid w:val="00CD2C12"/>
    <w:rsid w:val="00CD34FC"/>
    <w:rsid w:val="00CD36D6"/>
    <w:rsid w:val="00CD3954"/>
    <w:rsid w:val="00CD42D7"/>
    <w:rsid w:val="00CD4AAB"/>
    <w:rsid w:val="00CD4C66"/>
    <w:rsid w:val="00CD4DF3"/>
    <w:rsid w:val="00CD550E"/>
    <w:rsid w:val="00CD5BCF"/>
    <w:rsid w:val="00CD5D95"/>
    <w:rsid w:val="00CD6722"/>
    <w:rsid w:val="00CD7AB6"/>
    <w:rsid w:val="00CE0ACC"/>
    <w:rsid w:val="00CE0EBD"/>
    <w:rsid w:val="00CE10FA"/>
    <w:rsid w:val="00CE15D6"/>
    <w:rsid w:val="00CE1DA7"/>
    <w:rsid w:val="00CE1F22"/>
    <w:rsid w:val="00CE267F"/>
    <w:rsid w:val="00CE2C34"/>
    <w:rsid w:val="00CE4E2C"/>
    <w:rsid w:val="00CE4F4F"/>
    <w:rsid w:val="00CE4F59"/>
    <w:rsid w:val="00CE519D"/>
    <w:rsid w:val="00CE5635"/>
    <w:rsid w:val="00CE581F"/>
    <w:rsid w:val="00CE6611"/>
    <w:rsid w:val="00CE6C9E"/>
    <w:rsid w:val="00CE7590"/>
    <w:rsid w:val="00CF0014"/>
    <w:rsid w:val="00CF1CF7"/>
    <w:rsid w:val="00CF25AD"/>
    <w:rsid w:val="00CF3776"/>
    <w:rsid w:val="00CF3A8C"/>
    <w:rsid w:val="00CF51A6"/>
    <w:rsid w:val="00CF5256"/>
    <w:rsid w:val="00CF5510"/>
    <w:rsid w:val="00CF6DB1"/>
    <w:rsid w:val="00CF7858"/>
    <w:rsid w:val="00D0021E"/>
    <w:rsid w:val="00D009DB"/>
    <w:rsid w:val="00D00E6B"/>
    <w:rsid w:val="00D01920"/>
    <w:rsid w:val="00D01CB3"/>
    <w:rsid w:val="00D025A8"/>
    <w:rsid w:val="00D03175"/>
    <w:rsid w:val="00D03E8B"/>
    <w:rsid w:val="00D04522"/>
    <w:rsid w:val="00D0480C"/>
    <w:rsid w:val="00D0523C"/>
    <w:rsid w:val="00D0524F"/>
    <w:rsid w:val="00D052AA"/>
    <w:rsid w:val="00D057CA"/>
    <w:rsid w:val="00D05B82"/>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C87"/>
    <w:rsid w:val="00D21EB0"/>
    <w:rsid w:val="00D224F5"/>
    <w:rsid w:val="00D23112"/>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600"/>
    <w:rsid w:val="00D3282C"/>
    <w:rsid w:val="00D34F16"/>
    <w:rsid w:val="00D34F9D"/>
    <w:rsid w:val="00D3598D"/>
    <w:rsid w:val="00D35AFC"/>
    <w:rsid w:val="00D36037"/>
    <w:rsid w:val="00D360CD"/>
    <w:rsid w:val="00D3695C"/>
    <w:rsid w:val="00D36D77"/>
    <w:rsid w:val="00D37101"/>
    <w:rsid w:val="00D40E29"/>
    <w:rsid w:val="00D42EBE"/>
    <w:rsid w:val="00D43441"/>
    <w:rsid w:val="00D43D65"/>
    <w:rsid w:val="00D44394"/>
    <w:rsid w:val="00D4439F"/>
    <w:rsid w:val="00D4449C"/>
    <w:rsid w:val="00D447DE"/>
    <w:rsid w:val="00D44A57"/>
    <w:rsid w:val="00D45167"/>
    <w:rsid w:val="00D4624F"/>
    <w:rsid w:val="00D465D8"/>
    <w:rsid w:val="00D51A19"/>
    <w:rsid w:val="00D5234F"/>
    <w:rsid w:val="00D5459B"/>
    <w:rsid w:val="00D5479A"/>
    <w:rsid w:val="00D54FF5"/>
    <w:rsid w:val="00D55E00"/>
    <w:rsid w:val="00D5799A"/>
    <w:rsid w:val="00D579C7"/>
    <w:rsid w:val="00D57C6D"/>
    <w:rsid w:val="00D603AD"/>
    <w:rsid w:val="00D60A3D"/>
    <w:rsid w:val="00D60D2A"/>
    <w:rsid w:val="00D61072"/>
    <w:rsid w:val="00D6169A"/>
    <w:rsid w:val="00D61FB1"/>
    <w:rsid w:val="00D62149"/>
    <w:rsid w:val="00D621A0"/>
    <w:rsid w:val="00D6283A"/>
    <w:rsid w:val="00D62903"/>
    <w:rsid w:val="00D62BF7"/>
    <w:rsid w:val="00D638E3"/>
    <w:rsid w:val="00D63DCB"/>
    <w:rsid w:val="00D63F54"/>
    <w:rsid w:val="00D6492C"/>
    <w:rsid w:val="00D66E3F"/>
    <w:rsid w:val="00D66EBF"/>
    <w:rsid w:val="00D67378"/>
    <w:rsid w:val="00D677D9"/>
    <w:rsid w:val="00D67C12"/>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184"/>
    <w:rsid w:val="00D77267"/>
    <w:rsid w:val="00D77B90"/>
    <w:rsid w:val="00D8061C"/>
    <w:rsid w:val="00D807AC"/>
    <w:rsid w:val="00D80DBC"/>
    <w:rsid w:val="00D80DBE"/>
    <w:rsid w:val="00D812E4"/>
    <w:rsid w:val="00D812F4"/>
    <w:rsid w:val="00D81309"/>
    <w:rsid w:val="00D81583"/>
    <w:rsid w:val="00D81A77"/>
    <w:rsid w:val="00D82DD3"/>
    <w:rsid w:val="00D82DE0"/>
    <w:rsid w:val="00D82E95"/>
    <w:rsid w:val="00D8341D"/>
    <w:rsid w:val="00D83513"/>
    <w:rsid w:val="00D8373D"/>
    <w:rsid w:val="00D84727"/>
    <w:rsid w:val="00D85821"/>
    <w:rsid w:val="00D86289"/>
    <w:rsid w:val="00D876E4"/>
    <w:rsid w:val="00D907C4"/>
    <w:rsid w:val="00D90E4B"/>
    <w:rsid w:val="00D912C4"/>
    <w:rsid w:val="00D91F52"/>
    <w:rsid w:val="00D922BD"/>
    <w:rsid w:val="00D9260A"/>
    <w:rsid w:val="00D950D3"/>
    <w:rsid w:val="00D9588F"/>
    <w:rsid w:val="00D95B31"/>
    <w:rsid w:val="00D95CBC"/>
    <w:rsid w:val="00D9628D"/>
    <w:rsid w:val="00D97A9D"/>
    <w:rsid w:val="00D97B37"/>
    <w:rsid w:val="00DA15CD"/>
    <w:rsid w:val="00DA1651"/>
    <w:rsid w:val="00DA1AB7"/>
    <w:rsid w:val="00DA1F23"/>
    <w:rsid w:val="00DA2604"/>
    <w:rsid w:val="00DA27E1"/>
    <w:rsid w:val="00DA28F9"/>
    <w:rsid w:val="00DA3676"/>
    <w:rsid w:val="00DA4B97"/>
    <w:rsid w:val="00DA4E79"/>
    <w:rsid w:val="00DA54A2"/>
    <w:rsid w:val="00DA5D71"/>
    <w:rsid w:val="00DA6975"/>
    <w:rsid w:val="00DA6F5A"/>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5CA9"/>
    <w:rsid w:val="00DB68B9"/>
    <w:rsid w:val="00DB68DE"/>
    <w:rsid w:val="00DB73C2"/>
    <w:rsid w:val="00DB7ECF"/>
    <w:rsid w:val="00DC02A6"/>
    <w:rsid w:val="00DC1D33"/>
    <w:rsid w:val="00DC29CE"/>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3EC4"/>
    <w:rsid w:val="00DD49E9"/>
    <w:rsid w:val="00DD4CC3"/>
    <w:rsid w:val="00DD4E7B"/>
    <w:rsid w:val="00DD4FD0"/>
    <w:rsid w:val="00DD4FF3"/>
    <w:rsid w:val="00DD5BF4"/>
    <w:rsid w:val="00DD721F"/>
    <w:rsid w:val="00DD7223"/>
    <w:rsid w:val="00DE2145"/>
    <w:rsid w:val="00DE219E"/>
    <w:rsid w:val="00DE27D7"/>
    <w:rsid w:val="00DE2A2C"/>
    <w:rsid w:val="00DE2CCD"/>
    <w:rsid w:val="00DE3F75"/>
    <w:rsid w:val="00DE54D2"/>
    <w:rsid w:val="00DE609B"/>
    <w:rsid w:val="00DE77E5"/>
    <w:rsid w:val="00DF16C9"/>
    <w:rsid w:val="00DF2199"/>
    <w:rsid w:val="00DF291D"/>
    <w:rsid w:val="00DF3FBB"/>
    <w:rsid w:val="00DF49FB"/>
    <w:rsid w:val="00DF4BBD"/>
    <w:rsid w:val="00DF65A1"/>
    <w:rsid w:val="00DF6CD5"/>
    <w:rsid w:val="00DF6FEE"/>
    <w:rsid w:val="00E00D88"/>
    <w:rsid w:val="00E01560"/>
    <w:rsid w:val="00E01649"/>
    <w:rsid w:val="00E019D3"/>
    <w:rsid w:val="00E0237B"/>
    <w:rsid w:val="00E02507"/>
    <w:rsid w:val="00E02643"/>
    <w:rsid w:val="00E02A5E"/>
    <w:rsid w:val="00E035EC"/>
    <w:rsid w:val="00E03E80"/>
    <w:rsid w:val="00E04650"/>
    <w:rsid w:val="00E046B0"/>
    <w:rsid w:val="00E04C40"/>
    <w:rsid w:val="00E04D60"/>
    <w:rsid w:val="00E0506B"/>
    <w:rsid w:val="00E0596B"/>
    <w:rsid w:val="00E05AF7"/>
    <w:rsid w:val="00E060FF"/>
    <w:rsid w:val="00E06B9A"/>
    <w:rsid w:val="00E07191"/>
    <w:rsid w:val="00E07B0F"/>
    <w:rsid w:val="00E07D00"/>
    <w:rsid w:val="00E10145"/>
    <w:rsid w:val="00E10801"/>
    <w:rsid w:val="00E11294"/>
    <w:rsid w:val="00E11970"/>
    <w:rsid w:val="00E12383"/>
    <w:rsid w:val="00E12629"/>
    <w:rsid w:val="00E1500C"/>
    <w:rsid w:val="00E15E29"/>
    <w:rsid w:val="00E16647"/>
    <w:rsid w:val="00E170AC"/>
    <w:rsid w:val="00E1777D"/>
    <w:rsid w:val="00E17963"/>
    <w:rsid w:val="00E17E4E"/>
    <w:rsid w:val="00E20E4B"/>
    <w:rsid w:val="00E2128C"/>
    <w:rsid w:val="00E21B25"/>
    <w:rsid w:val="00E21DD1"/>
    <w:rsid w:val="00E21E04"/>
    <w:rsid w:val="00E21EBB"/>
    <w:rsid w:val="00E23934"/>
    <w:rsid w:val="00E24A27"/>
    <w:rsid w:val="00E26D80"/>
    <w:rsid w:val="00E26EE8"/>
    <w:rsid w:val="00E27475"/>
    <w:rsid w:val="00E27585"/>
    <w:rsid w:val="00E27C80"/>
    <w:rsid w:val="00E314A5"/>
    <w:rsid w:val="00E328BC"/>
    <w:rsid w:val="00E33502"/>
    <w:rsid w:val="00E33723"/>
    <w:rsid w:val="00E33781"/>
    <w:rsid w:val="00E33B2E"/>
    <w:rsid w:val="00E343E2"/>
    <w:rsid w:val="00E34467"/>
    <w:rsid w:val="00E34FB5"/>
    <w:rsid w:val="00E356FF"/>
    <w:rsid w:val="00E35764"/>
    <w:rsid w:val="00E3578E"/>
    <w:rsid w:val="00E357CF"/>
    <w:rsid w:val="00E35BEC"/>
    <w:rsid w:val="00E36177"/>
    <w:rsid w:val="00E36261"/>
    <w:rsid w:val="00E36276"/>
    <w:rsid w:val="00E36B0F"/>
    <w:rsid w:val="00E36E63"/>
    <w:rsid w:val="00E3702A"/>
    <w:rsid w:val="00E370C8"/>
    <w:rsid w:val="00E37327"/>
    <w:rsid w:val="00E3743E"/>
    <w:rsid w:val="00E4047D"/>
    <w:rsid w:val="00E422B2"/>
    <w:rsid w:val="00E42944"/>
    <w:rsid w:val="00E429E8"/>
    <w:rsid w:val="00E4324C"/>
    <w:rsid w:val="00E440E2"/>
    <w:rsid w:val="00E448DF"/>
    <w:rsid w:val="00E44B56"/>
    <w:rsid w:val="00E44CF0"/>
    <w:rsid w:val="00E453C9"/>
    <w:rsid w:val="00E45B05"/>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56DA4"/>
    <w:rsid w:val="00E608E0"/>
    <w:rsid w:val="00E61120"/>
    <w:rsid w:val="00E61AD8"/>
    <w:rsid w:val="00E6209E"/>
    <w:rsid w:val="00E6263B"/>
    <w:rsid w:val="00E629A4"/>
    <w:rsid w:val="00E6308B"/>
    <w:rsid w:val="00E6325F"/>
    <w:rsid w:val="00E632C5"/>
    <w:rsid w:val="00E63546"/>
    <w:rsid w:val="00E64555"/>
    <w:rsid w:val="00E6457E"/>
    <w:rsid w:val="00E65251"/>
    <w:rsid w:val="00E654EF"/>
    <w:rsid w:val="00E65858"/>
    <w:rsid w:val="00E66225"/>
    <w:rsid w:val="00E662AD"/>
    <w:rsid w:val="00E671EA"/>
    <w:rsid w:val="00E674DC"/>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544A"/>
    <w:rsid w:val="00EA55E8"/>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3FAA"/>
    <w:rsid w:val="00EB40C7"/>
    <w:rsid w:val="00EB46C8"/>
    <w:rsid w:val="00EB49C7"/>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AD2"/>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4FF3"/>
    <w:rsid w:val="00ED53E2"/>
    <w:rsid w:val="00ED586A"/>
    <w:rsid w:val="00ED5B79"/>
    <w:rsid w:val="00ED6037"/>
    <w:rsid w:val="00ED610B"/>
    <w:rsid w:val="00ED6538"/>
    <w:rsid w:val="00ED6D11"/>
    <w:rsid w:val="00ED725D"/>
    <w:rsid w:val="00EE117D"/>
    <w:rsid w:val="00EE14C8"/>
    <w:rsid w:val="00EE19A6"/>
    <w:rsid w:val="00EE19DC"/>
    <w:rsid w:val="00EE1D62"/>
    <w:rsid w:val="00EE21A9"/>
    <w:rsid w:val="00EE294E"/>
    <w:rsid w:val="00EE3367"/>
    <w:rsid w:val="00EE3393"/>
    <w:rsid w:val="00EE3862"/>
    <w:rsid w:val="00EE433F"/>
    <w:rsid w:val="00EE4B73"/>
    <w:rsid w:val="00EE5017"/>
    <w:rsid w:val="00EE6160"/>
    <w:rsid w:val="00EE6502"/>
    <w:rsid w:val="00EE6A75"/>
    <w:rsid w:val="00EE6B50"/>
    <w:rsid w:val="00EE6EFA"/>
    <w:rsid w:val="00EF018C"/>
    <w:rsid w:val="00EF0202"/>
    <w:rsid w:val="00EF17E2"/>
    <w:rsid w:val="00EF1AC1"/>
    <w:rsid w:val="00EF1B19"/>
    <w:rsid w:val="00EF250E"/>
    <w:rsid w:val="00EF46EC"/>
    <w:rsid w:val="00EF53A8"/>
    <w:rsid w:val="00EF5BF2"/>
    <w:rsid w:val="00EF5EEA"/>
    <w:rsid w:val="00EF7A4D"/>
    <w:rsid w:val="00F0009A"/>
    <w:rsid w:val="00F000C4"/>
    <w:rsid w:val="00F00AC5"/>
    <w:rsid w:val="00F00AD7"/>
    <w:rsid w:val="00F00C88"/>
    <w:rsid w:val="00F00C9F"/>
    <w:rsid w:val="00F00FBD"/>
    <w:rsid w:val="00F016A4"/>
    <w:rsid w:val="00F01929"/>
    <w:rsid w:val="00F01967"/>
    <w:rsid w:val="00F01D09"/>
    <w:rsid w:val="00F01EA5"/>
    <w:rsid w:val="00F02136"/>
    <w:rsid w:val="00F026B6"/>
    <w:rsid w:val="00F03129"/>
    <w:rsid w:val="00F03E4F"/>
    <w:rsid w:val="00F04665"/>
    <w:rsid w:val="00F04A01"/>
    <w:rsid w:val="00F04D9E"/>
    <w:rsid w:val="00F0503A"/>
    <w:rsid w:val="00F05CFB"/>
    <w:rsid w:val="00F05EA7"/>
    <w:rsid w:val="00F062FD"/>
    <w:rsid w:val="00F06D9A"/>
    <w:rsid w:val="00F07026"/>
    <w:rsid w:val="00F071E7"/>
    <w:rsid w:val="00F07F77"/>
    <w:rsid w:val="00F10C0F"/>
    <w:rsid w:val="00F11393"/>
    <w:rsid w:val="00F1146F"/>
    <w:rsid w:val="00F11C40"/>
    <w:rsid w:val="00F120DF"/>
    <w:rsid w:val="00F12512"/>
    <w:rsid w:val="00F126E7"/>
    <w:rsid w:val="00F12779"/>
    <w:rsid w:val="00F12A04"/>
    <w:rsid w:val="00F12A0D"/>
    <w:rsid w:val="00F12C73"/>
    <w:rsid w:val="00F12E8C"/>
    <w:rsid w:val="00F12F48"/>
    <w:rsid w:val="00F13198"/>
    <w:rsid w:val="00F131F6"/>
    <w:rsid w:val="00F138E0"/>
    <w:rsid w:val="00F14033"/>
    <w:rsid w:val="00F16816"/>
    <w:rsid w:val="00F16C1C"/>
    <w:rsid w:val="00F16EA8"/>
    <w:rsid w:val="00F17CFB"/>
    <w:rsid w:val="00F2101F"/>
    <w:rsid w:val="00F21570"/>
    <w:rsid w:val="00F215CD"/>
    <w:rsid w:val="00F21B80"/>
    <w:rsid w:val="00F21FEF"/>
    <w:rsid w:val="00F22C82"/>
    <w:rsid w:val="00F23078"/>
    <w:rsid w:val="00F2334E"/>
    <w:rsid w:val="00F2456F"/>
    <w:rsid w:val="00F25C8A"/>
    <w:rsid w:val="00F26069"/>
    <w:rsid w:val="00F27314"/>
    <w:rsid w:val="00F27574"/>
    <w:rsid w:val="00F275B0"/>
    <w:rsid w:val="00F27B2E"/>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45BC"/>
    <w:rsid w:val="00F36112"/>
    <w:rsid w:val="00F36409"/>
    <w:rsid w:val="00F36CD1"/>
    <w:rsid w:val="00F375CE"/>
    <w:rsid w:val="00F3796F"/>
    <w:rsid w:val="00F42AB4"/>
    <w:rsid w:val="00F43633"/>
    <w:rsid w:val="00F43CB1"/>
    <w:rsid w:val="00F43DE3"/>
    <w:rsid w:val="00F440F3"/>
    <w:rsid w:val="00F44609"/>
    <w:rsid w:val="00F45BFE"/>
    <w:rsid w:val="00F46721"/>
    <w:rsid w:val="00F46785"/>
    <w:rsid w:val="00F4682B"/>
    <w:rsid w:val="00F46ADA"/>
    <w:rsid w:val="00F46D35"/>
    <w:rsid w:val="00F470CA"/>
    <w:rsid w:val="00F47195"/>
    <w:rsid w:val="00F50086"/>
    <w:rsid w:val="00F5012F"/>
    <w:rsid w:val="00F50621"/>
    <w:rsid w:val="00F506B5"/>
    <w:rsid w:val="00F50954"/>
    <w:rsid w:val="00F50FED"/>
    <w:rsid w:val="00F51820"/>
    <w:rsid w:val="00F53A98"/>
    <w:rsid w:val="00F540F7"/>
    <w:rsid w:val="00F54504"/>
    <w:rsid w:val="00F546F9"/>
    <w:rsid w:val="00F54DB0"/>
    <w:rsid w:val="00F54DD2"/>
    <w:rsid w:val="00F54E7D"/>
    <w:rsid w:val="00F55031"/>
    <w:rsid w:val="00F5503C"/>
    <w:rsid w:val="00F55B36"/>
    <w:rsid w:val="00F55F99"/>
    <w:rsid w:val="00F5614B"/>
    <w:rsid w:val="00F564D2"/>
    <w:rsid w:val="00F56D1C"/>
    <w:rsid w:val="00F579E4"/>
    <w:rsid w:val="00F60601"/>
    <w:rsid w:val="00F60BA3"/>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4C2"/>
    <w:rsid w:val="00F67641"/>
    <w:rsid w:val="00F6769F"/>
    <w:rsid w:val="00F677AD"/>
    <w:rsid w:val="00F67B2D"/>
    <w:rsid w:val="00F70001"/>
    <w:rsid w:val="00F70287"/>
    <w:rsid w:val="00F705E0"/>
    <w:rsid w:val="00F71900"/>
    <w:rsid w:val="00F719EB"/>
    <w:rsid w:val="00F71D1D"/>
    <w:rsid w:val="00F726EB"/>
    <w:rsid w:val="00F72996"/>
    <w:rsid w:val="00F72D30"/>
    <w:rsid w:val="00F7302E"/>
    <w:rsid w:val="00F73215"/>
    <w:rsid w:val="00F7324F"/>
    <w:rsid w:val="00F7363F"/>
    <w:rsid w:val="00F738E1"/>
    <w:rsid w:val="00F73EB5"/>
    <w:rsid w:val="00F74A0D"/>
    <w:rsid w:val="00F74B1A"/>
    <w:rsid w:val="00F75022"/>
    <w:rsid w:val="00F7512C"/>
    <w:rsid w:val="00F753BA"/>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34F"/>
    <w:rsid w:val="00F829D6"/>
    <w:rsid w:val="00F82BA3"/>
    <w:rsid w:val="00F83082"/>
    <w:rsid w:val="00F832F9"/>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109B"/>
    <w:rsid w:val="00F92094"/>
    <w:rsid w:val="00F939F2"/>
    <w:rsid w:val="00F949A2"/>
    <w:rsid w:val="00F95E05"/>
    <w:rsid w:val="00F960EF"/>
    <w:rsid w:val="00F964F9"/>
    <w:rsid w:val="00F96DB6"/>
    <w:rsid w:val="00F97564"/>
    <w:rsid w:val="00F9762B"/>
    <w:rsid w:val="00FA0624"/>
    <w:rsid w:val="00FA17B7"/>
    <w:rsid w:val="00FA1AD1"/>
    <w:rsid w:val="00FA1CBA"/>
    <w:rsid w:val="00FA3530"/>
    <w:rsid w:val="00FA35FA"/>
    <w:rsid w:val="00FA3682"/>
    <w:rsid w:val="00FA4358"/>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281"/>
    <w:rsid w:val="00FB6664"/>
    <w:rsid w:val="00FB780E"/>
    <w:rsid w:val="00FB7B5D"/>
    <w:rsid w:val="00FC0385"/>
    <w:rsid w:val="00FC081E"/>
    <w:rsid w:val="00FC084A"/>
    <w:rsid w:val="00FC09BC"/>
    <w:rsid w:val="00FC0E58"/>
    <w:rsid w:val="00FC1021"/>
    <w:rsid w:val="00FC110E"/>
    <w:rsid w:val="00FC146D"/>
    <w:rsid w:val="00FC150B"/>
    <w:rsid w:val="00FC21AB"/>
    <w:rsid w:val="00FC2543"/>
    <w:rsid w:val="00FC2649"/>
    <w:rsid w:val="00FC3036"/>
    <w:rsid w:val="00FC316A"/>
    <w:rsid w:val="00FC31A1"/>
    <w:rsid w:val="00FC33D2"/>
    <w:rsid w:val="00FC3676"/>
    <w:rsid w:val="00FC450E"/>
    <w:rsid w:val="00FC4A19"/>
    <w:rsid w:val="00FC4EA0"/>
    <w:rsid w:val="00FC6153"/>
    <w:rsid w:val="00FC79B6"/>
    <w:rsid w:val="00FD093C"/>
    <w:rsid w:val="00FD0D8D"/>
    <w:rsid w:val="00FD1A64"/>
    <w:rsid w:val="00FD21D1"/>
    <w:rsid w:val="00FD27C0"/>
    <w:rsid w:val="00FD284C"/>
    <w:rsid w:val="00FD2B86"/>
    <w:rsid w:val="00FD2DE8"/>
    <w:rsid w:val="00FD32DF"/>
    <w:rsid w:val="00FD48AC"/>
    <w:rsid w:val="00FD51F4"/>
    <w:rsid w:val="00FD547A"/>
    <w:rsid w:val="00FD63C4"/>
    <w:rsid w:val="00FD75E5"/>
    <w:rsid w:val="00FD7C74"/>
    <w:rsid w:val="00FE09DE"/>
    <w:rsid w:val="00FE0CE5"/>
    <w:rsid w:val="00FE0D0D"/>
    <w:rsid w:val="00FE10AA"/>
    <w:rsid w:val="00FE166C"/>
    <w:rsid w:val="00FE1784"/>
    <w:rsid w:val="00FE1F75"/>
    <w:rsid w:val="00FE26C2"/>
    <w:rsid w:val="00FE2E0C"/>
    <w:rsid w:val="00FE3691"/>
    <w:rsid w:val="00FE3A64"/>
    <w:rsid w:val="00FE4B4C"/>
    <w:rsid w:val="00FE5A81"/>
    <w:rsid w:val="00FE5DAB"/>
    <w:rsid w:val="00FE63A2"/>
    <w:rsid w:val="00FE6570"/>
    <w:rsid w:val="00FE775D"/>
    <w:rsid w:val="00FF0B4A"/>
    <w:rsid w:val="00FF13ED"/>
    <w:rsid w:val="00FF1559"/>
    <w:rsid w:val="00FF17CE"/>
    <w:rsid w:val="00FF2643"/>
    <w:rsid w:val="00FF2645"/>
    <w:rsid w:val="00FF26F3"/>
    <w:rsid w:val="00FF2CA8"/>
    <w:rsid w:val="00FF431B"/>
    <w:rsid w:val="00FF48F3"/>
    <w:rsid w:val="00FF51AB"/>
    <w:rsid w:val="00FF5200"/>
    <w:rsid w:val="00FF534E"/>
    <w:rsid w:val="00FF5CFC"/>
    <w:rsid w:val="00FF5E44"/>
    <w:rsid w:val="00FF6194"/>
    <w:rsid w:val="00FF620A"/>
    <w:rsid w:val="00FF6266"/>
    <w:rsid w:val="00FF6B19"/>
    <w:rsid w:val="00FF6FD3"/>
    <w:rsid w:val="00FF776D"/>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1"/>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32"/>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32"/>
      </w:numPr>
      <w:spacing w:before="120" w:after="120" w:line="240" w:lineRule="auto"/>
    </w:pPr>
    <w:rPr>
      <w:rFonts w:ascii="Arial" w:hAnsi="Arial" w:cs="Arial"/>
      <w:b/>
      <w:bCs/>
      <w:sz w:val="22"/>
      <w:szCs w:val="26"/>
      <w:lang w:val="en-GB" w:eastAsia="ar-SA"/>
    </w:rPr>
  </w:style>
  <w:style w:type="character" w:styleId="UnresolvedMention">
    <w:name w:val="Unresolved Mention"/>
    <w:basedOn w:val="DefaultParagraphFont"/>
    <w:uiPriority w:val="99"/>
    <w:semiHidden/>
    <w:unhideWhenUsed/>
    <w:rsid w:val="00295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277323">
      <w:bodyDiv w:val="1"/>
      <w:marLeft w:val="0"/>
      <w:marRight w:val="0"/>
      <w:marTop w:val="0"/>
      <w:marBottom w:val="0"/>
      <w:divBdr>
        <w:top w:val="none" w:sz="0" w:space="0" w:color="auto"/>
        <w:left w:val="none" w:sz="0" w:space="0" w:color="auto"/>
        <w:bottom w:val="none" w:sz="0" w:space="0" w:color="auto"/>
        <w:right w:val="none" w:sz="0" w:space="0" w:color="auto"/>
      </w:divBdr>
    </w:div>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808598123">
      <w:bodyDiv w:val="1"/>
      <w:marLeft w:val="0"/>
      <w:marRight w:val="0"/>
      <w:marTop w:val="0"/>
      <w:marBottom w:val="0"/>
      <w:divBdr>
        <w:top w:val="none" w:sz="0" w:space="0" w:color="auto"/>
        <w:left w:val="none" w:sz="0" w:space="0" w:color="auto"/>
        <w:bottom w:val="none" w:sz="0" w:space="0" w:color="auto"/>
        <w:right w:val="none" w:sz="0" w:space="0" w:color="auto"/>
      </w:divBdr>
    </w:div>
    <w:div w:id="994072255">
      <w:bodyDiv w:val="1"/>
      <w:marLeft w:val="0"/>
      <w:marRight w:val="0"/>
      <w:marTop w:val="0"/>
      <w:marBottom w:val="0"/>
      <w:divBdr>
        <w:top w:val="none" w:sz="0" w:space="0" w:color="auto"/>
        <w:left w:val="none" w:sz="0" w:space="0" w:color="auto"/>
        <w:bottom w:val="none" w:sz="0" w:space="0" w:color="auto"/>
        <w:right w:val="none" w:sz="0" w:space="0" w:color="auto"/>
      </w:divBdr>
    </w:div>
    <w:div w:id="1269388157">
      <w:bodyDiv w:val="1"/>
      <w:marLeft w:val="0"/>
      <w:marRight w:val="0"/>
      <w:marTop w:val="0"/>
      <w:marBottom w:val="0"/>
      <w:divBdr>
        <w:top w:val="none" w:sz="0" w:space="0" w:color="auto"/>
        <w:left w:val="none" w:sz="0" w:space="0" w:color="auto"/>
        <w:bottom w:val="none" w:sz="0" w:space="0" w:color="auto"/>
        <w:right w:val="none" w:sz="0" w:space="0" w:color="auto"/>
      </w:divBdr>
    </w:div>
    <w:div w:id="1549760010">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4.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F2B700E-6394-4E6A-B10F-0E070E4AA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2</TotalTime>
  <Pages>9</Pages>
  <Words>2575</Words>
  <Characters>14680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afnor</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jeff.wootton@iho.int</dc:creator>
  <cp:keywords/>
  <dc:description/>
  <cp:lastModifiedBy>Grant, David M (52400) CIV USN NIWC ATLANTIC VA (USA)</cp:lastModifiedBy>
  <cp:revision>3</cp:revision>
  <cp:lastPrinted>2024-09-17T17:29:00Z</cp:lastPrinted>
  <dcterms:created xsi:type="dcterms:W3CDTF">2024-09-17T17:29:00Z</dcterms:created>
  <dcterms:modified xsi:type="dcterms:W3CDTF">2024-09-17T17:30:00Z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