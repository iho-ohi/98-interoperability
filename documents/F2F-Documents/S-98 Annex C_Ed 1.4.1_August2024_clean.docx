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814032" w:rsidR="00885FE2" w:rsidRPr="00237F07" w:rsidRDefault="00000000" w:rsidP="004E61EE">
      <w:pPr>
        <w:spacing w:line="240" w:lineRule="auto"/>
      </w:pPr>
      <w:bookmarkStart w:id="0" w:name="_Toc484523814"/>
      <w:bookmarkStart w:id="1" w:name="_Toc225065129"/>
      <w:bookmarkStart w:id="2" w:name="_Toc225648272"/>
      <w:del w:id="3" w:author="jonathan pritchard" w:date="2024-08-21T12:04:00Z" w16du:dateUtc="2024-08-21T11:04:00Z">
        <w:r w:rsidRPr="00DD4967" w:rsidDel="00DD4967">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style="mso-next-textbox:#Tekstvak 2" inset="5mm,8mm,5mm,8mm">
                  <w:txbxContent>
                    <w:p w14:paraId="6100DB9C" w14:textId="34F14A32" w:rsidR="00E54143" w:rsidRPr="00237F07" w:rsidRDefault="00E54143" w:rsidP="00885FE2">
                      <w:pPr>
                        <w:rPr>
                          <w:rFonts w:cs="Arial"/>
                          <w:b/>
                        </w:rPr>
                      </w:pPr>
                      <w:r w:rsidRPr="00237F07">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style="mso-next-textbox:#Tekstvak 10" inset="5mm,5mm,5mm,5mm">
                  <w:txbxContent>
                    <w:p w14:paraId="07EA3C25" w14:textId="77777777" w:rsidR="00E54143" w:rsidRPr="00237F07" w:rsidRDefault="00E54143" w:rsidP="00885FE2">
                      <w:pPr>
                        <w:jc w:val="right"/>
                        <w:rPr>
                          <w:rFonts w:cs="Arial"/>
                          <w:color w:val="FFFFFF"/>
                          <w:sz w:val="16"/>
                          <w:szCs w:val="16"/>
                        </w:rPr>
                      </w:pPr>
                    </w:p>
                    <w:p w14:paraId="40121302" w14:textId="77777777" w:rsidR="00E54143" w:rsidRPr="00237F07" w:rsidRDefault="00E54143" w:rsidP="00885FE2">
                      <w:pPr>
                        <w:jc w:val="right"/>
                        <w:rPr>
                          <w:rFonts w:cs="Arial"/>
                          <w:color w:val="FFFFFF"/>
                          <w:sz w:val="16"/>
                          <w:szCs w:val="16"/>
                        </w:rPr>
                      </w:pPr>
                    </w:p>
                    <w:p w14:paraId="10701D14" w14:textId="77777777" w:rsidR="00E54143" w:rsidRPr="00237F07" w:rsidRDefault="00E54143" w:rsidP="00885FE2">
                      <w:pPr>
                        <w:jc w:val="right"/>
                        <w:rPr>
                          <w:rFonts w:cs="Arial"/>
                          <w:color w:val="FFFFFF"/>
                          <w:sz w:val="16"/>
                          <w:szCs w:val="16"/>
                        </w:rPr>
                      </w:pPr>
                    </w:p>
                    <w:p w14:paraId="38184A94" w14:textId="77777777" w:rsidR="00E54143" w:rsidRPr="00237F07" w:rsidRDefault="00E54143" w:rsidP="00B75E67">
                      <w:pPr>
                        <w:spacing w:after="0"/>
                        <w:jc w:val="right"/>
                        <w:rPr>
                          <w:rFonts w:cs="Arial"/>
                          <w:color w:val="FFFFFF"/>
                          <w:sz w:val="16"/>
                          <w:szCs w:val="16"/>
                        </w:rPr>
                      </w:pPr>
                    </w:p>
                    <w:p w14:paraId="4217374E"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Published by the</w:t>
                      </w:r>
                    </w:p>
                    <w:p w14:paraId="0FB180FB"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International Hydrographic Organization</w:t>
                      </w:r>
                    </w:p>
                    <w:p w14:paraId="27ADE843"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4b quai Antoine 1</w:t>
                      </w:r>
                      <w:r w:rsidRPr="00DD4967">
                        <w:rPr>
                          <w:rFonts w:cs="Arial"/>
                          <w:color w:val="FFFFFF"/>
                          <w:sz w:val="16"/>
                          <w:szCs w:val="16"/>
                          <w:vertAlign w:val="superscript"/>
                        </w:rPr>
                        <w:t>er</w:t>
                      </w:r>
                    </w:p>
                    <w:p w14:paraId="55B42C54"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Principauté de Monaco</w:t>
                      </w:r>
                    </w:p>
                    <w:p w14:paraId="7C15721F"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Tel: (377) 93.10.81.00</w:t>
                      </w:r>
                    </w:p>
                    <w:p w14:paraId="5DC806C5"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Fax: (377) 93.10.81.40</w:t>
                      </w:r>
                    </w:p>
                    <w:p w14:paraId="5DB8A8FA"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info@iho.int</w:t>
                      </w:r>
                    </w:p>
                    <w:p w14:paraId="103770DD"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www.iho.int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style="mso-next-textbox:#Tekstvak 1" inset="10mm,10mm,10mm,10mm">
                  <w:txbxContent>
                    <w:p w14:paraId="73B068C2" w14:textId="3F8D7C3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28"/>
                          <w:szCs w:val="28"/>
                          <w:lang w:val="en-GB"/>
                        </w:rPr>
                        <w:t>Annex C</w:t>
                      </w:r>
                    </w:p>
                    <w:p w14:paraId="51AFD176"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56"/>
                          <w:szCs w:val="56"/>
                          <w:lang w:val="en-GB"/>
                        </w:rPr>
                        <w:t>Harmonised User Experience for</w:t>
                      </w:r>
                      <w:r w:rsidRPr="00237F07">
                        <w:rPr>
                          <w:rFonts w:ascii="Arial" w:hAnsi="Arial" w:cs="HelveticaNeueLT Std Med"/>
                          <w:b/>
                          <w:color w:val="00004C"/>
                          <w:sz w:val="56"/>
                          <w:szCs w:val="56"/>
                          <w:lang w:val="en-GB"/>
                        </w:rPr>
                        <w:t xml:space="preserve"> ECDIS and INS</w:t>
                      </w:r>
                    </w:p>
                    <w:p w14:paraId="5F56D4F0"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5F5A5E5D" w14:textId="06418D00" w:rsidR="00E54143" w:rsidRPr="00DD4967" w:rsidRDefault="00E54143" w:rsidP="00885FE2">
                      <w:pPr>
                        <w:pStyle w:val="Basisalinea"/>
                        <w:spacing w:line="240" w:lineRule="auto"/>
                        <w:rPr>
                          <w:rFonts w:ascii="Arial" w:hAnsi="Arial" w:cs="HelveticaNeueLT Std Med"/>
                          <w:b/>
                          <w:color w:val="00004C"/>
                          <w:sz w:val="28"/>
                          <w:szCs w:val="28"/>
                          <w:lang w:val="en-GB"/>
                        </w:rPr>
                      </w:pPr>
                      <w:r w:rsidRPr="00DD4967">
                        <w:rPr>
                          <w:rFonts w:ascii="Arial" w:hAnsi="Arial" w:cs="HelveticaNeueLT Std Med"/>
                          <w:b/>
                          <w:color w:val="00004C"/>
                          <w:sz w:val="28"/>
                          <w:szCs w:val="28"/>
                          <w:lang w:val="en-GB"/>
                        </w:rPr>
                        <w:t>Edition 1.</w:t>
                      </w:r>
                      <w:r w:rsidR="00AD2F07" w:rsidRPr="00DD4967">
                        <w:rPr>
                          <w:rFonts w:ascii="Arial" w:hAnsi="Arial" w:cs="HelveticaNeueLT Std Med"/>
                          <w:b/>
                          <w:color w:val="00004C"/>
                          <w:sz w:val="28"/>
                          <w:szCs w:val="28"/>
                          <w:lang w:val="en-GB"/>
                        </w:rPr>
                        <w:t>4.</w:t>
                      </w:r>
                      <w:r w:rsidR="00DD4967">
                        <w:rPr>
                          <w:rFonts w:ascii="Arial" w:hAnsi="Arial" w:cs="HelveticaNeueLT Std Med"/>
                          <w:b/>
                          <w:color w:val="00004C"/>
                          <w:sz w:val="28"/>
                          <w:szCs w:val="28"/>
                          <w:lang w:val="en-GB"/>
                        </w:rPr>
                        <w:t>1</w:t>
                      </w:r>
                      <w:r w:rsidRPr="00DD4967">
                        <w:rPr>
                          <w:rFonts w:ascii="Arial" w:hAnsi="Arial" w:cs="HelveticaNeueLT Std Med"/>
                          <w:b/>
                          <w:color w:val="00004C"/>
                          <w:sz w:val="28"/>
                          <w:szCs w:val="28"/>
                          <w:lang w:val="en-GB"/>
                        </w:rPr>
                        <w:t xml:space="preserve"> – </w:t>
                      </w:r>
                      <w:r w:rsidR="00AD2F07" w:rsidRPr="00DD4967">
                        <w:rPr>
                          <w:rFonts w:ascii="Arial" w:hAnsi="Arial" w:cs="HelveticaNeueLT Std Med"/>
                          <w:b/>
                          <w:color w:val="00004C"/>
                          <w:sz w:val="28"/>
                          <w:szCs w:val="28"/>
                          <w:lang w:val="en-GB"/>
                        </w:rPr>
                        <w:t xml:space="preserve">August </w:t>
                      </w:r>
                      <w:ins w:id="4" w:author="Raphael Malyankar" w:date="2023-08-30T15:44:00Z">
                        <w:del w:id="5" w:author="jonathan pritchard" w:date="2024-02-06T16:08:00Z">
                          <w:r w:rsidR="002D2380" w:rsidRPr="00DD4967" w:rsidDel="00F91460">
                            <w:rPr>
                              <w:rFonts w:ascii="Arial" w:hAnsi="Arial" w:cs="HelveticaNeueLT Std Med"/>
                              <w:b/>
                              <w:color w:val="00004C"/>
                              <w:sz w:val="28"/>
                              <w:szCs w:val="28"/>
                              <w:lang w:val="en-GB"/>
                            </w:rPr>
                            <w:delText xml:space="preserve"> </w:delText>
                          </w:r>
                        </w:del>
                      </w:ins>
                      <w:r w:rsidR="002D2380" w:rsidRPr="00DD4967">
                        <w:rPr>
                          <w:rFonts w:ascii="Arial" w:hAnsi="Arial" w:cs="HelveticaNeueLT Std Med"/>
                          <w:b/>
                          <w:color w:val="00004C"/>
                          <w:sz w:val="28"/>
                          <w:szCs w:val="28"/>
                          <w:lang w:val="en-GB"/>
                        </w:rPr>
                        <w:t>202</w:t>
                      </w:r>
                      <w:r w:rsidR="00F91460" w:rsidRPr="00DD4967">
                        <w:rPr>
                          <w:rFonts w:ascii="Arial" w:hAnsi="Arial" w:cs="HelveticaNeueLT Std Med"/>
                          <w:b/>
                          <w:color w:val="00004C"/>
                          <w:sz w:val="28"/>
                          <w:szCs w:val="28"/>
                          <w:lang w:val="en-GB"/>
                        </w:rPr>
                        <w:t>4</w:t>
                      </w:r>
                    </w:p>
                    <w:p w14:paraId="28E30A9A"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p w14:paraId="7650BA22"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txbxContent>
                </v:textbox>
              </v:shape>
              <w10:wrap anchorx="margin"/>
            </v:group>
          </w:pict>
        </w:r>
      </w:del>
      <w:r w:rsidR="00885FE2" w:rsidRPr="00237F07">
        <w:tab/>
        <w:t xml:space="preserve"> </w:t>
      </w:r>
    </w:p>
    <w:p w14:paraId="6ED5B2D0" w14:textId="594F6744" w:rsidR="00885FE2" w:rsidRPr="00237F07" w:rsidRDefault="00885FE2" w:rsidP="004E61EE">
      <w:pPr>
        <w:spacing w:line="240" w:lineRule="auto"/>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ins w:id="6" w:author="jonathan pritchard" w:date="2024-05-28T08:30:00Z" w16du:dateUtc="2024-05-28T07:30:00Z">
              <w:r w:rsidR="00A13F5A" w:rsidRPr="00237F07">
                <w:rPr>
                  <w:rFonts w:ascii="Helvetica" w:hAnsi="Helvetica"/>
                  <w:sz w:val="22"/>
                  <w:szCs w:val="22"/>
                </w:rPr>
                <w:t>4</w:t>
              </w:r>
            </w:ins>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r w:rsidR="00000000" w:rsidRPr="00237F07">
              <w:rPr>
                <w:lang w:val="en-GB"/>
                <w:rPrChange w:id="7" w:author="jonathan pritchard" w:date="2024-08-21T11:05:00Z" w16du:dateUtc="2024-08-21T10:05:00Z">
                  <w:rPr/>
                </w:rPrChange>
              </w:rPr>
              <w:fldChar w:fldCharType="begin"/>
            </w:r>
            <w:r w:rsidR="00000000" w:rsidRPr="00237F07">
              <w:rPr>
                <w:lang w:val="en-GB"/>
                <w:rPrChange w:id="8" w:author="jonathan pritchard" w:date="2024-08-21T11:05:00Z" w16du:dateUtc="2024-08-21T10:05:00Z">
                  <w:rPr/>
                </w:rPrChange>
              </w:rPr>
              <w:instrText>HYPERLINK "http://www.wipo.int/treaties/en/ip/berne/trtdocs_wo001.html"</w:instrText>
            </w:r>
            <w:r w:rsidR="00000000" w:rsidRPr="00237F07">
              <w:rPr>
                <w:lang w:val="en-GB"/>
                <w:rPrChange w:id="9" w:author="jonathan pritchard" w:date="2024-08-21T11:05:00Z" w16du:dateUtc="2024-08-21T10:05:00Z">
                  <w:rPr/>
                </w:rPrChange>
              </w:rPr>
            </w:r>
            <w:r w:rsidR="00000000" w:rsidRPr="00237F07">
              <w:rPr>
                <w:lang w:val="en-GB"/>
                <w:rPrChange w:id="10" w:author="jonathan pritchard" w:date="2024-08-21T11:05:00Z" w16du:dateUtc="2024-08-21T10:05:00Z">
                  <w:rPr/>
                </w:rPrChange>
              </w:rPr>
              <w:fldChar w:fldCharType="separate"/>
            </w:r>
            <w:r w:rsidRPr="00237F07">
              <w:rPr>
                <w:color w:val="auto"/>
                <w:sz w:val="20"/>
                <w:szCs w:val="20"/>
                <w:lang w:val="en-GB"/>
              </w:rPr>
              <w:t>Berne Convention for the Protection of Literary and Artistic Works</w:t>
            </w:r>
            <w:r w:rsidR="00000000" w:rsidRPr="00237F07">
              <w:rPr>
                <w:color w:val="auto"/>
                <w:sz w:val="20"/>
                <w:szCs w:val="20"/>
                <w:lang w:val="en-GB"/>
              </w:rPr>
              <w:fldChar w:fldCharType="end"/>
            </w:r>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11"/>
          <w:footerReference w:type="even" r:id="rId12"/>
          <w:footerReference w:type="default" r:id="rId13"/>
          <w:headerReference w:type="first" r:id="rId14"/>
          <w:footerReference w:type="first" r:id="rId15"/>
          <w:pgSz w:w="11906" w:h="16838" w:code="9"/>
          <w:pgMar w:top="1440" w:right="1400" w:bottom="1440" w:left="1400" w:header="708" w:footer="708" w:gutter="0"/>
          <w:pgNumType w:fmt="lowerRoman"/>
          <w:cols w:space="708"/>
          <w:titlePg/>
          <w:docGrid w:linePitch="360"/>
        </w:sectPr>
      </w:pPr>
    </w:p>
    <w:bookmarkStart w:id="23" w:name="_Toc175134524" w:displacedByCustomXml="next"/>
    <w:bookmarkStart w:id="24" w:name="_Toc144415652" w:displacedByCustomXml="next"/>
    <w:bookmarkStart w:id="25" w:name="_Toc144421198" w:displacedByCustomXml="next"/>
    <w:sdt>
      <w:sdtPr>
        <w:rPr>
          <w:b/>
          <w:bCs/>
        </w:rPr>
        <w:id w:val="1307976831"/>
        <w:docPartObj>
          <w:docPartGallery w:val="Table of Contents"/>
          <w:docPartUnique/>
        </w:docPartObj>
      </w:sdtPr>
      <w:sdtEndPr>
        <w:rPr>
          <w:b w:val="0"/>
          <w:bCs w:val="0"/>
          <w:rPrChange w:id="26" w:author="jonathan pritchard" w:date="2024-08-21T11:05:00Z" w16du:dateUtc="2024-08-21T10:05:00Z">
            <w:rPr/>
          </w:rPrChange>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5"/>
          <w:bookmarkEnd w:id="24"/>
          <w:bookmarkEnd w:id="23"/>
        </w:p>
        <w:p w14:paraId="742B4705" w14:textId="77777777" w:rsidR="00703BA8" w:rsidRPr="00237F07" w:rsidRDefault="00703BA8" w:rsidP="00EB0E20">
          <w:pPr>
            <w:pStyle w:val="TOC9"/>
          </w:pPr>
        </w:p>
        <w:p w14:paraId="7B29BC44" w14:textId="7E259482" w:rsidR="00DD496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5134524" w:history="1">
            <w:r w:rsidR="00DD4967" w:rsidRPr="00162C3A">
              <w:rPr>
                <w:rStyle w:val="Hyperlink"/>
                <w:b/>
                <w:noProof/>
              </w:rPr>
              <w:t>CONTENTS</w:t>
            </w:r>
            <w:r w:rsidR="00DD4967">
              <w:rPr>
                <w:noProof/>
                <w:webHidden/>
              </w:rPr>
              <w:tab/>
            </w:r>
            <w:r w:rsidR="00DD4967">
              <w:rPr>
                <w:noProof/>
                <w:webHidden/>
              </w:rPr>
              <w:fldChar w:fldCharType="begin"/>
            </w:r>
            <w:r w:rsidR="00DD4967">
              <w:rPr>
                <w:noProof/>
                <w:webHidden/>
              </w:rPr>
              <w:instrText xml:space="preserve"> PAGEREF _Toc175134524 \h </w:instrText>
            </w:r>
            <w:r w:rsidR="00DD4967">
              <w:rPr>
                <w:noProof/>
                <w:webHidden/>
              </w:rPr>
            </w:r>
            <w:r w:rsidR="00DD4967">
              <w:rPr>
                <w:noProof/>
                <w:webHidden/>
              </w:rPr>
              <w:fldChar w:fldCharType="separate"/>
            </w:r>
            <w:r w:rsidR="00DD4967">
              <w:rPr>
                <w:noProof/>
                <w:webHidden/>
              </w:rPr>
              <w:t>iii</w:t>
            </w:r>
            <w:r w:rsidR="00DD4967">
              <w:rPr>
                <w:noProof/>
                <w:webHidden/>
              </w:rPr>
              <w:fldChar w:fldCharType="end"/>
            </w:r>
          </w:hyperlink>
        </w:p>
        <w:p w14:paraId="0B287BB6" w14:textId="7DAC33CF"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5" w:history="1">
            <w:r w:rsidRPr="00162C3A">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_Toc175134525 \h </w:instrText>
            </w:r>
            <w:r>
              <w:rPr>
                <w:noProof/>
                <w:webHidden/>
              </w:rPr>
            </w:r>
            <w:r>
              <w:rPr>
                <w:noProof/>
                <w:webHidden/>
              </w:rPr>
              <w:fldChar w:fldCharType="separate"/>
            </w:r>
            <w:r>
              <w:rPr>
                <w:noProof/>
                <w:webHidden/>
              </w:rPr>
              <w:t>1</w:t>
            </w:r>
            <w:r>
              <w:rPr>
                <w:noProof/>
                <w:webHidden/>
              </w:rPr>
              <w:fldChar w:fldCharType="end"/>
            </w:r>
          </w:hyperlink>
        </w:p>
        <w:p w14:paraId="2B1EA419" w14:textId="5C4064D9"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6" w:history="1">
            <w:r w:rsidRPr="00162C3A">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References</w:t>
            </w:r>
            <w:r>
              <w:rPr>
                <w:noProof/>
                <w:webHidden/>
              </w:rPr>
              <w:tab/>
            </w:r>
            <w:r>
              <w:rPr>
                <w:noProof/>
                <w:webHidden/>
              </w:rPr>
              <w:fldChar w:fldCharType="begin"/>
            </w:r>
            <w:r>
              <w:rPr>
                <w:noProof/>
                <w:webHidden/>
              </w:rPr>
              <w:instrText xml:space="preserve"> PAGEREF _Toc175134526 \h </w:instrText>
            </w:r>
            <w:r>
              <w:rPr>
                <w:noProof/>
                <w:webHidden/>
              </w:rPr>
            </w:r>
            <w:r>
              <w:rPr>
                <w:noProof/>
                <w:webHidden/>
              </w:rPr>
              <w:fldChar w:fldCharType="separate"/>
            </w:r>
            <w:r>
              <w:rPr>
                <w:noProof/>
                <w:webHidden/>
              </w:rPr>
              <w:t>1</w:t>
            </w:r>
            <w:r>
              <w:rPr>
                <w:noProof/>
                <w:webHidden/>
              </w:rPr>
              <w:fldChar w:fldCharType="end"/>
            </w:r>
          </w:hyperlink>
        </w:p>
        <w:p w14:paraId="518A28A6" w14:textId="4F846DC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27" w:history="1">
            <w:r w:rsidRPr="00162C3A">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Normative references</w:t>
            </w:r>
            <w:r>
              <w:rPr>
                <w:noProof/>
                <w:webHidden/>
              </w:rPr>
              <w:tab/>
            </w:r>
            <w:r>
              <w:rPr>
                <w:noProof/>
                <w:webHidden/>
              </w:rPr>
              <w:fldChar w:fldCharType="begin"/>
            </w:r>
            <w:r>
              <w:rPr>
                <w:noProof/>
                <w:webHidden/>
              </w:rPr>
              <w:instrText xml:space="preserve"> PAGEREF _Toc175134527 \h </w:instrText>
            </w:r>
            <w:r>
              <w:rPr>
                <w:noProof/>
                <w:webHidden/>
              </w:rPr>
            </w:r>
            <w:r>
              <w:rPr>
                <w:noProof/>
                <w:webHidden/>
              </w:rPr>
              <w:fldChar w:fldCharType="separate"/>
            </w:r>
            <w:r>
              <w:rPr>
                <w:noProof/>
                <w:webHidden/>
              </w:rPr>
              <w:t>1</w:t>
            </w:r>
            <w:r>
              <w:rPr>
                <w:noProof/>
                <w:webHidden/>
              </w:rPr>
              <w:fldChar w:fldCharType="end"/>
            </w:r>
          </w:hyperlink>
        </w:p>
        <w:p w14:paraId="3C4652C7" w14:textId="5852FB14"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28" w:history="1">
            <w:r w:rsidRPr="00162C3A">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lang w:eastAsia="en-GB"/>
              </w:rPr>
              <w:t>Informative references</w:t>
            </w:r>
            <w:r>
              <w:rPr>
                <w:noProof/>
                <w:webHidden/>
              </w:rPr>
              <w:tab/>
            </w:r>
            <w:r>
              <w:rPr>
                <w:noProof/>
                <w:webHidden/>
              </w:rPr>
              <w:fldChar w:fldCharType="begin"/>
            </w:r>
            <w:r>
              <w:rPr>
                <w:noProof/>
                <w:webHidden/>
              </w:rPr>
              <w:instrText xml:space="preserve"> PAGEREF _Toc175134528 \h </w:instrText>
            </w:r>
            <w:r>
              <w:rPr>
                <w:noProof/>
                <w:webHidden/>
              </w:rPr>
            </w:r>
            <w:r>
              <w:rPr>
                <w:noProof/>
                <w:webHidden/>
              </w:rPr>
              <w:fldChar w:fldCharType="separate"/>
            </w:r>
            <w:r>
              <w:rPr>
                <w:noProof/>
                <w:webHidden/>
              </w:rPr>
              <w:t>2</w:t>
            </w:r>
            <w:r>
              <w:rPr>
                <w:noProof/>
                <w:webHidden/>
              </w:rPr>
              <w:fldChar w:fldCharType="end"/>
            </w:r>
          </w:hyperlink>
        </w:p>
        <w:p w14:paraId="70E27A66" w14:textId="2E1C8759"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9" w:history="1">
            <w:r w:rsidRPr="00162C3A">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lang w:eastAsia="en-GB"/>
              </w:rPr>
              <w:t>Abbreviations and Notation</w:t>
            </w:r>
            <w:r>
              <w:rPr>
                <w:noProof/>
                <w:webHidden/>
              </w:rPr>
              <w:tab/>
            </w:r>
            <w:r>
              <w:rPr>
                <w:noProof/>
                <w:webHidden/>
              </w:rPr>
              <w:fldChar w:fldCharType="begin"/>
            </w:r>
            <w:r>
              <w:rPr>
                <w:noProof/>
                <w:webHidden/>
              </w:rPr>
              <w:instrText xml:space="preserve"> PAGEREF _Toc175134529 \h </w:instrText>
            </w:r>
            <w:r>
              <w:rPr>
                <w:noProof/>
                <w:webHidden/>
              </w:rPr>
            </w:r>
            <w:r>
              <w:rPr>
                <w:noProof/>
                <w:webHidden/>
              </w:rPr>
              <w:fldChar w:fldCharType="separate"/>
            </w:r>
            <w:r>
              <w:rPr>
                <w:noProof/>
                <w:webHidden/>
              </w:rPr>
              <w:t>2</w:t>
            </w:r>
            <w:r>
              <w:rPr>
                <w:noProof/>
                <w:webHidden/>
              </w:rPr>
              <w:fldChar w:fldCharType="end"/>
            </w:r>
          </w:hyperlink>
        </w:p>
        <w:p w14:paraId="3B7EA0A7" w14:textId="538B9260"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0" w:history="1">
            <w:r w:rsidRPr="00162C3A">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lang w:eastAsia="en-GB"/>
              </w:rPr>
              <w:t>Abbreviations</w:t>
            </w:r>
            <w:r>
              <w:rPr>
                <w:noProof/>
                <w:webHidden/>
              </w:rPr>
              <w:tab/>
            </w:r>
            <w:r>
              <w:rPr>
                <w:noProof/>
                <w:webHidden/>
              </w:rPr>
              <w:fldChar w:fldCharType="begin"/>
            </w:r>
            <w:r>
              <w:rPr>
                <w:noProof/>
                <w:webHidden/>
              </w:rPr>
              <w:instrText xml:space="preserve"> PAGEREF _Toc175134530 \h </w:instrText>
            </w:r>
            <w:r>
              <w:rPr>
                <w:noProof/>
                <w:webHidden/>
              </w:rPr>
            </w:r>
            <w:r>
              <w:rPr>
                <w:noProof/>
                <w:webHidden/>
              </w:rPr>
              <w:fldChar w:fldCharType="separate"/>
            </w:r>
            <w:r>
              <w:rPr>
                <w:noProof/>
                <w:webHidden/>
              </w:rPr>
              <w:t>2</w:t>
            </w:r>
            <w:r>
              <w:rPr>
                <w:noProof/>
                <w:webHidden/>
              </w:rPr>
              <w:fldChar w:fldCharType="end"/>
            </w:r>
          </w:hyperlink>
        </w:p>
        <w:p w14:paraId="03E5FB6A" w14:textId="10602BA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1" w:history="1">
            <w:r w:rsidRPr="00162C3A">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lang w:eastAsia="en-GB"/>
              </w:rPr>
              <w:t>Notation</w:t>
            </w:r>
            <w:r>
              <w:rPr>
                <w:noProof/>
                <w:webHidden/>
              </w:rPr>
              <w:tab/>
            </w:r>
            <w:r>
              <w:rPr>
                <w:noProof/>
                <w:webHidden/>
              </w:rPr>
              <w:fldChar w:fldCharType="begin"/>
            </w:r>
            <w:r>
              <w:rPr>
                <w:noProof/>
                <w:webHidden/>
              </w:rPr>
              <w:instrText xml:space="preserve"> PAGEREF _Toc175134531 \h </w:instrText>
            </w:r>
            <w:r>
              <w:rPr>
                <w:noProof/>
                <w:webHidden/>
              </w:rPr>
            </w:r>
            <w:r>
              <w:rPr>
                <w:noProof/>
                <w:webHidden/>
              </w:rPr>
              <w:fldChar w:fldCharType="separate"/>
            </w:r>
            <w:r>
              <w:rPr>
                <w:noProof/>
                <w:webHidden/>
              </w:rPr>
              <w:t>3</w:t>
            </w:r>
            <w:r>
              <w:rPr>
                <w:noProof/>
                <w:webHidden/>
              </w:rPr>
              <w:fldChar w:fldCharType="end"/>
            </w:r>
          </w:hyperlink>
        </w:p>
        <w:p w14:paraId="28EAD5B2" w14:textId="6DDAD5F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2" w:history="1">
            <w:r w:rsidRPr="00162C3A">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_Toc175134532 \h </w:instrText>
            </w:r>
            <w:r>
              <w:rPr>
                <w:noProof/>
                <w:webHidden/>
              </w:rPr>
            </w:r>
            <w:r>
              <w:rPr>
                <w:noProof/>
                <w:webHidden/>
              </w:rPr>
              <w:fldChar w:fldCharType="separate"/>
            </w:r>
            <w:r>
              <w:rPr>
                <w:noProof/>
                <w:webHidden/>
              </w:rPr>
              <w:t>3</w:t>
            </w:r>
            <w:r>
              <w:rPr>
                <w:noProof/>
                <w:webHidden/>
              </w:rPr>
              <w:fldChar w:fldCharType="end"/>
            </w:r>
          </w:hyperlink>
        </w:p>
        <w:p w14:paraId="5414CC61" w14:textId="3C65DC20"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3" w:history="1">
            <w:r w:rsidRPr="00162C3A">
              <w:rPr>
                <w:rStyle w:val="Hyperlink"/>
                <w:iCs/>
                <w:noProof/>
              </w:rPr>
              <w:t>C-7</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i/>
                <w:iCs/>
                <w:noProof/>
              </w:rPr>
              <w:t>Background - System Concepts and Limitations</w:t>
            </w:r>
            <w:r>
              <w:rPr>
                <w:noProof/>
                <w:webHidden/>
              </w:rPr>
              <w:tab/>
            </w:r>
            <w:r>
              <w:rPr>
                <w:noProof/>
                <w:webHidden/>
              </w:rPr>
              <w:fldChar w:fldCharType="begin"/>
            </w:r>
            <w:r>
              <w:rPr>
                <w:noProof/>
                <w:webHidden/>
              </w:rPr>
              <w:instrText xml:space="preserve"> PAGEREF _Toc175134533 \h </w:instrText>
            </w:r>
            <w:r>
              <w:rPr>
                <w:noProof/>
                <w:webHidden/>
              </w:rPr>
            </w:r>
            <w:r>
              <w:rPr>
                <w:noProof/>
                <w:webHidden/>
              </w:rPr>
              <w:fldChar w:fldCharType="separate"/>
            </w:r>
            <w:r>
              <w:rPr>
                <w:noProof/>
                <w:webHidden/>
              </w:rPr>
              <w:t>4</w:t>
            </w:r>
            <w:r>
              <w:rPr>
                <w:noProof/>
                <w:webHidden/>
              </w:rPr>
              <w:fldChar w:fldCharType="end"/>
            </w:r>
          </w:hyperlink>
        </w:p>
        <w:p w14:paraId="3CF1805A" w14:textId="4FE770D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4" w:history="1">
            <w:r w:rsidRPr="00162C3A">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The concepts of ENC, ENDS and System Database</w:t>
            </w:r>
            <w:r>
              <w:rPr>
                <w:noProof/>
                <w:webHidden/>
              </w:rPr>
              <w:tab/>
            </w:r>
            <w:r>
              <w:rPr>
                <w:noProof/>
                <w:webHidden/>
              </w:rPr>
              <w:fldChar w:fldCharType="begin"/>
            </w:r>
            <w:r>
              <w:rPr>
                <w:noProof/>
                <w:webHidden/>
              </w:rPr>
              <w:instrText xml:space="preserve"> PAGEREF _Toc175134534 \h </w:instrText>
            </w:r>
            <w:r>
              <w:rPr>
                <w:noProof/>
                <w:webHidden/>
              </w:rPr>
            </w:r>
            <w:r>
              <w:rPr>
                <w:noProof/>
                <w:webHidden/>
              </w:rPr>
              <w:fldChar w:fldCharType="separate"/>
            </w:r>
            <w:r>
              <w:rPr>
                <w:noProof/>
                <w:webHidden/>
              </w:rPr>
              <w:t>4</w:t>
            </w:r>
            <w:r>
              <w:rPr>
                <w:noProof/>
                <w:webHidden/>
              </w:rPr>
              <w:fldChar w:fldCharType="end"/>
            </w:r>
          </w:hyperlink>
        </w:p>
        <w:p w14:paraId="17D5D1BE" w14:textId="03C5DD8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5" w:history="1">
            <w:r w:rsidRPr="00162C3A">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ECDIS concept, limitations, and challenges</w:t>
            </w:r>
            <w:r>
              <w:rPr>
                <w:noProof/>
                <w:webHidden/>
              </w:rPr>
              <w:tab/>
            </w:r>
            <w:r>
              <w:rPr>
                <w:noProof/>
                <w:webHidden/>
              </w:rPr>
              <w:fldChar w:fldCharType="begin"/>
            </w:r>
            <w:r>
              <w:rPr>
                <w:noProof/>
                <w:webHidden/>
              </w:rPr>
              <w:instrText xml:space="preserve"> PAGEREF _Toc175134535 \h </w:instrText>
            </w:r>
            <w:r>
              <w:rPr>
                <w:noProof/>
                <w:webHidden/>
              </w:rPr>
            </w:r>
            <w:r>
              <w:rPr>
                <w:noProof/>
                <w:webHidden/>
              </w:rPr>
              <w:fldChar w:fldCharType="separate"/>
            </w:r>
            <w:r>
              <w:rPr>
                <w:noProof/>
                <w:webHidden/>
              </w:rPr>
              <w:t>4</w:t>
            </w:r>
            <w:r>
              <w:rPr>
                <w:noProof/>
                <w:webHidden/>
              </w:rPr>
              <w:fldChar w:fldCharType="end"/>
            </w:r>
          </w:hyperlink>
        </w:p>
        <w:p w14:paraId="00DC1FB9" w14:textId="2B4F7922"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36" w:history="1">
            <w:r w:rsidRPr="00162C3A">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Depth Related Functionality</w:t>
            </w:r>
            <w:r>
              <w:rPr>
                <w:noProof/>
                <w:webHidden/>
              </w:rPr>
              <w:tab/>
            </w:r>
            <w:r>
              <w:rPr>
                <w:noProof/>
                <w:webHidden/>
              </w:rPr>
              <w:fldChar w:fldCharType="begin"/>
            </w:r>
            <w:r>
              <w:rPr>
                <w:noProof/>
                <w:webHidden/>
              </w:rPr>
              <w:instrText xml:space="preserve"> PAGEREF _Toc175134536 \h </w:instrText>
            </w:r>
            <w:r>
              <w:rPr>
                <w:noProof/>
                <w:webHidden/>
              </w:rPr>
            </w:r>
            <w:r>
              <w:rPr>
                <w:noProof/>
                <w:webHidden/>
              </w:rPr>
              <w:fldChar w:fldCharType="separate"/>
            </w:r>
            <w:r>
              <w:rPr>
                <w:noProof/>
                <w:webHidden/>
              </w:rPr>
              <w:t>6</w:t>
            </w:r>
            <w:r>
              <w:rPr>
                <w:noProof/>
                <w:webHidden/>
              </w:rPr>
              <w:fldChar w:fldCharType="end"/>
            </w:r>
          </w:hyperlink>
        </w:p>
        <w:p w14:paraId="17B9AA71" w14:textId="0AEA8665"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7" w:history="1">
            <w:r w:rsidRPr="00162C3A">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_Toc175134537 \h </w:instrText>
            </w:r>
            <w:r>
              <w:rPr>
                <w:noProof/>
                <w:webHidden/>
              </w:rPr>
            </w:r>
            <w:r>
              <w:rPr>
                <w:noProof/>
                <w:webHidden/>
              </w:rPr>
              <w:fldChar w:fldCharType="separate"/>
            </w:r>
            <w:r>
              <w:rPr>
                <w:noProof/>
                <w:webHidden/>
              </w:rPr>
              <w:t>6</w:t>
            </w:r>
            <w:r>
              <w:rPr>
                <w:noProof/>
                <w:webHidden/>
              </w:rPr>
              <w:fldChar w:fldCharType="end"/>
            </w:r>
          </w:hyperlink>
        </w:p>
        <w:p w14:paraId="48CC674D" w14:textId="49A0194A"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8" w:history="1">
            <w:r w:rsidRPr="00162C3A">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User Interface Design</w:t>
            </w:r>
            <w:r>
              <w:rPr>
                <w:noProof/>
                <w:webHidden/>
              </w:rPr>
              <w:tab/>
            </w:r>
            <w:r>
              <w:rPr>
                <w:noProof/>
                <w:webHidden/>
              </w:rPr>
              <w:fldChar w:fldCharType="begin"/>
            </w:r>
            <w:r>
              <w:rPr>
                <w:noProof/>
                <w:webHidden/>
              </w:rPr>
              <w:instrText xml:space="preserve"> PAGEREF _Toc175134538 \h </w:instrText>
            </w:r>
            <w:r>
              <w:rPr>
                <w:noProof/>
                <w:webHidden/>
              </w:rPr>
            </w:r>
            <w:r>
              <w:rPr>
                <w:noProof/>
                <w:webHidden/>
              </w:rPr>
              <w:fldChar w:fldCharType="separate"/>
            </w:r>
            <w:r>
              <w:rPr>
                <w:noProof/>
                <w:webHidden/>
              </w:rPr>
              <w:t>7</w:t>
            </w:r>
            <w:r>
              <w:rPr>
                <w:noProof/>
                <w:webHidden/>
              </w:rPr>
              <w:fldChar w:fldCharType="end"/>
            </w:r>
          </w:hyperlink>
        </w:p>
        <w:p w14:paraId="64A3C76E" w14:textId="2905177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39" w:history="1">
            <w:r w:rsidRPr="00162C3A">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General principles</w:t>
            </w:r>
            <w:r>
              <w:rPr>
                <w:noProof/>
                <w:webHidden/>
              </w:rPr>
              <w:tab/>
            </w:r>
            <w:r>
              <w:rPr>
                <w:noProof/>
                <w:webHidden/>
              </w:rPr>
              <w:fldChar w:fldCharType="begin"/>
            </w:r>
            <w:r>
              <w:rPr>
                <w:noProof/>
                <w:webHidden/>
              </w:rPr>
              <w:instrText xml:space="preserve"> PAGEREF _Toc175134539 \h </w:instrText>
            </w:r>
            <w:r>
              <w:rPr>
                <w:noProof/>
                <w:webHidden/>
              </w:rPr>
            </w:r>
            <w:r>
              <w:rPr>
                <w:noProof/>
                <w:webHidden/>
              </w:rPr>
              <w:fldChar w:fldCharType="separate"/>
            </w:r>
            <w:r>
              <w:rPr>
                <w:noProof/>
                <w:webHidden/>
              </w:rPr>
              <w:t>7</w:t>
            </w:r>
            <w:r>
              <w:rPr>
                <w:noProof/>
                <w:webHidden/>
              </w:rPr>
              <w:fldChar w:fldCharType="end"/>
            </w:r>
          </w:hyperlink>
        </w:p>
        <w:p w14:paraId="7A26B002" w14:textId="3C16871C"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0" w:history="1">
            <w:r w:rsidRPr="00162C3A">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Data Layers</w:t>
            </w:r>
            <w:r>
              <w:rPr>
                <w:noProof/>
                <w:webHidden/>
              </w:rPr>
              <w:tab/>
            </w:r>
            <w:r>
              <w:rPr>
                <w:noProof/>
                <w:webHidden/>
              </w:rPr>
              <w:fldChar w:fldCharType="begin"/>
            </w:r>
            <w:r>
              <w:rPr>
                <w:noProof/>
                <w:webHidden/>
              </w:rPr>
              <w:instrText xml:space="preserve"> PAGEREF _Toc175134540 \h </w:instrText>
            </w:r>
            <w:r>
              <w:rPr>
                <w:noProof/>
                <w:webHidden/>
              </w:rPr>
            </w:r>
            <w:r>
              <w:rPr>
                <w:noProof/>
                <w:webHidden/>
              </w:rPr>
              <w:fldChar w:fldCharType="separate"/>
            </w:r>
            <w:r>
              <w:rPr>
                <w:noProof/>
                <w:webHidden/>
              </w:rPr>
              <w:t>7</w:t>
            </w:r>
            <w:r>
              <w:rPr>
                <w:noProof/>
                <w:webHidden/>
              </w:rPr>
              <w:fldChar w:fldCharType="end"/>
            </w:r>
          </w:hyperlink>
        </w:p>
        <w:p w14:paraId="393B2FE4" w14:textId="7D93001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41" w:history="1">
            <w:r w:rsidRPr="00162C3A">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Data products and information layers</w:t>
            </w:r>
            <w:r>
              <w:rPr>
                <w:noProof/>
                <w:webHidden/>
              </w:rPr>
              <w:tab/>
            </w:r>
            <w:r>
              <w:rPr>
                <w:noProof/>
                <w:webHidden/>
              </w:rPr>
              <w:fldChar w:fldCharType="begin"/>
            </w:r>
            <w:r>
              <w:rPr>
                <w:noProof/>
                <w:webHidden/>
              </w:rPr>
              <w:instrText xml:space="preserve"> PAGEREF _Toc175134541 \h </w:instrText>
            </w:r>
            <w:r>
              <w:rPr>
                <w:noProof/>
                <w:webHidden/>
              </w:rPr>
            </w:r>
            <w:r>
              <w:rPr>
                <w:noProof/>
                <w:webHidden/>
              </w:rPr>
              <w:fldChar w:fldCharType="separate"/>
            </w:r>
            <w:r>
              <w:rPr>
                <w:noProof/>
                <w:webHidden/>
              </w:rPr>
              <w:t>7</w:t>
            </w:r>
            <w:r>
              <w:rPr>
                <w:noProof/>
                <w:webHidden/>
              </w:rPr>
              <w:fldChar w:fldCharType="end"/>
            </w:r>
          </w:hyperlink>
        </w:p>
        <w:p w14:paraId="2EA91EB6" w14:textId="7F8CB40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2" w:history="1">
            <w:r w:rsidRPr="00162C3A">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Basic product specifications and layers</w:t>
            </w:r>
            <w:r>
              <w:rPr>
                <w:noProof/>
                <w:webHidden/>
              </w:rPr>
              <w:tab/>
            </w:r>
            <w:r>
              <w:rPr>
                <w:noProof/>
                <w:webHidden/>
              </w:rPr>
              <w:fldChar w:fldCharType="begin"/>
            </w:r>
            <w:r>
              <w:rPr>
                <w:noProof/>
                <w:webHidden/>
              </w:rPr>
              <w:instrText xml:space="preserve"> PAGEREF _Toc175134542 \h </w:instrText>
            </w:r>
            <w:r>
              <w:rPr>
                <w:noProof/>
                <w:webHidden/>
              </w:rPr>
            </w:r>
            <w:r>
              <w:rPr>
                <w:noProof/>
                <w:webHidden/>
              </w:rPr>
              <w:fldChar w:fldCharType="separate"/>
            </w:r>
            <w:r>
              <w:rPr>
                <w:noProof/>
                <w:webHidden/>
              </w:rPr>
              <w:t>7</w:t>
            </w:r>
            <w:r>
              <w:rPr>
                <w:noProof/>
                <w:webHidden/>
              </w:rPr>
              <w:fldChar w:fldCharType="end"/>
            </w:r>
          </w:hyperlink>
        </w:p>
        <w:p w14:paraId="290C00A3" w14:textId="674C8A36"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3" w:history="1">
            <w:r w:rsidRPr="00162C3A">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Other data products</w:t>
            </w:r>
            <w:r>
              <w:rPr>
                <w:noProof/>
                <w:webHidden/>
              </w:rPr>
              <w:tab/>
            </w:r>
            <w:r>
              <w:rPr>
                <w:noProof/>
                <w:webHidden/>
              </w:rPr>
              <w:fldChar w:fldCharType="begin"/>
            </w:r>
            <w:r>
              <w:rPr>
                <w:noProof/>
                <w:webHidden/>
              </w:rPr>
              <w:instrText xml:space="preserve"> PAGEREF _Toc175134543 \h </w:instrText>
            </w:r>
            <w:r>
              <w:rPr>
                <w:noProof/>
                <w:webHidden/>
              </w:rPr>
            </w:r>
            <w:r>
              <w:rPr>
                <w:noProof/>
                <w:webHidden/>
              </w:rPr>
              <w:fldChar w:fldCharType="separate"/>
            </w:r>
            <w:r>
              <w:rPr>
                <w:noProof/>
                <w:webHidden/>
              </w:rPr>
              <w:t>7</w:t>
            </w:r>
            <w:r>
              <w:rPr>
                <w:noProof/>
                <w:webHidden/>
              </w:rPr>
              <w:fldChar w:fldCharType="end"/>
            </w:r>
          </w:hyperlink>
        </w:p>
        <w:p w14:paraId="4C8142DC" w14:textId="227CCA0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44" w:history="1">
            <w:r w:rsidRPr="00162C3A">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Mitigation of data overload</w:t>
            </w:r>
            <w:r>
              <w:rPr>
                <w:noProof/>
                <w:webHidden/>
              </w:rPr>
              <w:tab/>
            </w:r>
            <w:r>
              <w:rPr>
                <w:noProof/>
                <w:webHidden/>
              </w:rPr>
              <w:fldChar w:fldCharType="begin"/>
            </w:r>
            <w:r>
              <w:rPr>
                <w:noProof/>
                <w:webHidden/>
              </w:rPr>
              <w:instrText xml:space="preserve"> PAGEREF _Toc175134544 \h </w:instrText>
            </w:r>
            <w:r>
              <w:rPr>
                <w:noProof/>
                <w:webHidden/>
              </w:rPr>
            </w:r>
            <w:r>
              <w:rPr>
                <w:noProof/>
                <w:webHidden/>
              </w:rPr>
              <w:fldChar w:fldCharType="separate"/>
            </w:r>
            <w:r>
              <w:rPr>
                <w:noProof/>
                <w:webHidden/>
              </w:rPr>
              <w:t>7</w:t>
            </w:r>
            <w:r>
              <w:rPr>
                <w:noProof/>
                <w:webHidden/>
              </w:rPr>
              <w:fldChar w:fldCharType="end"/>
            </w:r>
          </w:hyperlink>
        </w:p>
        <w:p w14:paraId="15EEBD01" w14:textId="6909F90D"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5" w:history="1">
            <w:r w:rsidRPr="00162C3A">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Portrayal Process, Catalogue Elements, and Alerting</w:t>
            </w:r>
            <w:r>
              <w:rPr>
                <w:noProof/>
                <w:webHidden/>
              </w:rPr>
              <w:tab/>
            </w:r>
            <w:r>
              <w:rPr>
                <w:noProof/>
                <w:webHidden/>
              </w:rPr>
              <w:fldChar w:fldCharType="begin"/>
            </w:r>
            <w:r>
              <w:rPr>
                <w:noProof/>
                <w:webHidden/>
              </w:rPr>
              <w:instrText xml:space="preserve"> PAGEREF _Toc175134545 \h </w:instrText>
            </w:r>
            <w:r>
              <w:rPr>
                <w:noProof/>
                <w:webHidden/>
              </w:rPr>
            </w:r>
            <w:r>
              <w:rPr>
                <w:noProof/>
                <w:webHidden/>
              </w:rPr>
              <w:fldChar w:fldCharType="separate"/>
            </w:r>
            <w:r>
              <w:rPr>
                <w:noProof/>
                <w:webHidden/>
              </w:rPr>
              <w:t>8</w:t>
            </w:r>
            <w:r>
              <w:rPr>
                <w:noProof/>
                <w:webHidden/>
              </w:rPr>
              <w:fldChar w:fldCharType="end"/>
            </w:r>
          </w:hyperlink>
        </w:p>
        <w:p w14:paraId="02D582FE" w14:textId="3EFDFCC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46" w:history="1">
            <w:r w:rsidRPr="00162C3A">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Overview of the portrayal process</w:t>
            </w:r>
            <w:r>
              <w:rPr>
                <w:noProof/>
                <w:webHidden/>
              </w:rPr>
              <w:tab/>
            </w:r>
            <w:r>
              <w:rPr>
                <w:noProof/>
                <w:webHidden/>
              </w:rPr>
              <w:fldChar w:fldCharType="begin"/>
            </w:r>
            <w:r>
              <w:rPr>
                <w:noProof/>
                <w:webHidden/>
              </w:rPr>
              <w:instrText xml:space="preserve"> PAGEREF _Toc175134546 \h </w:instrText>
            </w:r>
            <w:r>
              <w:rPr>
                <w:noProof/>
                <w:webHidden/>
              </w:rPr>
            </w:r>
            <w:r>
              <w:rPr>
                <w:noProof/>
                <w:webHidden/>
              </w:rPr>
              <w:fldChar w:fldCharType="separate"/>
            </w:r>
            <w:r>
              <w:rPr>
                <w:noProof/>
                <w:webHidden/>
              </w:rPr>
              <w:t>8</w:t>
            </w:r>
            <w:r>
              <w:rPr>
                <w:noProof/>
                <w:webHidden/>
              </w:rPr>
              <w:fldChar w:fldCharType="end"/>
            </w:r>
          </w:hyperlink>
        </w:p>
        <w:p w14:paraId="540F0385" w14:textId="4A9A0D25"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47" w:history="1">
            <w:r w:rsidRPr="00162C3A">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 xml:space="preserve">Elements of S-100 Portrayal </w:t>
            </w:r>
            <w:r>
              <w:rPr>
                <w:noProof/>
                <w:webHidden/>
              </w:rPr>
              <w:tab/>
            </w:r>
            <w:r>
              <w:rPr>
                <w:noProof/>
                <w:webHidden/>
              </w:rPr>
              <w:fldChar w:fldCharType="begin"/>
            </w:r>
            <w:r>
              <w:rPr>
                <w:noProof/>
                <w:webHidden/>
              </w:rPr>
              <w:instrText xml:space="preserve"> PAGEREF _Toc175134547 \h </w:instrText>
            </w:r>
            <w:r>
              <w:rPr>
                <w:noProof/>
                <w:webHidden/>
              </w:rPr>
            </w:r>
            <w:r>
              <w:rPr>
                <w:noProof/>
                <w:webHidden/>
              </w:rPr>
              <w:fldChar w:fldCharType="separate"/>
            </w:r>
            <w:r>
              <w:rPr>
                <w:noProof/>
                <w:webHidden/>
              </w:rPr>
              <w:t>8</w:t>
            </w:r>
            <w:r>
              <w:rPr>
                <w:noProof/>
                <w:webHidden/>
              </w:rPr>
              <w:fldChar w:fldCharType="end"/>
            </w:r>
          </w:hyperlink>
        </w:p>
        <w:p w14:paraId="5F06D677" w14:textId="2E9EF2D4"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8" w:history="1">
            <w:r w:rsidRPr="00162C3A">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Pixmaps</w:t>
            </w:r>
            <w:r>
              <w:rPr>
                <w:noProof/>
                <w:webHidden/>
              </w:rPr>
              <w:tab/>
            </w:r>
            <w:r>
              <w:rPr>
                <w:noProof/>
                <w:webHidden/>
              </w:rPr>
              <w:fldChar w:fldCharType="begin"/>
            </w:r>
            <w:r>
              <w:rPr>
                <w:noProof/>
                <w:webHidden/>
              </w:rPr>
              <w:instrText xml:space="preserve"> PAGEREF _Toc175134548 \h </w:instrText>
            </w:r>
            <w:r>
              <w:rPr>
                <w:noProof/>
                <w:webHidden/>
              </w:rPr>
            </w:r>
            <w:r>
              <w:rPr>
                <w:noProof/>
                <w:webHidden/>
              </w:rPr>
              <w:fldChar w:fldCharType="separate"/>
            </w:r>
            <w:r>
              <w:rPr>
                <w:noProof/>
                <w:webHidden/>
              </w:rPr>
              <w:t>8</w:t>
            </w:r>
            <w:r>
              <w:rPr>
                <w:noProof/>
                <w:webHidden/>
              </w:rPr>
              <w:fldChar w:fldCharType="end"/>
            </w:r>
          </w:hyperlink>
        </w:p>
        <w:p w14:paraId="245E7936" w14:textId="18956A88"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9" w:history="1">
            <w:r w:rsidRPr="00162C3A">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Colour coding scheme</w:t>
            </w:r>
            <w:r>
              <w:rPr>
                <w:noProof/>
                <w:webHidden/>
              </w:rPr>
              <w:tab/>
            </w:r>
            <w:r>
              <w:rPr>
                <w:noProof/>
                <w:webHidden/>
              </w:rPr>
              <w:fldChar w:fldCharType="begin"/>
            </w:r>
            <w:r>
              <w:rPr>
                <w:noProof/>
                <w:webHidden/>
              </w:rPr>
              <w:instrText xml:space="preserve"> PAGEREF _Toc175134549 \h </w:instrText>
            </w:r>
            <w:r>
              <w:rPr>
                <w:noProof/>
                <w:webHidden/>
              </w:rPr>
            </w:r>
            <w:r>
              <w:rPr>
                <w:noProof/>
                <w:webHidden/>
              </w:rPr>
              <w:fldChar w:fldCharType="separate"/>
            </w:r>
            <w:r>
              <w:rPr>
                <w:noProof/>
                <w:webHidden/>
              </w:rPr>
              <w:t>8</w:t>
            </w:r>
            <w:r>
              <w:rPr>
                <w:noProof/>
                <w:webHidden/>
              </w:rPr>
              <w:fldChar w:fldCharType="end"/>
            </w:r>
          </w:hyperlink>
        </w:p>
        <w:p w14:paraId="575CC842" w14:textId="11A62ED0"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0" w:history="1">
            <w:r w:rsidRPr="00162C3A">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Symbols</w:t>
            </w:r>
            <w:r>
              <w:rPr>
                <w:noProof/>
                <w:webHidden/>
              </w:rPr>
              <w:tab/>
            </w:r>
            <w:r>
              <w:rPr>
                <w:noProof/>
                <w:webHidden/>
              </w:rPr>
              <w:fldChar w:fldCharType="begin"/>
            </w:r>
            <w:r>
              <w:rPr>
                <w:noProof/>
                <w:webHidden/>
              </w:rPr>
              <w:instrText xml:space="preserve"> PAGEREF _Toc175134550 \h </w:instrText>
            </w:r>
            <w:r>
              <w:rPr>
                <w:noProof/>
                <w:webHidden/>
              </w:rPr>
            </w:r>
            <w:r>
              <w:rPr>
                <w:noProof/>
                <w:webHidden/>
              </w:rPr>
              <w:fldChar w:fldCharType="separate"/>
            </w:r>
            <w:r>
              <w:rPr>
                <w:noProof/>
                <w:webHidden/>
              </w:rPr>
              <w:t>9</w:t>
            </w:r>
            <w:r>
              <w:rPr>
                <w:noProof/>
                <w:webHidden/>
              </w:rPr>
              <w:fldChar w:fldCharType="end"/>
            </w:r>
          </w:hyperlink>
        </w:p>
        <w:p w14:paraId="1D7B7C4C" w14:textId="59A83C64"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1" w:history="1">
            <w:r w:rsidRPr="00162C3A">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Area fills</w:t>
            </w:r>
            <w:r>
              <w:rPr>
                <w:noProof/>
                <w:webHidden/>
              </w:rPr>
              <w:tab/>
            </w:r>
            <w:r>
              <w:rPr>
                <w:noProof/>
                <w:webHidden/>
              </w:rPr>
              <w:fldChar w:fldCharType="begin"/>
            </w:r>
            <w:r>
              <w:rPr>
                <w:noProof/>
                <w:webHidden/>
              </w:rPr>
              <w:instrText xml:space="preserve"> PAGEREF _Toc175134551 \h </w:instrText>
            </w:r>
            <w:r>
              <w:rPr>
                <w:noProof/>
                <w:webHidden/>
              </w:rPr>
            </w:r>
            <w:r>
              <w:rPr>
                <w:noProof/>
                <w:webHidden/>
              </w:rPr>
              <w:fldChar w:fldCharType="separate"/>
            </w:r>
            <w:r>
              <w:rPr>
                <w:noProof/>
                <w:webHidden/>
              </w:rPr>
              <w:t>9</w:t>
            </w:r>
            <w:r>
              <w:rPr>
                <w:noProof/>
                <w:webHidden/>
              </w:rPr>
              <w:fldChar w:fldCharType="end"/>
            </w:r>
          </w:hyperlink>
        </w:p>
        <w:p w14:paraId="255C2DCD" w14:textId="757384F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2" w:history="1">
            <w:r w:rsidRPr="00162C3A">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Line styles</w:t>
            </w:r>
            <w:r>
              <w:rPr>
                <w:noProof/>
                <w:webHidden/>
              </w:rPr>
              <w:tab/>
            </w:r>
            <w:r>
              <w:rPr>
                <w:noProof/>
                <w:webHidden/>
              </w:rPr>
              <w:fldChar w:fldCharType="begin"/>
            </w:r>
            <w:r>
              <w:rPr>
                <w:noProof/>
                <w:webHidden/>
              </w:rPr>
              <w:instrText xml:space="preserve"> PAGEREF _Toc175134552 \h </w:instrText>
            </w:r>
            <w:r>
              <w:rPr>
                <w:noProof/>
                <w:webHidden/>
              </w:rPr>
            </w:r>
            <w:r>
              <w:rPr>
                <w:noProof/>
                <w:webHidden/>
              </w:rPr>
              <w:fldChar w:fldCharType="separate"/>
            </w:r>
            <w:r>
              <w:rPr>
                <w:noProof/>
                <w:webHidden/>
              </w:rPr>
              <w:t>9</w:t>
            </w:r>
            <w:r>
              <w:rPr>
                <w:noProof/>
                <w:webHidden/>
              </w:rPr>
              <w:fldChar w:fldCharType="end"/>
            </w:r>
          </w:hyperlink>
        </w:p>
        <w:p w14:paraId="5C55E22B" w14:textId="7502E4A2"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3" w:history="1">
            <w:r w:rsidRPr="00162C3A">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Portrayal of Shared Edges.</w:t>
            </w:r>
            <w:r>
              <w:rPr>
                <w:noProof/>
                <w:webHidden/>
              </w:rPr>
              <w:tab/>
            </w:r>
            <w:r>
              <w:rPr>
                <w:noProof/>
                <w:webHidden/>
              </w:rPr>
              <w:fldChar w:fldCharType="begin"/>
            </w:r>
            <w:r>
              <w:rPr>
                <w:noProof/>
                <w:webHidden/>
              </w:rPr>
              <w:instrText xml:space="preserve"> PAGEREF _Toc175134553 \h </w:instrText>
            </w:r>
            <w:r>
              <w:rPr>
                <w:noProof/>
                <w:webHidden/>
              </w:rPr>
            </w:r>
            <w:r>
              <w:rPr>
                <w:noProof/>
                <w:webHidden/>
              </w:rPr>
              <w:fldChar w:fldCharType="separate"/>
            </w:r>
            <w:r>
              <w:rPr>
                <w:noProof/>
                <w:webHidden/>
              </w:rPr>
              <w:t>9</w:t>
            </w:r>
            <w:r>
              <w:rPr>
                <w:noProof/>
                <w:webHidden/>
              </w:rPr>
              <w:fldChar w:fldCharType="end"/>
            </w:r>
          </w:hyperlink>
        </w:p>
        <w:p w14:paraId="65D27D83" w14:textId="1B331710"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4" w:history="1">
            <w:r w:rsidRPr="00162C3A">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Text</w:t>
            </w:r>
            <w:r>
              <w:rPr>
                <w:noProof/>
                <w:webHidden/>
              </w:rPr>
              <w:tab/>
            </w:r>
            <w:r>
              <w:rPr>
                <w:noProof/>
                <w:webHidden/>
              </w:rPr>
              <w:fldChar w:fldCharType="begin"/>
            </w:r>
            <w:r>
              <w:rPr>
                <w:noProof/>
                <w:webHidden/>
              </w:rPr>
              <w:instrText xml:space="preserve"> PAGEREF _Toc175134554 \h </w:instrText>
            </w:r>
            <w:r>
              <w:rPr>
                <w:noProof/>
                <w:webHidden/>
              </w:rPr>
            </w:r>
            <w:r>
              <w:rPr>
                <w:noProof/>
                <w:webHidden/>
              </w:rPr>
              <w:fldChar w:fldCharType="separate"/>
            </w:r>
            <w:r>
              <w:rPr>
                <w:noProof/>
                <w:webHidden/>
              </w:rPr>
              <w:t>10</w:t>
            </w:r>
            <w:r>
              <w:rPr>
                <w:noProof/>
                <w:webHidden/>
              </w:rPr>
              <w:fldChar w:fldCharType="end"/>
            </w:r>
          </w:hyperlink>
        </w:p>
        <w:p w14:paraId="5725E806" w14:textId="6BF44EF0"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5" w:history="1">
            <w:r w:rsidRPr="00162C3A">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Style sheets</w:t>
            </w:r>
            <w:r>
              <w:rPr>
                <w:noProof/>
                <w:webHidden/>
              </w:rPr>
              <w:tab/>
            </w:r>
            <w:r>
              <w:rPr>
                <w:noProof/>
                <w:webHidden/>
              </w:rPr>
              <w:fldChar w:fldCharType="begin"/>
            </w:r>
            <w:r>
              <w:rPr>
                <w:noProof/>
                <w:webHidden/>
              </w:rPr>
              <w:instrText xml:space="preserve"> PAGEREF _Toc175134555 \h </w:instrText>
            </w:r>
            <w:r>
              <w:rPr>
                <w:noProof/>
                <w:webHidden/>
              </w:rPr>
            </w:r>
            <w:r>
              <w:rPr>
                <w:noProof/>
                <w:webHidden/>
              </w:rPr>
              <w:fldChar w:fldCharType="separate"/>
            </w:r>
            <w:r>
              <w:rPr>
                <w:noProof/>
                <w:webHidden/>
              </w:rPr>
              <w:t>10</w:t>
            </w:r>
            <w:r>
              <w:rPr>
                <w:noProof/>
                <w:webHidden/>
              </w:rPr>
              <w:fldChar w:fldCharType="end"/>
            </w:r>
          </w:hyperlink>
        </w:p>
        <w:p w14:paraId="64431B6C" w14:textId="0F730FA2"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6" w:history="1">
            <w:r w:rsidRPr="00162C3A">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planes</w:t>
            </w:r>
            <w:r>
              <w:rPr>
                <w:noProof/>
                <w:webHidden/>
              </w:rPr>
              <w:tab/>
            </w:r>
            <w:r>
              <w:rPr>
                <w:noProof/>
                <w:webHidden/>
              </w:rPr>
              <w:fldChar w:fldCharType="begin"/>
            </w:r>
            <w:r>
              <w:rPr>
                <w:noProof/>
                <w:webHidden/>
              </w:rPr>
              <w:instrText xml:space="preserve"> PAGEREF _Toc175134556 \h </w:instrText>
            </w:r>
            <w:r>
              <w:rPr>
                <w:noProof/>
                <w:webHidden/>
              </w:rPr>
            </w:r>
            <w:r>
              <w:rPr>
                <w:noProof/>
                <w:webHidden/>
              </w:rPr>
              <w:fldChar w:fldCharType="separate"/>
            </w:r>
            <w:r>
              <w:rPr>
                <w:noProof/>
                <w:webHidden/>
              </w:rPr>
              <w:t>10</w:t>
            </w:r>
            <w:r>
              <w:rPr>
                <w:noProof/>
                <w:webHidden/>
              </w:rPr>
              <w:fldChar w:fldCharType="end"/>
            </w:r>
          </w:hyperlink>
        </w:p>
        <w:p w14:paraId="7D7FF7FD" w14:textId="38E8A2D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7" w:history="1">
            <w:r w:rsidRPr="00162C3A">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priorities</w:t>
            </w:r>
            <w:r>
              <w:rPr>
                <w:noProof/>
                <w:webHidden/>
              </w:rPr>
              <w:tab/>
            </w:r>
            <w:r>
              <w:rPr>
                <w:noProof/>
                <w:webHidden/>
              </w:rPr>
              <w:fldChar w:fldCharType="begin"/>
            </w:r>
            <w:r>
              <w:rPr>
                <w:noProof/>
                <w:webHidden/>
              </w:rPr>
              <w:instrText xml:space="preserve"> PAGEREF _Toc175134557 \h </w:instrText>
            </w:r>
            <w:r>
              <w:rPr>
                <w:noProof/>
                <w:webHidden/>
              </w:rPr>
            </w:r>
            <w:r>
              <w:rPr>
                <w:noProof/>
                <w:webHidden/>
              </w:rPr>
              <w:fldChar w:fldCharType="separate"/>
            </w:r>
            <w:r>
              <w:rPr>
                <w:noProof/>
                <w:webHidden/>
              </w:rPr>
              <w:t>10</w:t>
            </w:r>
            <w:r>
              <w:rPr>
                <w:noProof/>
                <w:webHidden/>
              </w:rPr>
              <w:fldChar w:fldCharType="end"/>
            </w:r>
          </w:hyperlink>
        </w:p>
        <w:p w14:paraId="3159AB7C" w14:textId="21CBEB9B"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8" w:history="1">
            <w:r w:rsidRPr="00162C3A">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Viewing groups</w:t>
            </w:r>
            <w:r>
              <w:rPr>
                <w:noProof/>
                <w:webHidden/>
              </w:rPr>
              <w:tab/>
            </w:r>
            <w:r>
              <w:rPr>
                <w:noProof/>
                <w:webHidden/>
              </w:rPr>
              <w:fldChar w:fldCharType="begin"/>
            </w:r>
            <w:r>
              <w:rPr>
                <w:noProof/>
                <w:webHidden/>
              </w:rPr>
              <w:instrText xml:space="preserve"> PAGEREF _Toc175134558 \h </w:instrText>
            </w:r>
            <w:r>
              <w:rPr>
                <w:noProof/>
                <w:webHidden/>
              </w:rPr>
            </w:r>
            <w:r>
              <w:rPr>
                <w:noProof/>
                <w:webHidden/>
              </w:rPr>
              <w:fldChar w:fldCharType="separate"/>
            </w:r>
            <w:r>
              <w:rPr>
                <w:noProof/>
                <w:webHidden/>
              </w:rPr>
              <w:t>11</w:t>
            </w:r>
            <w:r>
              <w:rPr>
                <w:noProof/>
                <w:webHidden/>
              </w:rPr>
              <w:fldChar w:fldCharType="end"/>
            </w:r>
          </w:hyperlink>
        </w:p>
        <w:p w14:paraId="58147037" w14:textId="3BC075F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9" w:history="1">
            <w:r w:rsidRPr="00162C3A">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Viewing group layers</w:t>
            </w:r>
            <w:r>
              <w:rPr>
                <w:noProof/>
                <w:webHidden/>
              </w:rPr>
              <w:tab/>
            </w:r>
            <w:r>
              <w:rPr>
                <w:noProof/>
                <w:webHidden/>
              </w:rPr>
              <w:fldChar w:fldCharType="begin"/>
            </w:r>
            <w:r>
              <w:rPr>
                <w:noProof/>
                <w:webHidden/>
              </w:rPr>
              <w:instrText xml:space="preserve"> PAGEREF _Toc175134559 \h </w:instrText>
            </w:r>
            <w:r>
              <w:rPr>
                <w:noProof/>
                <w:webHidden/>
              </w:rPr>
            </w:r>
            <w:r>
              <w:rPr>
                <w:noProof/>
                <w:webHidden/>
              </w:rPr>
              <w:fldChar w:fldCharType="separate"/>
            </w:r>
            <w:r>
              <w:rPr>
                <w:noProof/>
                <w:webHidden/>
              </w:rPr>
              <w:t>11</w:t>
            </w:r>
            <w:r>
              <w:rPr>
                <w:noProof/>
                <w:webHidden/>
              </w:rPr>
              <w:fldChar w:fldCharType="end"/>
            </w:r>
          </w:hyperlink>
        </w:p>
        <w:p w14:paraId="2321C25A" w14:textId="4E71494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0" w:history="1">
            <w:r w:rsidRPr="00162C3A">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modes</w:t>
            </w:r>
            <w:r>
              <w:rPr>
                <w:noProof/>
                <w:webHidden/>
              </w:rPr>
              <w:tab/>
            </w:r>
            <w:r>
              <w:rPr>
                <w:noProof/>
                <w:webHidden/>
              </w:rPr>
              <w:fldChar w:fldCharType="begin"/>
            </w:r>
            <w:r>
              <w:rPr>
                <w:noProof/>
                <w:webHidden/>
              </w:rPr>
              <w:instrText xml:space="preserve"> PAGEREF _Toc175134560 \h </w:instrText>
            </w:r>
            <w:r>
              <w:rPr>
                <w:noProof/>
                <w:webHidden/>
              </w:rPr>
            </w:r>
            <w:r>
              <w:rPr>
                <w:noProof/>
                <w:webHidden/>
              </w:rPr>
              <w:fldChar w:fldCharType="separate"/>
            </w:r>
            <w:r>
              <w:rPr>
                <w:noProof/>
                <w:webHidden/>
              </w:rPr>
              <w:t>11</w:t>
            </w:r>
            <w:r>
              <w:rPr>
                <w:noProof/>
                <w:webHidden/>
              </w:rPr>
              <w:fldChar w:fldCharType="end"/>
            </w:r>
          </w:hyperlink>
        </w:p>
        <w:p w14:paraId="6129BE66" w14:textId="3BAF3483"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1" w:history="1">
            <w:r w:rsidRPr="00162C3A">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Foundation mode</w:t>
            </w:r>
            <w:r>
              <w:rPr>
                <w:noProof/>
                <w:webHidden/>
              </w:rPr>
              <w:tab/>
            </w:r>
            <w:r>
              <w:rPr>
                <w:noProof/>
                <w:webHidden/>
              </w:rPr>
              <w:fldChar w:fldCharType="begin"/>
            </w:r>
            <w:r>
              <w:rPr>
                <w:noProof/>
                <w:webHidden/>
              </w:rPr>
              <w:instrText xml:space="preserve"> PAGEREF _Toc175134561 \h </w:instrText>
            </w:r>
            <w:r>
              <w:rPr>
                <w:noProof/>
                <w:webHidden/>
              </w:rPr>
            </w:r>
            <w:r>
              <w:rPr>
                <w:noProof/>
                <w:webHidden/>
              </w:rPr>
              <w:fldChar w:fldCharType="separate"/>
            </w:r>
            <w:r>
              <w:rPr>
                <w:noProof/>
                <w:webHidden/>
              </w:rPr>
              <w:t>11</w:t>
            </w:r>
            <w:r>
              <w:rPr>
                <w:noProof/>
                <w:webHidden/>
              </w:rPr>
              <w:fldChar w:fldCharType="end"/>
            </w:r>
          </w:hyperlink>
        </w:p>
        <w:p w14:paraId="197A48BE" w14:textId="49341B3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2" w:history="1">
            <w:r w:rsidRPr="00162C3A">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Rules</w:t>
            </w:r>
            <w:r>
              <w:rPr>
                <w:noProof/>
                <w:webHidden/>
              </w:rPr>
              <w:tab/>
            </w:r>
            <w:r>
              <w:rPr>
                <w:noProof/>
                <w:webHidden/>
              </w:rPr>
              <w:fldChar w:fldCharType="begin"/>
            </w:r>
            <w:r>
              <w:rPr>
                <w:noProof/>
                <w:webHidden/>
              </w:rPr>
              <w:instrText xml:space="preserve"> PAGEREF _Toc175134562 \h </w:instrText>
            </w:r>
            <w:r>
              <w:rPr>
                <w:noProof/>
                <w:webHidden/>
              </w:rPr>
            </w:r>
            <w:r>
              <w:rPr>
                <w:noProof/>
                <w:webHidden/>
              </w:rPr>
              <w:fldChar w:fldCharType="separate"/>
            </w:r>
            <w:r>
              <w:rPr>
                <w:noProof/>
                <w:webHidden/>
              </w:rPr>
              <w:t>11</w:t>
            </w:r>
            <w:r>
              <w:rPr>
                <w:noProof/>
                <w:webHidden/>
              </w:rPr>
              <w:fldChar w:fldCharType="end"/>
            </w:r>
          </w:hyperlink>
        </w:p>
        <w:p w14:paraId="034553E7" w14:textId="4B6B581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3" w:history="1">
            <w:r w:rsidRPr="00162C3A">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Context</w:t>
            </w:r>
            <w:r>
              <w:rPr>
                <w:noProof/>
                <w:webHidden/>
              </w:rPr>
              <w:tab/>
            </w:r>
            <w:r>
              <w:rPr>
                <w:noProof/>
                <w:webHidden/>
              </w:rPr>
              <w:fldChar w:fldCharType="begin"/>
            </w:r>
            <w:r>
              <w:rPr>
                <w:noProof/>
                <w:webHidden/>
              </w:rPr>
              <w:instrText xml:space="preserve"> PAGEREF _Toc175134563 \h </w:instrText>
            </w:r>
            <w:r>
              <w:rPr>
                <w:noProof/>
                <w:webHidden/>
              </w:rPr>
            </w:r>
            <w:r>
              <w:rPr>
                <w:noProof/>
                <w:webHidden/>
              </w:rPr>
              <w:fldChar w:fldCharType="separate"/>
            </w:r>
            <w:r>
              <w:rPr>
                <w:noProof/>
                <w:webHidden/>
              </w:rPr>
              <w:t>11</w:t>
            </w:r>
            <w:r>
              <w:rPr>
                <w:noProof/>
                <w:webHidden/>
              </w:rPr>
              <w:fldChar w:fldCharType="end"/>
            </w:r>
          </w:hyperlink>
        </w:p>
        <w:p w14:paraId="15B08536" w14:textId="2977674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4" w:history="1">
            <w:r w:rsidRPr="00162C3A">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Validity times</w:t>
            </w:r>
            <w:r>
              <w:rPr>
                <w:noProof/>
                <w:webHidden/>
              </w:rPr>
              <w:tab/>
            </w:r>
            <w:r>
              <w:rPr>
                <w:noProof/>
                <w:webHidden/>
              </w:rPr>
              <w:fldChar w:fldCharType="begin"/>
            </w:r>
            <w:r>
              <w:rPr>
                <w:noProof/>
                <w:webHidden/>
              </w:rPr>
              <w:instrText xml:space="preserve"> PAGEREF _Toc175134564 \h </w:instrText>
            </w:r>
            <w:r>
              <w:rPr>
                <w:noProof/>
                <w:webHidden/>
              </w:rPr>
            </w:r>
            <w:r>
              <w:rPr>
                <w:noProof/>
                <w:webHidden/>
              </w:rPr>
              <w:fldChar w:fldCharType="separate"/>
            </w:r>
            <w:r>
              <w:rPr>
                <w:noProof/>
                <w:webHidden/>
              </w:rPr>
              <w:t>11</w:t>
            </w:r>
            <w:r>
              <w:rPr>
                <w:noProof/>
                <w:webHidden/>
              </w:rPr>
              <w:fldChar w:fldCharType="end"/>
            </w:r>
          </w:hyperlink>
        </w:p>
        <w:p w14:paraId="2FF31641" w14:textId="5B59EFE1"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65" w:history="1">
            <w:r w:rsidRPr="00162C3A">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Alerts</w:t>
            </w:r>
            <w:r>
              <w:rPr>
                <w:noProof/>
                <w:webHidden/>
              </w:rPr>
              <w:tab/>
            </w:r>
            <w:r>
              <w:rPr>
                <w:noProof/>
                <w:webHidden/>
              </w:rPr>
              <w:fldChar w:fldCharType="begin"/>
            </w:r>
            <w:r>
              <w:rPr>
                <w:noProof/>
                <w:webHidden/>
              </w:rPr>
              <w:instrText xml:space="preserve"> PAGEREF _Toc175134565 \h </w:instrText>
            </w:r>
            <w:r>
              <w:rPr>
                <w:noProof/>
                <w:webHidden/>
              </w:rPr>
            </w:r>
            <w:r>
              <w:rPr>
                <w:noProof/>
                <w:webHidden/>
              </w:rPr>
              <w:fldChar w:fldCharType="separate"/>
            </w:r>
            <w:r>
              <w:rPr>
                <w:noProof/>
                <w:webHidden/>
              </w:rPr>
              <w:t>11</w:t>
            </w:r>
            <w:r>
              <w:rPr>
                <w:noProof/>
                <w:webHidden/>
              </w:rPr>
              <w:fldChar w:fldCharType="end"/>
            </w:r>
          </w:hyperlink>
        </w:p>
        <w:p w14:paraId="1BA9777C" w14:textId="58B3E49F"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6" w:history="1">
            <w:r w:rsidRPr="00162C3A">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Interoperability</w:t>
            </w:r>
            <w:r>
              <w:rPr>
                <w:noProof/>
                <w:webHidden/>
              </w:rPr>
              <w:tab/>
            </w:r>
            <w:r>
              <w:rPr>
                <w:noProof/>
                <w:webHidden/>
              </w:rPr>
              <w:fldChar w:fldCharType="begin"/>
            </w:r>
            <w:r>
              <w:rPr>
                <w:noProof/>
                <w:webHidden/>
              </w:rPr>
              <w:instrText xml:space="preserve"> PAGEREF _Toc175134566 \h </w:instrText>
            </w:r>
            <w:r>
              <w:rPr>
                <w:noProof/>
                <w:webHidden/>
              </w:rPr>
            </w:r>
            <w:r>
              <w:rPr>
                <w:noProof/>
                <w:webHidden/>
              </w:rPr>
              <w:fldChar w:fldCharType="separate"/>
            </w:r>
            <w:r>
              <w:rPr>
                <w:noProof/>
                <w:webHidden/>
              </w:rPr>
              <w:t>12</w:t>
            </w:r>
            <w:r>
              <w:rPr>
                <w:noProof/>
                <w:webHidden/>
              </w:rPr>
              <w:fldChar w:fldCharType="end"/>
            </w:r>
          </w:hyperlink>
        </w:p>
        <w:p w14:paraId="4F59888B" w14:textId="7A4C3BE4"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7" w:history="1">
            <w:r w:rsidRPr="00162C3A">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Display Organisation and Operation</w:t>
            </w:r>
            <w:r>
              <w:rPr>
                <w:noProof/>
                <w:webHidden/>
              </w:rPr>
              <w:tab/>
            </w:r>
            <w:r>
              <w:rPr>
                <w:noProof/>
                <w:webHidden/>
              </w:rPr>
              <w:fldChar w:fldCharType="begin"/>
            </w:r>
            <w:r>
              <w:rPr>
                <w:noProof/>
                <w:webHidden/>
              </w:rPr>
              <w:instrText xml:space="preserve"> PAGEREF _Toc175134567 \h </w:instrText>
            </w:r>
            <w:r>
              <w:rPr>
                <w:noProof/>
                <w:webHidden/>
              </w:rPr>
            </w:r>
            <w:r>
              <w:rPr>
                <w:noProof/>
                <w:webHidden/>
              </w:rPr>
              <w:fldChar w:fldCharType="separate"/>
            </w:r>
            <w:r>
              <w:rPr>
                <w:noProof/>
                <w:webHidden/>
              </w:rPr>
              <w:t>13</w:t>
            </w:r>
            <w:r>
              <w:rPr>
                <w:noProof/>
                <w:webHidden/>
              </w:rPr>
              <w:fldChar w:fldCharType="end"/>
            </w:r>
          </w:hyperlink>
        </w:p>
        <w:p w14:paraId="38D814B0" w14:textId="4A8C5E3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68" w:history="1">
            <w:r w:rsidRPr="00162C3A">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 of non-S-100 information</w:t>
            </w:r>
            <w:r>
              <w:rPr>
                <w:noProof/>
                <w:webHidden/>
              </w:rPr>
              <w:tab/>
            </w:r>
            <w:r>
              <w:rPr>
                <w:noProof/>
                <w:webHidden/>
              </w:rPr>
              <w:fldChar w:fldCharType="begin"/>
            </w:r>
            <w:r>
              <w:rPr>
                <w:noProof/>
                <w:webHidden/>
              </w:rPr>
              <w:instrText xml:space="preserve"> PAGEREF _Toc175134568 \h </w:instrText>
            </w:r>
            <w:r>
              <w:rPr>
                <w:noProof/>
                <w:webHidden/>
              </w:rPr>
            </w:r>
            <w:r>
              <w:rPr>
                <w:noProof/>
                <w:webHidden/>
              </w:rPr>
              <w:fldChar w:fldCharType="separate"/>
            </w:r>
            <w:r>
              <w:rPr>
                <w:noProof/>
                <w:webHidden/>
              </w:rPr>
              <w:t>13</w:t>
            </w:r>
            <w:r>
              <w:rPr>
                <w:noProof/>
                <w:webHidden/>
              </w:rPr>
              <w:fldChar w:fldCharType="end"/>
            </w:r>
          </w:hyperlink>
        </w:p>
        <w:p w14:paraId="549E75C2" w14:textId="7057099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9" w:history="1">
            <w:r w:rsidRPr="00162C3A">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_Toc175134569 \h </w:instrText>
            </w:r>
            <w:r>
              <w:rPr>
                <w:noProof/>
                <w:webHidden/>
              </w:rPr>
            </w:r>
            <w:r>
              <w:rPr>
                <w:noProof/>
                <w:webHidden/>
              </w:rPr>
              <w:fldChar w:fldCharType="separate"/>
            </w:r>
            <w:r>
              <w:rPr>
                <w:noProof/>
                <w:webHidden/>
              </w:rPr>
              <w:t>13</w:t>
            </w:r>
            <w:r>
              <w:rPr>
                <w:noProof/>
                <w:webHidden/>
              </w:rPr>
              <w:fldChar w:fldCharType="end"/>
            </w:r>
          </w:hyperlink>
        </w:p>
        <w:p w14:paraId="5E187ACD" w14:textId="77D74C8E"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0" w:history="1">
            <w:r w:rsidRPr="00162C3A">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Supplemental display items</w:t>
            </w:r>
            <w:r>
              <w:rPr>
                <w:noProof/>
                <w:webHidden/>
              </w:rPr>
              <w:tab/>
            </w:r>
            <w:r>
              <w:rPr>
                <w:noProof/>
                <w:webHidden/>
              </w:rPr>
              <w:fldChar w:fldCharType="begin"/>
            </w:r>
            <w:r>
              <w:rPr>
                <w:noProof/>
                <w:webHidden/>
              </w:rPr>
              <w:instrText xml:space="preserve"> PAGEREF _Toc175134570 \h </w:instrText>
            </w:r>
            <w:r>
              <w:rPr>
                <w:noProof/>
                <w:webHidden/>
              </w:rPr>
            </w:r>
            <w:r>
              <w:rPr>
                <w:noProof/>
                <w:webHidden/>
              </w:rPr>
              <w:fldChar w:fldCharType="separate"/>
            </w:r>
            <w:r>
              <w:rPr>
                <w:noProof/>
                <w:webHidden/>
              </w:rPr>
              <w:t>13</w:t>
            </w:r>
            <w:r>
              <w:rPr>
                <w:noProof/>
                <w:webHidden/>
              </w:rPr>
              <w:fldChar w:fldCharType="end"/>
            </w:r>
          </w:hyperlink>
        </w:p>
        <w:p w14:paraId="6C2BF6D1" w14:textId="4CB429A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1" w:history="1">
            <w:r w:rsidRPr="00162C3A">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Units</w:t>
            </w:r>
            <w:r>
              <w:rPr>
                <w:noProof/>
                <w:webHidden/>
              </w:rPr>
              <w:tab/>
            </w:r>
            <w:r>
              <w:rPr>
                <w:noProof/>
                <w:webHidden/>
              </w:rPr>
              <w:fldChar w:fldCharType="begin"/>
            </w:r>
            <w:r>
              <w:rPr>
                <w:noProof/>
                <w:webHidden/>
              </w:rPr>
              <w:instrText xml:space="preserve"> PAGEREF _Toc175134571 \h </w:instrText>
            </w:r>
            <w:r>
              <w:rPr>
                <w:noProof/>
                <w:webHidden/>
              </w:rPr>
            </w:r>
            <w:r>
              <w:rPr>
                <w:noProof/>
                <w:webHidden/>
              </w:rPr>
              <w:fldChar w:fldCharType="separate"/>
            </w:r>
            <w:r>
              <w:rPr>
                <w:noProof/>
                <w:webHidden/>
              </w:rPr>
              <w:t>14</w:t>
            </w:r>
            <w:r>
              <w:rPr>
                <w:noProof/>
                <w:webHidden/>
              </w:rPr>
              <w:fldChar w:fldCharType="end"/>
            </w:r>
          </w:hyperlink>
        </w:p>
        <w:p w14:paraId="6DA8A2CA" w14:textId="0FC1496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2" w:history="1">
            <w:r w:rsidRPr="00162C3A">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Legend</w:t>
            </w:r>
            <w:r>
              <w:rPr>
                <w:noProof/>
                <w:webHidden/>
              </w:rPr>
              <w:tab/>
            </w:r>
            <w:r>
              <w:rPr>
                <w:noProof/>
                <w:webHidden/>
              </w:rPr>
              <w:fldChar w:fldCharType="begin"/>
            </w:r>
            <w:r>
              <w:rPr>
                <w:noProof/>
                <w:webHidden/>
              </w:rPr>
              <w:instrText xml:space="preserve"> PAGEREF _Toc175134572 \h </w:instrText>
            </w:r>
            <w:r>
              <w:rPr>
                <w:noProof/>
                <w:webHidden/>
              </w:rPr>
            </w:r>
            <w:r>
              <w:rPr>
                <w:noProof/>
                <w:webHidden/>
              </w:rPr>
              <w:fldChar w:fldCharType="separate"/>
            </w:r>
            <w:r>
              <w:rPr>
                <w:noProof/>
                <w:webHidden/>
              </w:rPr>
              <w:t>14</w:t>
            </w:r>
            <w:r>
              <w:rPr>
                <w:noProof/>
                <w:webHidden/>
              </w:rPr>
              <w:fldChar w:fldCharType="end"/>
            </w:r>
          </w:hyperlink>
        </w:p>
        <w:p w14:paraId="797A0AC0" w14:textId="4F20037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73" w:history="1">
            <w:r w:rsidRPr="00162C3A">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Priority of information [Informative]</w:t>
            </w:r>
            <w:r>
              <w:rPr>
                <w:noProof/>
                <w:webHidden/>
              </w:rPr>
              <w:tab/>
            </w:r>
            <w:r>
              <w:rPr>
                <w:noProof/>
                <w:webHidden/>
              </w:rPr>
              <w:fldChar w:fldCharType="begin"/>
            </w:r>
            <w:r>
              <w:rPr>
                <w:noProof/>
                <w:webHidden/>
              </w:rPr>
              <w:instrText xml:space="preserve"> PAGEREF _Toc175134573 \h </w:instrText>
            </w:r>
            <w:r>
              <w:rPr>
                <w:noProof/>
                <w:webHidden/>
              </w:rPr>
            </w:r>
            <w:r>
              <w:rPr>
                <w:noProof/>
                <w:webHidden/>
              </w:rPr>
              <w:fldChar w:fldCharType="separate"/>
            </w:r>
            <w:r>
              <w:rPr>
                <w:noProof/>
                <w:webHidden/>
              </w:rPr>
              <w:t>15</w:t>
            </w:r>
            <w:r>
              <w:rPr>
                <w:noProof/>
                <w:webHidden/>
              </w:rPr>
              <w:fldChar w:fldCharType="end"/>
            </w:r>
          </w:hyperlink>
        </w:p>
        <w:p w14:paraId="59FB7331" w14:textId="12BC579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4" w:history="1">
            <w:r w:rsidRPr="00162C3A">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Priority layers</w:t>
            </w:r>
            <w:r>
              <w:rPr>
                <w:noProof/>
                <w:webHidden/>
              </w:rPr>
              <w:tab/>
            </w:r>
            <w:r>
              <w:rPr>
                <w:noProof/>
                <w:webHidden/>
              </w:rPr>
              <w:fldChar w:fldCharType="begin"/>
            </w:r>
            <w:r>
              <w:rPr>
                <w:noProof/>
                <w:webHidden/>
              </w:rPr>
              <w:instrText xml:space="preserve"> PAGEREF _Toc175134574 \h </w:instrText>
            </w:r>
            <w:r>
              <w:rPr>
                <w:noProof/>
                <w:webHidden/>
              </w:rPr>
            </w:r>
            <w:r>
              <w:rPr>
                <w:noProof/>
                <w:webHidden/>
              </w:rPr>
              <w:fldChar w:fldCharType="separate"/>
            </w:r>
            <w:r>
              <w:rPr>
                <w:noProof/>
                <w:webHidden/>
              </w:rPr>
              <w:t>15</w:t>
            </w:r>
            <w:r>
              <w:rPr>
                <w:noProof/>
                <w:webHidden/>
              </w:rPr>
              <w:fldChar w:fldCharType="end"/>
            </w:r>
          </w:hyperlink>
        </w:p>
        <w:p w14:paraId="1E7EF9FE" w14:textId="6BE23E8B"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5" w:history="1">
            <w:r w:rsidRPr="00162C3A">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Radar priority</w:t>
            </w:r>
            <w:r>
              <w:rPr>
                <w:noProof/>
                <w:webHidden/>
              </w:rPr>
              <w:tab/>
            </w:r>
            <w:r>
              <w:rPr>
                <w:noProof/>
                <w:webHidden/>
              </w:rPr>
              <w:fldChar w:fldCharType="begin"/>
            </w:r>
            <w:r>
              <w:rPr>
                <w:noProof/>
                <w:webHidden/>
              </w:rPr>
              <w:instrText xml:space="preserve"> PAGEREF _Toc175134575 \h </w:instrText>
            </w:r>
            <w:r>
              <w:rPr>
                <w:noProof/>
                <w:webHidden/>
              </w:rPr>
            </w:r>
            <w:r>
              <w:rPr>
                <w:noProof/>
                <w:webHidden/>
              </w:rPr>
              <w:fldChar w:fldCharType="separate"/>
            </w:r>
            <w:r>
              <w:rPr>
                <w:noProof/>
                <w:webHidden/>
              </w:rPr>
              <w:t>15</w:t>
            </w:r>
            <w:r>
              <w:rPr>
                <w:noProof/>
                <w:webHidden/>
              </w:rPr>
              <w:fldChar w:fldCharType="end"/>
            </w:r>
          </w:hyperlink>
        </w:p>
        <w:p w14:paraId="08493AED" w14:textId="758CADC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76" w:history="1">
            <w:r w:rsidRPr="00162C3A">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Displaying ECDIS updates</w:t>
            </w:r>
            <w:r>
              <w:rPr>
                <w:noProof/>
                <w:webHidden/>
              </w:rPr>
              <w:tab/>
            </w:r>
            <w:r>
              <w:rPr>
                <w:noProof/>
                <w:webHidden/>
              </w:rPr>
              <w:fldChar w:fldCharType="begin"/>
            </w:r>
            <w:r>
              <w:rPr>
                <w:noProof/>
                <w:webHidden/>
              </w:rPr>
              <w:instrText xml:space="preserve"> PAGEREF _Toc175134576 \h </w:instrText>
            </w:r>
            <w:r>
              <w:rPr>
                <w:noProof/>
                <w:webHidden/>
              </w:rPr>
            </w:r>
            <w:r>
              <w:rPr>
                <w:noProof/>
                <w:webHidden/>
              </w:rPr>
              <w:fldChar w:fldCharType="separate"/>
            </w:r>
            <w:r>
              <w:rPr>
                <w:noProof/>
                <w:webHidden/>
              </w:rPr>
              <w:t>15</w:t>
            </w:r>
            <w:r>
              <w:rPr>
                <w:noProof/>
                <w:webHidden/>
              </w:rPr>
              <w:fldChar w:fldCharType="end"/>
            </w:r>
          </w:hyperlink>
        </w:p>
        <w:p w14:paraId="7C664BAB" w14:textId="3D0D86D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7" w:history="1">
            <w:r w:rsidRPr="00162C3A">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Update Information</w:t>
            </w:r>
            <w:r>
              <w:rPr>
                <w:noProof/>
                <w:webHidden/>
              </w:rPr>
              <w:tab/>
            </w:r>
            <w:r>
              <w:rPr>
                <w:noProof/>
                <w:webHidden/>
              </w:rPr>
              <w:fldChar w:fldCharType="begin"/>
            </w:r>
            <w:r>
              <w:rPr>
                <w:noProof/>
                <w:webHidden/>
              </w:rPr>
              <w:instrText xml:space="preserve"> PAGEREF _Toc175134577 \h </w:instrText>
            </w:r>
            <w:r>
              <w:rPr>
                <w:noProof/>
                <w:webHidden/>
              </w:rPr>
            </w:r>
            <w:r>
              <w:rPr>
                <w:noProof/>
                <w:webHidden/>
              </w:rPr>
              <w:fldChar w:fldCharType="separate"/>
            </w:r>
            <w:r>
              <w:rPr>
                <w:noProof/>
                <w:webHidden/>
              </w:rPr>
              <w:t>16</w:t>
            </w:r>
            <w:r>
              <w:rPr>
                <w:noProof/>
                <w:webHidden/>
              </w:rPr>
              <w:fldChar w:fldCharType="end"/>
            </w:r>
          </w:hyperlink>
        </w:p>
        <w:p w14:paraId="7B71DA73" w14:textId="220CD00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8" w:history="1">
            <w:r w:rsidRPr="00162C3A">
              <w:rPr>
                <w:rStyle w:val="Hyperlink"/>
                <w:noProof/>
              </w:rPr>
              <w:t>C-12.3.2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Manual updates</w:t>
            </w:r>
            <w:r>
              <w:rPr>
                <w:noProof/>
                <w:webHidden/>
              </w:rPr>
              <w:tab/>
            </w:r>
            <w:r>
              <w:rPr>
                <w:noProof/>
                <w:webHidden/>
              </w:rPr>
              <w:fldChar w:fldCharType="begin"/>
            </w:r>
            <w:r>
              <w:rPr>
                <w:noProof/>
                <w:webHidden/>
              </w:rPr>
              <w:instrText xml:space="preserve"> PAGEREF _Toc175134578 \h </w:instrText>
            </w:r>
            <w:r>
              <w:rPr>
                <w:noProof/>
                <w:webHidden/>
              </w:rPr>
            </w:r>
            <w:r>
              <w:rPr>
                <w:noProof/>
                <w:webHidden/>
              </w:rPr>
              <w:fldChar w:fldCharType="separate"/>
            </w:r>
            <w:r>
              <w:rPr>
                <w:noProof/>
                <w:webHidden/>
              </w:rPr>
              <w:t>16</w:t>
            </w:r>
            <w:r>
              <w:rPr>
                <w:noProof/>
                <w:webHidden/>
              </w:rPr>
              <w:fldChar w:fldCharType="end"/>
            </w:r>
          </w:hyperlink>
        </w:p>
        <w:p w14:paraId="59D66D61" w14:textId="3AD7F5D1"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79" w:history="1">
            <w:r w:rsidRPr="00162C3A">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 functions</w:t>
            </w:r>
            <w:r>
              <w:rPr>
                <w:noProof/>
                <w:webHidden/>
              </w:rPr>
              <w:tab/>
            </w:r>
            <w:r>
              <w:rPr>
                <w:noProof/>
                <w:webHidden/>
              </w:rPr>
              <w:fldChar w:fldCharType="begin"/>
            </w:r>
            <w:r>
              <w:rPr>
                <w:noProof/>
                <w:webHidden/>
              </w:rPr>
              <w:instrText xml:space="preserve"> PAGEREF _Toc175134579 \h </w:instrText>
            </w:r>
            <w:r>
              <w:rPr>
                <w:noProof/>
                <w:webHidden/>
              </w:rPr>
            </w:r>
            <w:r>
              <w:rPr>
                <w:noProof/>
                <w:webHidden/>
              </w:rPr>
              <w:fldChar w:fldCharType="separate"/>
            </w:r>
            <w:r>
              <w:rPr>
                <w:noProof/>
                <w:webHidden/>
              </w:rPr>
              <w:t>16</w:t>
            </w:r>
            <w:r>
              <w:rPr>
                <w:noProof/>
                <w:webHidden/>
              </w:rPr>
              <w:fldChar w:fldCharType="end"/>
            </w:r>
          </w:hyperlink>
        </w:p>
        <w:p w14:paraId="122F08F8" w14:textId="7880BBEE"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0" w:history="1">
            <w:r w:rsidRPr="00162C3A">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General Rules for Symbols and Text</w:t>
            </w:r>
            <w:r>
              <w:rPr>
                <w:noProof/>
                <w:webHidden/>
              </w:rPr>
              <w:tab/>
            </w:r>
            <w:r>
              <w:rPr>
                <w:noProof/>
                <w:webHidden/>
              </w:rPr>
              <w:fldChar w:fldCharType="begin"/>
            </w:r>
            <w:r>
              <w:rPr>
                <w:noProof/>
                <w:webHidden/>
              </w:rPr>
              <w:instrText xml:space="preserve"> PAGEREF _Toc175134580 \h </w:instrText>
            </w:r>
            <w:r>
              <w:rPr>
                <w:noProof/>
                <w:webHidden/>
              </w:rPr>
            </w:r>
            <w:r>
              <w:rPr>
                <w:noProof/>
                <w:webHidden/>
              </w:rPr>
              <w:fldChar w:fldCharType="separate"/>
            </w:r>
            <w:r>
              <w:rPr>
                <w:noProof/>
                <w:webHidden/>
              </w:rPr>
              <w:t>16</w:t>
            </w:r>
            <w:r>
              <w:rPr>
                <w:noProof/>
                <w:webHidden/>
              </w:rPr>
              <w:fldChar w:fldCharType="end"/>
            </w:r>
          </w:hyperlink>
        </w:p>
        <w:p w14:paraId="3177C6B2" w14:textId="60B645F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81" w:history="1">
            <w:r w:rsidRPr="00162C3A">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Symbol Specifications</w:t>
            </w:r>
            <w:r>
              <w:rPr>
                <w:noProof/>
                <w:webHidden/>
              </w:rPr>
              <w:tab/>
            </w:r>
            <w:r>
              <w:rPr>
                <w:noProof/>
                <w:webHidden/>
              </w:rPr>
              <w:fldChar w:fldCharType="begin"/>
            </w:r>
            <w:r>
              <w:rPr>
                <w:noProof/>
                <w:webHidden/>
              </w:rPr>
              <w:instrText xml:space="preserve"> PAGEREF _Toc175134581 \h </w:instrText>
            </w:r>
            <w:r>
              <w:rPr>
                <w:noProof/>
                <w:webHidden/>
              </w:rPr>
            </w:r>
            <w:r>
              <w:rPr>
                <w:noProof/>
                <w:webHidden/>
              </w:rPr>
              <w:fldChar w:fldCharType="separate"/>
            </w:r>
            <w:r>
              <w:rPr>
                <w:noProof/>
                <w:webHidden/>
              </w:rPr>
              <w:t>16</w:t>
            </w:r>
            <w:r>
              <w:rPr>
                <w:noProof/>
                <w:webHidden/>
              </w:rPr>
              <w:fldChar w:fldCharType="end"/>
            </w:r>
          </w:hyperlink>
        </w:p>
        <w:p w14:paraId="5B0E61C5" w14:textId="041A731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82" w:history="1">
            <w:r w:rsidRPr="00162C3A">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Reproduction of lines, symbols and text</w:t>
            </w:r>
            <w:r>
              <w:rPr>
                <w:noProof/>
                <w:webHidden/>
              </w:rPr>
              <w:tab/>
            </w:r>
            <w:r>
              <w:rPr>
                <w:noProof/>
                <w:webHidden/>
              </w:rPr>
              <w:fldChar w:fldCharType="begin"/>
            </w:r>
            <w:r>
              <w:rPr>
                <w:noProof/>
                <w:webHidden/>
              </w:rPr>
              <w:instrText xml:space="preserve"> PAGEREF _Toc175134582 \h </w:instrText>
            </w:r>
            <w:r>
              <w:rPr>
                <w:noProof/>
                <w:webHidden/>
              </w:rPr>
            </w:r>
            <w:r>
              <w:rPr>
                <w:noProof/>
                <w:webHidden/>
              </w:rPr>
              <w:fldChar w:fldCharType="separate"/>
            </w:r>
            <w:r>
              <w:rPr>
                <w:noProof/>
                <w:webHidden/>
              </w:rPr>
              <w:t>16</w:t>
            </w:r>
            <w:r>
              <w:rPr>
                <w:noProof/>
                <w:webHidden/>
              </w:rPr>
              <w:fldChar w:fldCharType="end"/>
            </w:r>
          </w:hyperlink>
        </w:p>
        <w:p w14:paraId="51C9AADE" w14:textId="4DEC229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3" w:history="1">
            <w:r w:rsidRPr="00162C3A">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Introduction [Informative]</w:t>
            </w:r>
            <w:r>
              <w:rPr>
                <w:noProof/>
                <w:webHidden/>
              </w:rPr>
              <w:tab/>
            </w:r>
            <w:r>
              <w:rPr>
                <w:noProof/>
                <w:webHidden/>
              </w:rPr>
              <w:fldChar w:fldCharType="begin"/>
            </w:r>
            <w:r>
              <w:rPr>
                <w:noProof/>
                <w:webHidden/>
              </w:rPr>
              <w:instrText xml:space="preserve"> PAGEREF _Toc175134583 \h </w:instrText>
            </w:r>
            <w:r>
              <w:rPr>
                <w:noProof/>
                <w:webHidden/>
              </w:rPr>
            </w:r>
            <w:r>
              <w:rPr>
                <w:noProof/>
                <w:webHidden/>
              </w:rPr>
              <w:fldChar w:fldCharType="separate"/>
            </w:r>
            <w:r>
              <w:rPr>
                <w:noProof/>
                <w:webHidden/>
              </w:rPr>
              <w:t>16</w:t>
            </w:r>
            <w:r>
              <w:rPr>
                <w:noProof/>
                <w:webHidden/>
              </w:rPr>
              <w:fldChar w:fldCharType="end"/>
            </w:r>
          </w:hyperlink>
        </w:p>
        <w:p w14:paraId="40ACDA7E" w14:textId="3F1A759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4" w:history="1">
            <w:r w:rsidRPr="00162C3A">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_Toc175134584 \h </w:instrText>
            </w:r>
            <w:r>
              <w:rPr>
                <w:noProof/>
                <w:webHidden/>
              </w:rPr>
            </w:r>
            <w:r>
              <w:rPr>
                <w:noProof/>
                <w:webHidden/>
              </w:rPr>
              <w:fldChar w:fldCharType="separate"/>
            </w:r>
            <w:r>
              <w:rPr>
                <w:noProof/>
                <w:webHidden/>
              </w:rPr>
              <w:t>16</w:t>
            </w:r>
            <w:r>
              <w:rPr>
                <w:noProof/>
                <w:webHidden/>
              </w:rPr>
              <w:fldChar w:fldCharType="end"/>
            </w:r>
          </w:hyperlink>
        </w:p>
        <w:p w14:paraId="4246F76E" w14:textId="747C60E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5" w:history="1">
            <w:r w:rsidRPr="00162C3A">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Zooming</w:t>
            </w:r>
            <w:r>
              <w:rPr>
                <w:noProof/>
                <w:webHidden/>
              </w:rPr>
              <w:tab/>
            </w:r>
            <w:r>
              <w:rPr>
                <w:noProof/>
                <w:webHidden/>
              </w:rPr>
              <w:fldChar w:fldCharType="begin"/>
            </w:r>
            <w:r>
              <w:rPr>
                <w:noProof/>
                <w:webHidden/>
              </w:rPr>
              <w:instrText xml:space="preserve"> PAGEREF _Toc175134585 \h </w:instrText>
            </w:r>
            <w:r>
              <w:rPr>
                <w:noProof/>
                <w:webHidden/>
              </w:rPr>
            </w:r>
            <w:r>
              <w:rPr>
                <w:noProof/>
                <w:webHidden/>
              </w:rPr>
              <w:fldChar w:fldCharType="separate"/>
            </w:r>
            <w:r>
              <w:rPr>
                <w:noProof/>
                <w:webHidden/>
              </w:rPr>
              <w:t>17</w:t>
            </w:r>
            <w:r>
              <w:rPr>
                <w:noProof/>
                <w:webHidden/>
              </w:rPr>
              <w:fldChar w:fldCharType="end"/>
            </w:r>
          </w:hyperlink>
        </w:p>
        <w:p w14:paraId="378F00C4" w14:textId="7422CAF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86" w:history="1">
            <w:r w:rsidRPr="00162C3A">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Common text information attributes</w:t>
            </w:r>
            <w:r>
              <w:rPr>
                <w:noProof/>
                <w:webHidden/>
              </w:rPr>
              <w:tab/>
            </w:r>
            <w:r>
              <w:rPr>
                <w:noProof/>
                <w:webHidden/>
              </w:rPr>
              <w:fldChar w:fldCharType="begin"/>
            </w:r>
            <w:r>
              <w:rPr>
                <w:noProof/>
                <w:webHidden/>
              </w:rPr>
              <w:instrText xml:space="preserve"> PAGEREF _Toc175134586 \h </w:instrText>
            </w:r>
            <w:r>
              <w:rPr>
                <w:noProof/>
                <w:webHidden/>
              </w:rPr>
            </w:r>
            <w:r>
              <w:rPr>
                <w:noProof/>
                <w:webHidden/>
              </w:rPr>
              <w:fldChar w:fldCharType="separate"/>
            </w:r>
            <w:r>
              <w:rPr>
                <w:noProof/>
                <w:webHidden/>
              </w:rPr>
              <w:t>17</w:t>
            </w:r>
            <w:r>
              <w:rPr>
                <w:noProof/>
                <w:webHidden/>
              </w:rPr>
              <w:fldChar w:fldCharType="end"/>
            </w:r>
          </w:hyperlink>
        </w:p>
        <w:p w14:paraId="041D35D3" w14:textId="076F7E5A"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7" w:history="1">
            <w:r w:rsidRPr="00162C3A">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Text and Graphics</w:t>
            </w:r>
            <w:r>
              <w:rPr>
                <w:noProof/>
                <w:webHidden/>
              </w:rPr>
              <w:tab/>
            </w:r>
            <w:r>
              <w:rPr>
                <w:noProof/>
                <w:webHidden/>
              </w:rPr>
              <w:fldChar w:fldCharType="begin"/>
            </w:r>
            <w:r>
              <w:rPr>
                <w:noProof/>
                <w:webHidden/>
              </w:rPr>
              <w:instrText xml:space="preserve"> PAGEREF _Toc175134587 \h </w:instrText>
            </w:r>
            <w:r>
              <w:rPr>
                <w:noProof/>
                <w:webHidden/>
              </w:rPr>
            </w:r>
            <w:r>
              <w:rPr>
                <w:noProof/>
                <w:webHidden/>
              </w:rPr>
              <w:fldChar w:fldCharType="separate"/>
            </w:r>
            <w:r>
              <w:rPr>
                <w:noProof/>
                <w:webHidden/>
              </w:rPr>
              <w:t>18</w:t>
            </w:r>
            <w:r>
              <w:rPr>
                <w:noProof/>
                <w:webHidden/>
              </w:rPr>
              <w:fldChar w:fldCharType="end"/>
            </w:r>
          </w:hyperlink>
        </w:p>
        <w:p w14:paraId="6FA6923A" w14:textId="7ED3CCD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88" w:history="1">
            <w:r w:rsidRPr="00162C3A">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Abbreviations [Move to pick report section]</w:t>
            </w:r>
            <w:r>
              <w:rPr>
                <w:noProof/>
                <w:webHidden/>
              </w:rPr>
              <w:tab/>
            </w:r>
            <w:r>
              <w:rPr>
                <w:noProof/>
                <w:webHidden/>
              </w:rPr>
              <w:fldChar w:fldCharType="begin"/>
            </w:r>
            <w:r>
              <w:rPr>
                <w:noProof/>
                <w:webHidden/>
              </w:rPr>
              <w:instrText xml:space="preserve"> PAGEREF _Toc175134588 \h </w:instrText>
            </w:r>
            <w:r>
              <w:rPr>
                <w:noProof/>
                <w:webHidden/>
              </w:rPr>
            </w:r>
            <w:r>
              <w:rPr>
                <w:noProof/>
                <w:webHidden/>
              </w:rPr>
              <w:fldChar w:fldCharType="separate"/>
            </w:r>
            <w:r>
              <w:rPr>
                <w:noProof/>
                <w:webHidden/>
              </w:rPr>
              <w:t>18</w:t>
            </w:r>
            <w:r>
              <w:rPr>
                <w:noProof/>
                <w:webHidden/>
              </w:rPr>
              <w:fldChar w:fldCharType="end"/>
            </w:r>
          </w:hyperlink>
        </w:p>
        <w:p w14:paraId="6444AC36" w14:textId="4161E26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9" w:history="1">
            <w:r w:rsidRPr="00162C3A">
              <w:rPr>
                <w:rStyle w:val="Hyperlink"/>
                <w:noProof/>
              </w:rPr>
              <w:t>C-14.1.1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Text abbreviations [Informative]</w:t>
            </w:r>
            <w:r>
              <w:rPr>
                <w:noProof/>
                <w:webHidden/>
              </w:rPr>
              <w:tab/>
            </w:r>
            <w:r>
              <w:rPr>
                <w:noProof/>
                <w:webHidden/>
              </w:rPr>
              <w:fldChar w:fldCharType="begin"/>
            </w:r>
            <w:r>
              <w:rPr>
                <w:noProof/>
                <w:webHidden/>
              </w:rPr>
              <w:instrText xml:space="preserve"> PAGEREF _Toc175134589 \h </w:instrText>
            </w:r>
            <w:r>
              <w:rPr>
                <w:noProof/>
                <w:webHidden/>
              </w:rPr>
            </w:r>
            <w:r>
              <w:rPr>
                <w:noProof/>
                <w:webHidden/>
              </w:rPr>
              <w:fldChar w:fldCharType="separate"/>
            </w:r>
            <w:r>
              <w:rPr>
                <w:noProof/>
                <w:webHidden/>
              </w:rPr>
              <w:t>18</w:t>
            </w:r>
            <w:r>
              <w:rPr>
                <w:noProof/>
                <w:webHidden/>
              </w:rPr>
              <w:fldChar w:fldCharType="end"/>
            </w:r>
          </w:hyperlink>
        </w:p>
        <w:p w14:paraId="398F783F" w14:textId="7E72215E"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590" w:history="1">
            <w:r w:rsidRPr="00162C3A">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Miscellaneous Display Elements</w:t>
            </w:r>
            <w:r>
              <w:rPr>
                <w:noProof/>
                <w:webHidden/>
              </w:rPr>
              <w:tab/>
            </w:r>
            <w:r>
              <w:rPr>
                <w:noProof/>
                <w:webHidden/>
              </w:rPr>
              <w:fldChar w:fldCharType="begin"/>
            </w:r>
            <w:r>
              <w:rPr>
                <w:noProof/>
                <w:webHidden/>
              </w:rPr>
              <w:instrText xml:space="preserve"> PAGEREF _Toc175134590 \h </w:instrText>
            </w:r>
            <w:r>
              <w:rPr>
                <w:noProof/>
                <w:webHidden/>
              </w:rPr>
            </w:r>
            <w:r>
              <w:rPr>
                <w:noProof/>
                <w:webHidden/>
              </w:rPr>
              <w:fldChar w:fldCharType="separate"/>
            </w:r>
            <w:r>
              <w:rPr>
                <w:noProof/>
                <w:webHidden/>
              </w:rPr>
              <w:t>19</w:t>
            </w:r>
            <w:r>
              <w:rPr>
                <w:noProof/>
                <w:webHidden/>
              </w:rPr>
              <w:fldChar w:fldCharType="end"/>
            </w:r>
          </w:hyperlink>
        </w:p>
        <w:p w14:paraId="5004E08D" w14:textId="238FC59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91" w:history="1">
            <w:r w:rsidRPr="00162C3A">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_Toc175134591 \h </w:instrText>
            </w:r>
            <w:r>
              <w:rPr>
                <w:noProof/>
                <w:webHidden/>
              </w:rPr>
            </w:r>
            <w:r>
              <w:rPr>
                <w:noProof/>
                <w:webHidden/>
              </w:rPr>
              <w:fldChar w:fldCharType="separate"/>
            </w:r>
            <w:r>
              <w:rPr>
                <w:noProof/>
                <w:webHidden/>
              </w:rPr>
              <w:t>19</w:t>
            </w:r>
            <w:r>
              <w:rPr>
                <w:noProof/>
                <w:webHidden/>
              </w:rPr>
              <w:fldChar w:fldCharType="end"/>
            </w:r>
          </w:hyperlink>
        </w:p>
        <w:p w14:paraId="66276EFE" w14:textId="640728F3"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2" w:history="1">
            <w:r w:rsidRPr="00162C3A">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ENC scale</w:t>
            </w:r>
            <w:r>
              <w:rPr>
                <w:noProof/>
                <w:webHidden/>
              </w:rPr>
              <w:tab/>
            </w:r>
            <w:r>
              <w:rPr>
                <w:noProof/>
                <w:webHidden/>
              </w:rPr>
              <w:fldChar w:fldCharType="begin"/>
            </w:r>
            <w:r>
              <w:rPr>
                <w:noProof/>
                <w:webHidden/>
              </w:rPr>
              <w:instrText xml:space="preserve"> PAGEREF _Toc175134592 \h </w:instrText>
            </w:r>
            <w:r>
              <w:rPr>
                <w:noProof/>
                <w:webHidden/>
              </w:rPr>
            </w:r>
            <w:r>
              <w:rPr>
                <w:noProof/>
                <w:webHidden/>
              </w:rPr>
              <w:fldChar w:fldCharType="separate"/>
            </w:r>
            <w:r>
              <w:rPr>
                <w:noProof/>
                <w:webHidden/>
              </w:rPr>
              <w:t>19</w:t>
            </w:r>
            <w:r>
              <w:rPr>
                <w:noProof/>
                <w:webHidden/>
              </w:rPr>
              <w:fldChar w:fldCharType="end"/>
            </w:r>
          </w:hyperlink>
        </w:p>
        <w:p w14:paraId="11D9E416" w14:textId="77AB1BC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3" w:history="1">
            <w:r w:rsidRPr="00162C3A">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Overscale</w:t>
            </w:r>
            <w:r>
              <w:rPr>
                <w:noProof/>
                <w:webHidden/>
              </w:rPr>
              <w:tab/>
            </w:r>
            <w:r>
              <w:rPr>
                <w:noProof/>
                <w:webHidden/>
              </w:rPr>
              <w:fldChar w:fldCharType="begin"/>
            </w:r>
            <w:r>
              <w:rPr>
                <w:noProof/>
                <w:webHidden/>
              </w:rPr>
              <w:instrText xml:space="preserve"> PAGEREF _Toc175134593 \h </w:instrText>
            </w:r>
            <w:r>
              <w:rPr>
                <w:noProof/>
                <w:webHidden/>
              </w:rPr>
            </w:r>
            <w:r>
              <w:rPr>
                <w:noProof/>
                <w:webHidden/>
              </w:rPr>
              <w:fldChar w:fldCharType="separate"/>
            </w:r>
            <w:r>
              <w:rPr>
                <w:noProof/>
                <w:webHidden/>
              </w:rPr>
              <w:t>19</w:t>
            </w:r>
            <w:r>
              <w:rPr>
                <w:noProof/>
                <w:webHidden/>
              </w:rPr>
              <w:fldChar w:fldCharType="end"/>
            </w:r>
          </w:hyperlink>
        </w:p>
        <w:p w14:paraId="6F0FE35A" w14:textId="1FC5798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4" w:history="1">
            <w:r w:rsidRPr="00162C3A">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Scale boundary</w:t>
            </w:r>
            <w:r>
              <w:rPr>
                <w:noProof/>
                <w:webHidden/>
              </w:rPr>
              <w:tab/>
            </w:r>
            <w:r>
              <w:rPr>
                <w:noProof/>
                <w:webHidden/>
              </w:rPr>
              <w:fldChar w:fldCharType="begin"/>
            </w:r>
            <w:r>
              <w:rPr>
                <w:noProof/>
                <w:webHidden/>
              </w:rPr>
              <w:instrText xml:space="preserve"> PAGEREF _Toc175134594 \h </w:instrText>
            </w:r>
            <w:r>
              <w:rPr>
                <w:noProof/>
                <w:webHidden/>
              </w:rPr>
            </w:r>
            <w:r>
              <w:rPr>
                <w:noProof/>
                <w:webHidden/>
              </w:rPr>
              <w:fldChar w:fldCharType="separate"/>
            </w:r>
            <w:r>
              <w:rPr>
                <w:noProof/>
                <w:webHidden/>
              </w:rPr>
              <w:t>20</w:t>
            </w:r>
            <w:r>
              <w:rPr>
                <w:noProof/>
                <w:webHidden/>
              </w:rPr>
              <w:fldChar w:fldCharType="end"/>
            </w:r>
          </w:hyperlink>
        </w:p>
        <w:p w14:paraId="4F91D8D9" w14:textId="01F6CAE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5" w:history="1">
            <w:r w:rsidRPr="00162C3A">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Overscale area at scale boundary</w:t>
            </w:r>
            <w:r>
              <w:rPr>
                <w:noProof/>
                <w:webHidden/>
              </w:rPr>
              <w:tab/>
            </w:r>
            <w:r>
              <w:rPr>
                <w:noProof/>
                <w:webHidden/>
              </w:rPr>
              <w:fldChar w:fldCharType="begin"/>
            </w:r>
            <w:r>
              <w:rPr>
                <w:noProof/>
                <w:webHidden/>
              </w:rPr>
              <w:instrText xml:space="preserve"> PAGEREF _Toc175134595 \h </w:instrText>
            </w:r>
            <w:r>
              <w:rPr>
                <w:noProof/>
                <w:webHidden/>
              </w:rPr>
            </w:r>
            <w:r>
              <w:rPr>
                <w:noProof/>
                <w:webHidden/>
              </w:rPr>
              <w:fldChar w:fldCharType="separate"/>
            </w:r>
            <w:r>
              <w:rPr>
                <w:noProof/>
                <w:webHidden/>
              </w:rPr>
              <w:t>20</w:t>
            </w:r>
            <w:r>
              <w:rPr>
                <w:noProof/>
                <w:webHidden/>
              </w:rPr>
              <w:fldChar w:fldCharType="end"/>
            </w:r>
          </w:hyperlink>
        </w:p>
        <w:p w14:paraId="2938DF11" w14:textId="1464945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6" w:history="1">
            <w:r w:rsidRPr="00162C3A">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Larger scale data available</w:t>
            </w:r>
            <w:r>
              <w:rPr>
                <w:noProof/>
                <w:webHidden/>
              </w:rPr>
              <w:tab/>
            </w:r>
            <w:r>
              <w:rPr>
                <w:noProof/>
                <w:webHidden/>
              </w:rPr>
              <w:fldChar w:fldCharType="begin"/>
            </w:r>
            <w:r>
              <w:rPr>
                <w:noProof/>
                <w:webHidden/>
              </w:rPr>
              <w:instrText xml:space="preserve"> PAGEREF _Toc175134596 \h </w:instrText>
            </w:r>
            <w:r>
              <w:rPr>
                <w:noProof/>
                <w:webHidden/>
              </w:rPr>
            </w:r>
            <w:r>
              <w:rPr>
                <w:noProof/>
                <w:webHidden/>
              </w:rPr>
              <w:fldChar w:fldCharType="separate"/>
            </w:r>
            <w:r>
              <w:rPr>
                <w:noProof/>
                <w:webHidden/>
              </w:rPr>
              <w:t>21</w:t>
            </w:r>
            <w:r>
              <w:rPr>
                <w:noProof/>
                <w:webHidden/>
              </w:rPr>
              <w:fldChar w:fldCharType="end"/>
            </w:r>
          </w:hyperlink>
        </w:p>
        <w:p w14:paraId="05D247AD" w14:textId="14ABAF9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597" w:history="1">
            <w:r w:rsidRPr="00162C3A">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Graphical indexes</w:t>
            </w:r>
            <w:r>
              <w:rPr>
                <w:noProof/>
                <w:webHidden/>
              </w:rPr>
              <w:tab/>
            </w:r>
            <w:r>
              <w:rPr>
                <w:noProof/>
                <w:webHidden/>
              </w:rPr>
              <w:fldChar w:fldCharType="begin"/>
            </w:r>
            <w:r>
              <w:rPr>
                <w:noProof/>
                <w:webHidden/>
              </w:rPr>
              <w:instrText xml:space="preserve"> PAGEREF _Toc175134597 \h </w:instrText>
            </w:r>
            <w:r>
              <w:rPr>
                <w:noProof/>
                <w:webHidden/>
              </w:rPr>
            </w:r>
            <w:r>
              <w:rPr>
                <w:noProof/>
                <w:webHidden/>
              </w:rPr>
              <w:fldChar w:fldCharType="separate"/>
            </w:r>
            <w:r>
              <w:rPr>
                <w:noProof/>
                <w:webHidden/>
              </w:rPr>
              <w:t>21</w:t>
            </w:r>
            <w:r>
              <w:rPr>
                <w:noProof/>
                <w:webHidden/>
              </w:rPr>
              <w:fldChar w:fldCharType="end"/>
            </w:r>
          </w:hyperlink>
        </w:p>
        <w:p w14:paraId="6F1469AC" w14:textId="7386383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8" w:history="1">
            <w:r w:rsidRPr="00162C3A">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Graphical indexes of ENCs</w:t>
            </w:r>
            <w:r>
              <w:rPr>
                <w:noProof/>
                <w:webHidden/>
              </w:rPr>
              <w:tab/>
            </w:r>
            <w:r>
              <w:rPr>
                <w:noProof/>
                <w:webHidden/>
              </w:rPr>
              <w:fldChar w:fldCharType="begin"/>
            </w:r>
            <w:r>
              <w:rPr>
                <w:noProof/>
                <w:webHidden/>
              </w:rPr>
              <w:instrText xml:space="preserve"> PAGEREF _Toc175134598 \h </w:instrText>
            </w:r>
            <w:r>
              <w:rPr>
                <w:noProof/>
                <w:webHidden/>
              </w:rPr>
            </w:r>
            <w:r>
              <w:rPr>
                <w:noProof/>
                <w:webHidden/>
              </w:rPr>
              <w:fldChar w:fldCharType="separate"/>
            </w:r>
            <w:r>
              <w:rPr>
                <w:noProof/>
                <w:webHidden/>
              </w:rPr>
              <w:t>21</w:t>
            </w:r>
            <w:r>
              <w:rPr>
                <w:noProof/>
                <w:webHidden/>
              </w:rPr>
              <w:fldChar w:fldCharType="end"/>
            </w:r>
          </w:hyperlink>
        </w:p>
        <w:p w14:paraId="7D26E3AA" w14:textId="4C18B17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9" w:history="1">
            <w:r w:rsidRPr="00162C3A">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Graphical indexes of other S-100 products</w:t>
            </w:r>
            <w:r>
              <w:rPr>
                <w:noProof/>
                <w:webHidden/>
              </w:rPr>
              <w:tab/>
            </w:r>
            <w:r>
              <w:rPr>
                <w:noProof/>
                <w:webHidden/>
              </w:rPr>
              <w:fldChar w:fldCharType="begin"/>
            </w:r>
            <w:r>
              <w:rPr>
                <w:noProof/>
                <w:webHidden/>
              </w:rPr>
              <w:instrText xml:space="preserve"> PAGEREF _Toc175134599 \h </w:instrText>
            </w:r>
            <w:r>
              <w:rPr>
                <w:noProof/>
                <w:webHidden/>
              </w:rPr>
            </w:r>
            <w:r>
              <w:rPr>
                <w:noProof/>
                <w:webHidden/>
              </w:rPr>
              <w:fldChar w:fldCharType="separate"/>
            </w:r>
            <w:r>
              <w:rPr>
                <w:noProof/>
                <w:webHidden/>
              </w:rPr>
              <w:t>21</w:t>
            </w:r>
            <w:r>
              <w:rPr>
                <w:noProof/>
                <w:webHidden/>
              </w:rPr>
              <w:fldChar w:fldCharType="end"/>
            </w:r>
          </w:hyperlink>
        </w:p>
        <w:p w14:paraId="57F8FE72" w14:textId="293182C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00" w:history="1">
            <w:r w:rsidRPr="00162C3A">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Limits of data</w:t>
            </w:r>
            <w:r>
              <w:rPr>
                <w:noProof/>
                <w:webHidden/>
              </w:rPr>
              <w:tab/>
            </w:r>
            <w:r>
              <w:rPr>
                <w:noProof/>
                <w:webHidden/>
              </w:rPr>
              <w:fldChar w:fldCharType="begin"/>
            </w:r>
            <w:r>
              <w:rPr>
                <w:noProof/>
                <w:webHidden/>
              </w:rPr>
              <w:instrText xml:space="preserve"> PAGEREF _Toc175134600 \h </w:instrText>
            </w:r>
            <w:r>
              <w:rPr>
                <w:noProof/>
                <w:webHidden/>
              </w:rPr>
            </w:r>
            <w:r>
              <w:rPr>
                <w:noProof/>
                <w:webHidden/>
              </w:rPr>
              <w:fldChar w:fldCharType="separate"/>
            </w:r>
            <w:r>
              <w:rPr>
                <w:noProof/>
                <w:webHidden/>
              </w:rPr>
              <w:t>22</w:t>
            </w:r>
            <w:r>
              <w:rPr>
                <w:noProof/>
                <w:webHidden/>
              </w:rPr>
              <w:fldChar w:fldCharType="end"/>
            </w:r>
          </w:hyperlink>
        </w:p>
        <w:p w14:paraId="064647D7" w14:textId="6041E2A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1" w:history="1">
            <w:r w:rsidRPr="00162C3A">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ENC No data areas</w:t>
            </w:r>
            <w:r>
              <w:rPr>
                <w:noProof/>
                <w:webHidden/>
              </w:rPr>
              <w:tab/>
            </w:r>
            <w:r>
              <w:rPr>
                <w:noProof/>
                <w:webHidden/>
              </w:rPr>
              <w:fldChar w:fldCharType="begin"/>
            </w:r>
            <w:r>
              <w:rPr>
                <w:noProof/>
                <w:webHidden/>
              </w:rPr>
              <w:instrText xml:space="preserve"> PAGEREF _Toc175134601 \h </w:instrText>
            </w:r>
            <w:r>
              <w:rPr>
                <w:noProof/>
                <w:webHidden/>
              </w:rPr>
            </w:r>
            <w:r>
              <w:rPr>
                <w:noProof/>
                <w:webHidden/>
              </w:rPr>
              <w:fldChar w:fldCharType="separate"/>
            </w:r>
            <w:r>
              <w:rPr>
                <w:noProof/>
                <w:webHidden/>
              </w:rPr>
              <w:t>22</w:t>
            </w:r>
            <w:r>
              <w:rPr>
                <w:noProof/>
                <w:webHidden/>
              </w:rPr>
              <w:fldChar w:fldCharType="end"/>
            </w:r>
          </w:hyperlink>
        </w:p>
        <w:p w14:paraId="513EB036" w14:textId="1A9E0E38"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2" w:history="1">
            <w:r w:rsidRPr="00162C3A">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_Toc175134602 \h </w:instrText>
            </w:r>
            <w:r>
              <w:rPr>
                <w:noProof/>
                <w:webHidden/>
              </w:rPr>
            </w:r>
            <w:r>
              <w:rPr>
                <w:noProof/>
                <w:webHidden/>
              </w:rPr>
              <w:fldChar w:fldCharType="separate"/>
            </w:r>
            <w:r>
              <w:rPr>
                <w:noProof/>
                <w:webHidden/>
              </w:rPr>
              <w:t>22</w:t>
            </w:r>
            <w:r>
              <w:rPr>
                <w:noProof/>
                <w:webHidden/>
              </w:rPr>
              <w:fldChar w:fldCharType="end"/>
            </w:r>
          </w:hyperlink>
        </w:p>
        <w:p w14:paraId="6CFAEECB" w14:textId="1ACE6D0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3" w:history="1">
            <w:r w:rsidRPr="00162C3A">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Limits of other S-100 product data</w:t>
            </w:r>
            <w:r>
              <w:rPr>
                <w:noProof/>
                <w:webHidden/>
              </w:rPr>
              <w:tab/>
            </w:r>
            <w:r>
              <w:rPr>
                <w:noProof/>
                <w:webHidden/>
              </w:rPr>
              <w:fldChar w:fldCharType="begin"/>
            </w:r>
            <w:r>
              <w:rPr>
                <w:noProof/>
                <w:webHidden/>
              </w:rPr>
              <w:instrText xml:space="preserve"> PAGEREF _Toc175134603 \h </w:instrText>
            </w:r>
            <w:r>
              <w:rPr>
                <w:noProof/>
                <w:webHidden/>
              </w:rPr>
            </w:r>
            <w:r>
              <w:rPr>
                <w:noProof/>
                <w:webHidden/>
              </w:rPr>
              <w:fldChar w:fldCharType="separate"/>
            </w:r>
            <w:r>
              <w:rPr>
                <w:noProof/>
                <w:webHidden/>
              </w:rPr>
              <w:t>22</w:t>
            </w:r>
            <w:r>
              <w:rPr>
                <w:noProof/>
                <w:webHidden/>
              </w:rPr>
              <w:fldChar w:fldCharType="end"/>
            </w:r>
          </w:hyperlink>
        </w:p>
        <w:p w14:paraId="71A7C027" w14:textId="63B3C0E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04" w:history="1">
            <w:r w:rsidRPr="00162C3A">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_Toc175134604 \h </w:instrText>
            </w:r>
            <w:r>
              <w:rPr>
                <w:noProof/>
                <w:webHidden/>
              </w:rPr>
            </w:r>
            <w:r>
              <w:rPr>
                <w:noProof/>
                <w:webHidden/>
              </w:rPr>
              <w:fldChar w:fldCharType="separate"/>
            </w:r>
            <w:r>
              <w:rPr>
                <w:noProof/>
                <w:webHidden/>
              </w:rPr>
              <w:t>22</w:t>
            </w:r>
            <w:r>
              <w:rPr>
                <w:noProof/>
                <w:webHidden/>
              </w:rPr>
              <w:fldChar w:fldCharType="end"/>
            </w:r>
          </w:hyperlink>
        </w:p>
        <w:p w14:paraId="4B839346" w14:textId="2BC9F576"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5" w:history="1">
            <w:r w:rsidRPr="00162C3A">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Safety Contour</w:t>
            </w:r>
            <w:r>
              <w:rPr>
                <w:noProof/>
                <w:webHidden/>
              </w:rPr>
              <w:tab/>
            </w:r>
            <w:r>
              <w:rPr>
                <w:noProof/>
                <w:webHidden/>
              </w:rPr>
              <w:fldChar w:fldCharType="begin"/>
            </w:r>
            <w:r>
              <w:rPr>
                <w:noProof/>
                <w:webHidden/>
              </w:rPr>
              <w:instrText xml:space="preserve"> PAGEREF _Toc175134605 \h </w:instrText>
            </w:r>
            <w:r>
              <w:rPr>
                <w:noProof/>
                <w:webHidden/>
              </w:rPr>
            </w:r>
            <w:r>
              <w:rPr>
                <w:noProof/>
                <w:webHidden/>
              </w:rPr>
              <w:fldChar w:fldCharType="separate"/>
            </w:r>
            <w:r>
              <w:rPr>
                <w:noProof/>
                <w:webHidden/>
              </w:rPr>
              <w:t>22</w:t>
            </w:r>
            <w:r>
              <w:rPr>
                <w:noProof/>
                <w:webHidden/>
              </w:rPr>
              <w:fldChar w:fldCharType="end"/>
            </w:r>
          </w:hyperlink>
        </w:p>
        <w:p w14:paraId="11B5CF0E" w14:textId="3F0DC50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06" w:history="1">
            <w:r w:rsidRPr="00162C3A">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Other ECDIS symbols and their use</w:t>
            </w:r>
            <w:r>
              <w:rPr>
                <w:noProof/>
                <w:webHidden/>
              </w:rPr>
              <w:tab/>
            </w:r>
            <w:r>
              <w:rPr>
                <w:noProof/>
                <w:webHidden/>
              </w:rPr>
              <w:fldChar w:fldCharType="begin"/>
            </w:r>
            <w:r>
              <w:rPr>
                <w:noProof/>
                <w:webHidden/>
              </w:rPr>
              <w:instrText xml:space="preserve"> PAGEREF _Toc175134606 \h </w:instrText>
            </w:r>
            <w:r>
              <w:rPr>
                <w:noProof/>
                <w:webHidden/>
              </w:rPr>
            </w:r>
            <w:r>
              <w:rPr>
                <w:noProof/>
                <w:webHidden/>
              </w:rPr>
              <w:fldChar w:fldCharType="separate"/>
            </w:r>
            <w:r>
              <w:rPr>
                <w:noProof/>
                <w:webHidden/>
              </w:rPr>
              <w:t>23</w:t>
            </w:r>
            <w:r>
              <w:rPr>
                <w:noProof/>
                <w:webHidden/>
              </w:rPr>
              <w:fldChar w:fldCharType="end"/>
            </w:r>
          </w:hyperlink>
        </w:p>
        <w:p w14:paraId="06D511C6" w14:textId="377B7940"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7" w:history="1">
            <w:r w:rsidRPr="00162C3A">
              <w:rPr>
                <w:rStyle w:val="Hyperlink"/>
                <w:noProof/>
              </w:rPr>
              <w:t>C-15.5.1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Mariners Caution Notes</w:t>
            </w:r>
            <w:r>
              <w:rPr>
                <w:noProof/>
                <w:webHidden/>
              </w:rPr>
              <w:tab/>
            </w:r>
            <w:r>
              <w:rPr>
                <w:noProof/>
                <w:webHidden/>
              </w:rPr>
              <w:fldChar w:fldCharType="begin"/>
            </w:r>
            <w:r>
              <w:rPr>
                <w:noProof/>
                <w:webHidden/>
              </w:rPr>
              <w:instrText xml:space="preserve"> PAGEREF _Toc175134607 \h </w:instrText>
            </w:r>
            <w:r>
              <w:rPr>
                <w:noProof/>
                <w:webHidden/>
              </w:rPr>
            </w:r>
            <w:r>
              <w:rPr>
                <w:noProof/>
                <w:webHidden/>
              </w:rPr>
              <w:fldChar w:fldCharType="separate"/>
            </w:r>
            <w:r>
              <w:rPr>
                <w:noProof/>
                <w:webHidden/>
              </w:rPr>
              <w:t>23</w:t>
            </w:r>
            <w:r>
              <w:rPr>
                <w:noProof/>
                <w:webHidden/>
              </w:rPr>
              <w:fldChar w:fldCharType="end"/>
            </w:r>
          </w:hyperlink>
        </w:p>
        <w:p w14:paraId="3717898F" w14:textId="463E924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8" w:history="1">
            <w:r w:rsidRPr="00162C3A">
              <w:rPr>
                <w:rStyle w:val="Hyperlink"/>
                <w:noProof/>
              </w:rPr>
              <w:t>C-15.5.2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Manual chart correction</w:t>
            </w:r>
            <w:r>
              <w:rPr>
                <w:noProof/>
                <w:webHidden/>
              </w:rPr>
              <w:tab/>
            </w:r>
            <w:r>
              <w:rPr>
                <w:noProof/>
                <w:webHidden/>
              </w:rPr>
              <w:fldChar w:fldCharType="begin"/>
            </w:r>
            <w:r>
              <w:rPr>
                <w:noProof/>
                <w:webHidden/>
              </w:rPr>
              <w:instrText xml:space="preserve"> PAGEREF _Toc175134608 \h </w:instrText>
            </w:r>
            <w:r>
              <w:rPr>
                <w:noProof/>
                <w:webHidden/>
              </w:rPr>
            </w:r>
            <w:r>
              <w:rPr>
                <w:noProof/>
                <w:webHidden/>
              </w:rPr>
              <w:fldChar w:fldCharType="separate"/>
            </w:r>
            <w:r>
              <w:rPr>
                <w:noProof/>
                <w:webHidden/>
              </w:rPr>
              <w:t>23</w:t>
            </w:r>
            <w:r>
              <w:rPr>
                <w:noProof/>
                <w:webHidden/>
              </w:rPr>
              <w:fldChar w:fldCharType="end"/>
            </w:r>
          </w:hyperlink>
        </w:p>
        <w:p w14:paraId="1D05085F" w14:textId="42D091A5"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9" w:history="1">
            <w:r w:rsidRPr="00162C3A">
              <w:rPr>
                <w:rStyle w:val="Hyperlink"/>
                <w:noProof/>
              </w:rPr>
              <w:t>C-15.5.3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i/>
                <w:noProof/>
              </w:rPr>
              <w:t>Manual corrections to non-ENC S-100 products</w:t>
            </w:r>
            <w:r>
              <w:rPr>
                <w:noProof/>
                <w:webHidden/>
              </w:rPr>
              <w:tab/>
            </w:r>
            <w:r>
              <w:rPr>
                <w:noProof/>
                <w:webHidden/>
              </w:rPr>
              <w:fldChar w:fldCharType="begin"/>
            </w:r>
            <w:r>
              <w:rPr>
                <w:noProof/>
                <w:webHidden/>
              </w:rPr>
              <w:instrText xml:space="preserve"> PAGEREF _Toc175134609 \h </w:instrText>
            </w:r>
            <w:r>
              <w:rPr>
                <w:noProof/>
                <w:webHidden/>
              </w:rPr>
            </w:r>
            <w:r>
              <w:rPr>
                <w:noProof/>
                <w:webHidden/>
              </w:rPr>
              <w:fldChar w:fldCharType="separate"/>
            </w:r>
            <w:r>
              <w:rPr>
                <w:noProof/>
                <w:webHidden/>
              </w:rPr>
              <w:t>23</w:t>
            </w:r>
            <w:r>
              <w:rPr>
                <w:noProof/>
                <w:webHidden/>
              </w:rPr>
              <w:fldChar w:fldCharType="end"/>
            </w:r>
          </w:hyperlink>
        </w:p>
        <w:p w14:paraId="651EDAAF" w14:textId="2A63D67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10" w:history="1">
            <w:r w:rsidRPr="00162C3A">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Date-dependent features</w:t>
            </w:r>
            <w:r>
              <w:rPr>
                <w:noProof/>
                <w:webHidden/>
              </w:rPr>
              <w:tab/>
            </w:r>
            <w:r>
              <w:rPr>
                <w:noProof/>
                <w:webHidden/>
              </w:rPr>
              <w:fldChar w:fldCharType="begin"/>
            </w:r>
            <w:r>
              <w:rPr>
                <w:noProof/>
                <w:webHidden/>
              </w:rPr>
              <w:instrText xml:space="preserve"> PAGEREF _Toc175134610 \h </w:instrText>
            </w:r>
            <w:r>
              <w:rPr>
                <w:noProof/>
                <w:webHidden/>
              </w:rPr>
            </w:r>
            <w:r>
              <w:rPr>
                <w:noProof/>
                <w:webHidden/>
              </w:rPr>
              <w:fldChar w:fldCharType="separate"/>
            </w:r>
            <w:r>
              <w:rPr>
                <w:noProof/>
                <w:webHidden/>
              </w:rPr>
              <w:t>23</w:t>
            </w:r>
            <w:r>
              <w:rPr>
                <w:noProof/>
                <w:webHidden/>
              </w:rPr>
              <w:fldChar w:fldCharType="end"/>
            </w:r>
          </w:hyperlink>
        </w:p>
        <w:p w14:paraId="6BB851ED" w14:textId="47CD4C72"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1" w:history="1">
            <w:r w:rsidRPr="00162C3A">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_Toc175134611 \h </w:instrText>
            </w:r>
            <w:r>
              <w:rPr>
                <w:noProof/>
                <w:webHidden/>
              </w:rPr>
            </w:r>
            <w:r>
              <w:rPr>
                <w:noProof/>
                <w:webHidden/>
              </w:rPr>
              <w:fldChar w:fldCharType="separate"/>
            </w:r>
            <w:r>
              <w:rPr>
                <w:noProof/>
                <w:webHidden/>
              </w:rPr>
              <w:t>23</w:t>
            </w:r>
            <w:r>
              <w:rPr>
                <w:noProof/>
                <w:webHidden/>
              </w:rPr>
              <w:fldChar w:fldCharType="end"/>
            </w:r>
          </w:hyperlink>
        </w:p>
        <w:p w14:paraId="192BCF96" w14:textId="0D3E3CF5"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2" w:history="1">
            <w:r w:rsidRPr="00162C3A">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Indication of date adjustment</w:t>
            </w:r>
            <w:r>
              <w:rPr>
                <w:noProof/>
                <w:webHidden/>
              </w:rPr>
              <w:tab/>
            </w:r>
            <w:r>
              <w:rPr>
                <w:noProof/>
                <w:webHidden/>
              </w:rPr>
              <w:fldChar w:fldCharType="begin"/>
            </w:r>
            <w:r>
              <w:rPr>
                <w:noProof/>
                <w:webHidden/>
              </w:rPr>
              <w:instrText xml:space="preserve"> PAGEREF _Toc175134612 \h </w:instrText>
            </w:r>
            <w:r>
              <w:rPr>
                <w:noProof/>
                <w:webHidden/>
              </w:rPr>
            </w:r>
            <w:r>
              <w:rPr>
                <w:noProof/>
                <w:webHidden/>
              </w:rPr>
              <w:fldChar w:fldCharType="separate"/>
            </w:r>
            <w:r>
              <w:rPr>
                <w:noProof/>
                <w:webHidden/>
              </w:rPr>
              <w:t>23</w:t>
            </w:r>
            <w:r>
              <w:rPr>
                <w:noProof/>
                <w:webHidden/>
              </w:rPr>
              <w:fldChar w:fldCharType="end"/>
            </w:r>
          </w:hyperlink>
        </w:p>
        <w:p w14:paraId="40C762EB" w14:textId="7161B70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13" w:history="1">
            <w:r w:rsidRPr="00162C3A">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Decluttering the screen</w:t>
            </w:r>
            <w:r>
              <w:rPr>
                <w:noProof/>
                <w:webHidden/>
              </w:rPr>
              <w:tab/>
            </w:r>
            <w:r>
              <w:rPr>
                <w:noProof/>
                <w:webHidden/>
              </w:rPr>
              <w:fldChar w:fldCharType="begin"/>
            </w:r>
            <w:r>
              <w:rPr>
                <w:noProof/>
                <w:webHidden/>
              </w:rPr>
              <w:instrText xml:space="preserve"> PAGEREF _Toc175134613 \h </w:instrText>
            </w:r>
            <w:r>
              <w:rPr>
                <w:noProof/>
                <w:webHidden/>
              </w:rPr>
            </w:r>
            <w:r>
              <w:rPr>
                <w:noProof/>
                <w:webHidden/>
              </w:rPr>
              <w:fldChar w:fldCharType="separate"/>
            </w:r>
            <w:r>
              <w:rPr>
                <w:noProof/>
                <w:webHidden/>
              </w:rPr>
              <w:t>24</w:t>
            </w:r>
            <w:r>
              <w:rPr>
                <w:noProof/>
                <w:webHidden/>
              </w:rPr>
              <w:fldChar w:fldCharType="end"/>
            </w:r>
          </w:hyperlink>
        </w:p>
        <w:p w14:paraId="3C2A9867" w14:textId="4547A1B8"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14" w:history="1">
            <w:r w:rsidRPr="00162C3A">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IMO presentation elements</w:t>
            </w:r>
            <w:r>
              <w:rPr>
                <w:noProof/>
                <w:webHidden/>
              </w:rPr>
              <w:tab/>
            </w:r>
            <w:r>
              <w:rPr>
                <w:noProof/>
                <w:webHidden/>
              </w:rPr>
              <w:fldChar w:fldCharType="begin"/>
            </w:r>
            <w:r>
              <w:rPr>
                <w:noProof/>
                <w:webHidden/>
              </w:rPr>
              <w:instrText xml:space="preserve"> PAGEREF _Toc175134614 \h </w:instrText>
            </w:r>
            <w:r>
              <w:rPr>
                <w:noProof/>
                <w:webHidden/>
              </w:rPr>
            </w:r>
            <w:r>
              <w:rPr>
                <w:noProof/>
                <w:webHidden/>
              </w:rPr>
              <w:fldChar w:fldCharType="separate"/>
            </w:r>
            <w:r>
              <w:rPr>
                <w:noProof/>
                <w:webHidden/>
              </w:rPr>
              <w:t>24</w:t>
            </w:r>
            <w:r>
              <w:rPr>
                <w:noProof/>
                <w:webHidden/>
              </w:rPr>
              <w:fldChar w:fldCharType="end"/>
            </w:r>
          </w:hyperlink>
        </w:p>
        <w:p w14:paraId="492588C0" w14:textId="5E719653"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5" w:history="1">
            <w:r w:rsidRPr="00162C3A">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Scale bar and latitude scale</w:t>
            </w:r>
            <w:r>
              <w:rPr>
                <w:noProof/>
                <w:webHidden/>
              </w:rPr>
              <w:tab/>
            </w:r>
            <w:r>
              <w:rPr>
                <w:noProof/>
                <w:webHidden/>
              </w:rPr>
              <w:fldChar w:fldCharType="begin"/>
            </w:r>
            <w:r>
              <w:rPr>
                <w:noProof/>
                <w:webHidden/>
              </w:rPr>
              <w:instrText xml:space="preserve"> PAGEREF _Toc175134615 \h </w:instrText>
            </w:r>
            <w:r>
              <w:rPr>
                <w:noProof/>
                <w:webHidden/>
              </w:rPr>
            </w:r>
            <w:r>
              <w:rPr>
                <w:noProof/>
                <w:webHidden/>
              </w:rPr>
              <w:fldChar w:fldCharType="separate"/>
            </w:r>
            <w:r>
              <w:rPr>
                <w:noProof/>
                <w:webHidden/>
              </w:rPr>
              <w:t>24</w:t>
            </w:r>
            <w:r>
              <w:rPr>
                <w:noProof/>
                <w:webHidden/>
              </w:rPr>
              <w:fldChar w:fldCharType="end"/>
            </w:r>
          </w:hyperlink>
        </w:p>
        <w:p w14:paraId="3FFC05B7" w14:textId="215BCA7E"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6" w:history="1">
            <w:r w:rsidRPr="00162C3A">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North arrow</w:t>
            </w:r>
            <w:r>
              <w:rPr>
                <w:noProof/>
                <w:webHidden/>
              </w:rPr>
              <w:tab/>
            </w:r>
            <w:r>
              <w:rPr>
                <w:noProof/>
                <w:webHidden/>
              </w:rPr>
              <w:fldChar w:fldCharType="begin"/>
            </w:r>
            <w:r>
              <w:rPr>
                <w:noProof/>
                <w:webHidden/>
              </w:rPr>
              <w:instrText xml:space="preserve"> PAGEREF _Toc175134616 \h </w:instrText>
            </w:r>
            <w:r>
              <w:rPr>
                <w:noProof/>
                <w:webHidden/>
              </w:rPr>
            </w:r>
            <w:r>
              <w:rPr>
                <w:noProof/>
                <w:webHidden/>
              </w:rPr>
              <w:fldChar w:fldCharType="separate"/>
            </w:r>
            <w:r>
              <w:rPr>
                <w:noProof/>
                <w:webHidden/>
              </w:rPr>
              <w:t>25</w:t>
            </w:r>
            <w:r>
              <w:rPr>
                <w:noProof/>
                <w:webHidden/>
              </w:rPr>
              <w:fldChar w:fldCharType="end"/>
            </w:r>
          </w:hyperlink>
        </w:p>
        <w:p w14:paraId="427420C3" w14:textId="5093876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7" w:history="1">
            <w:r w:rsidRPr="00162C3A">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Graticule</w:t>
            </w:r>
            <w:r>
              <w:rPr>
                <w:noProof/>
                <w:webHidden/>
              </w:rPr>
              <w:tab/>
            </w:r>
            <w:r>
              <w:rPr>
                <w:noProof/>
                <w:webHidden/>
              </w:rPr>
              <w:fldChar w:fldCharType="begin"/>
            </w:r>
            <w:r>
              <w:rPr>
                <w:noProof/>
                <w:webHidden/>
              </w:rPr>
              <w:instrText xml:space="preserve"> PAGEREF _Toc175134617 \h </w:instrText>
            </w:r>
            <w:r>
              <w:rPr>
                <w:noProof/>
                <w:webHidden/>
              </w:rPr>
            </w:r>
            <w:r>
              <w:rPr>
                <w:noProof/>
                <w:webHidden/>
              </w:rPr>
              <w:fldChar w:fldCharType="separate"/>
            </w:r>
            <w:r>
              <w:rPr>
                <w:noProof/>
                <w:webHidden/>
              </w:rPr>
              <w:t>25</w:t>
            </w:r>
            <w:r>
              <w:rPr>
                <w:noProof/>
                <w:webHidden/>
              </w:rPr>
              <w:fldChar w:fldCharType="end"/>
            </w:r>
          </w:hyperlink>
        </w:p>
        <w:p w14:paraId="7C19A62A" w14:textId="1F4E9A6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8" w:history="1">
            <w:r w:rsidRPr="00162C3A">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mode</w:t>
            </w:r>
            <w:r>
              <w:rPr>
                <w:noProof/>
                <w:webHidden/>
              </w:rPr>
              <w:tab/>
            </w:r>
            <w:r>
              <w:rPr>
                <w:noProof/>
                <w:webHidden/>
              </w:rPr>
              <w:fldChar w:fldCharType="begin"/>
            </w:r>
            <w:r>
              <w:rPr>
                <w:noProof/>
                <w:webHidden/>
              </w:rPr>
              <w:instrText xml:space="preserve"> PAGEREF _Toc175134618 \h </w:instrText>
            </w:r>
            <w:r>
              <w:rPr>
                <w:noProof/>
                <w:webHidden/>
              </w:rPr>
            </w:r>
            <w:r>
              <w:rPr>
                <w:noProof/>
                <w:webHidden/>
              </w:rPr>
              <w:fldChar w:fldCharType="separate"/>
            </w:r>
            <w:r>
              <w:rPr>
                <w:noProof/>
                <w:webHidden/>
              </w:rPr>
              <w:t>25</w:t>
            </w:r>
            <w:r>
              <w:rPr>
                <w:noProof/>
                <w:webHidden/>
              </w:rPr>
              <w:fldChar w:fldCharType="end"/>
            </w:r>
          </w:hyperlink>
        </w:p>
        <w:p w14:paraId="7F08847A" w14:textId="0201CCC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9" w:history="1">
            <w:r w:rsidRPr="00162C3A">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Black level adjustment symbol</w:t>
            </w:r>
            <w:r>
              <w:rPr>
                <w:noProof/>
                <w:webHidden/>
              </w:rPr>
              <w:tab/>
            </w:r>
            <w:r>
              <w:rPr>
                <w:noProof/>
                <w:webHidden/>
              </w:rPr>
              <w:fldChar w:fldCharType="begin"/>
            </w:r>
            <w:r>
              <w:rPr>
                <w:noProof/>
                <w:webHidden/>
              </w:rPr>
              <w:instrText xml:space="preserve"> PAGEREF _Toc175134619 \h </w:instrText>
            </w:r>
            <w:r>
              <w:rPr>
                <w:noProof/>
                <w:webHidden/>
              </w:rPr>
            </w:r>
            <w:r>
              <w:rPr>
                <w:noProof/>
                <w:webHidden/>
              </w:rPr>
              <w:fldChar w:fldCharType="separate"/>
            </w:r>
            <w:r>
              <w:rPr>
                <w:noProof/>
                <w:webHidden/>
              </w:rPr>
              <w:t>25</w:t>
            </w:r>
            <w:r>
              <w:rPr>
                <w:noProof/>
                <w:webHidden/>
              </w:rPr>
              <w:fldChar w:fldCharType="end"/>
            </w:r>
          </w:hyperlink>
        </w:p>
        <w:p w14:paraId="04CF39D4" w14:textId="6F18F8BB"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0" w:history="1">
            <w:r w:rsidRPr="00162C3A">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Detection and notification of navigational hazards</w:t>
            </w:r>
            <w:r>
              <w:rPr>
                <w:noProof/>
                <w:webHidden/>
              </w:rPr>
              <w:tab/>
            </w:r>
            <w:r>
              <w:rPr>
                <w:noProof/>
                <w:webHidden/>
              </w:rPr>
              <w:fldChar w:fldCharType="begin"/>
            </w:r>
            <w:r>
              <w:rPr>
                <w:noProof/>
                <w:webHidden/>
              </w:rPr>
              <w:instrText xml:space="preserve"> PAGEREF _Toc175134620 \h </w:instrText>
            </w:r>
            <w:r>
              <w:rPr>
                <w:noProof/>
                <w:webHidden/>
              </w:rPr>
            </w:r>
            <w:r>
              <w:rPr>
                <w:noProof/>
                <w:webHidden/>
              </w:rPr>
              <w:fldChar w:fldCharType="separate"/>
            </w:r>
            <w:r>
              <w:rPr>
                <w:noProof/>
                <w:webHidden/>
              </w:rPr>
              <w:t>25</w:t>
            </w:r>
            <w:r>
              <w:rPr>
                <w:noProof/>
                <w:webHidden/>
              </w:rPr>
              <w:fldChar w:fldCharType="end"/>
            </w:r>
          </w:hyperlink>
        </w:p>
        <w:p w14:paraId="1CEA3716" w14:textId="418FF676"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1" w:history="1">
            <w:r w:rsidRPr="00162C3A">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_Toc175134621 \h </w:instrText>
            </w:r>
            <w:r>
              <w:rPr>
                <w:noProof/>
                <w:webHidden/>
              </w:rPr>
            </w:r>
            <w:r>
              <w:rPr>
                <w:noProof/>
                <w:webHidden/>
              </w:rPr>
              <w:fldChar w:fldCharType="separate"/>
            </w:r>
            <w:r>
              <w:rPr>
                <w:noProof/>
                <w:webHidden/>
              </w:rPr>
              <w:t>26</w:t>
            </w:r>
            <w:r>
              <w:rPr>
                <w:noProof/>
                <w:webHidden/>
              </w:rPr>
              <w:fldChar w:fldCharType="end"/>
            </w:r>
          </w:hyperlink>
        </w:p>
        <w:p w14:paraId="604FFBE4" w14:textId="4B0F942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2" w:history="1">
            <w:r w:rsidRPr="00162C3A">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Definition of safety contour</w:t>
            </w:r>
            <w:r>
              <w:rPr>
                <w:noProof/>
                <w:webHidden/>
              </w:rPr>
              <w:tab/>
            </w:r>
            <w:r>
              <w:rPr>
                <w:noProof/>
                <w:webHidden/>
              </w:rPr>
              <w:fldChar w:fldCharType="begin"/>
            </w:r>
            <w:r>
              <w:rPr>
                <w:noProof/>
                <w:webHidden/>
              </w:rPr>
              <w:instrText xml:space="preserve"> PAGEREF _Toc175134622 \h </w:instrText>
            </w:r>
            <w:r>
              <w:rPr>
                <w:noProof/>
                <w:webHidden/>
              </w:rPr>
            </w:r>
            <w:r>
              <w:rPr>
                <w:noProof/>
                <w:webHidden/>
              </w:rPr>
              <w:fldChar w:fldCharType="separate"/>
            </w:r>
            <w:r>
              <w:rPr>
                <w:noProof/>
                <w:webHidden/>
              </w:rPr>
              <w:t>26</w:t>
            </w:r>
            <w:r>
              <w:rPr>
                <w:noProof/>
                <w:webHidden/>
              </w:rPr>
              <w:fldChar w:fldCharType="end"/>
            </w:r>
          </w:hyperlink>
        </w:p>
        <w:p w14:paraId="777F3CCE" w14:textId="333366C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3" w:history="1">
            <w:r w:rsidRPr="00162C3A">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Detection of safety contour</w:t>
            </w:r>
            <w:r>
              <w:rPr>
                <w:noProof/>
                <w:webHidden/>
              </w:rPr>
              <w:tab/>
            </w:r>
            <w:r>
              <w:rPr>
                <w:noProof/>
                <w:webHidden/>
              </w:rPr>
              <w:fldChar w:fldCharType="begin"/>
            </w:r>
            <w:r>
              <w:rPr>
                <w:noProof/>
                <w:webHidden/>
              </w:rPr>
              <w:instrText xml:space="preserve"> PAGEREF _Toc175134623 \h </w:instrText>
            </w:r>
            <w:r>
              <w:rPr>
                <w:noProof/>
                <w:webHidden/>
              </w:rPr>
            </w:r>
            <w:r>
              <w:rPr>
                <w:noProof/>
                <w:webHidden/>
              </w:rPr>
              <w:fldChar w:fldCharType="separate"/>
            </w:r>
            <w:r>
              <w:rPr>
                <w:noProof/>
                <w:webHidden/>
              </w:rPr>
              <w:t>26</w:t>
            </w:r>
            <w:r>
              <w:rPr>
                <w:noProof/>
                <w:webHidden/>
              </w:rPr>
              <w:fldChar w:fldCharType="end"/>
            </w:r>
          </w:hyperlink>
        </w:p>
        <w:p w14:paraId="674CA903" w14:textId="0CBB336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4" w:history="1">
            <w:r w:rsidRPr="00162C3A">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_Toc175134624 \h </w:instrText>
            </w:r>
            <w:r>
              <w:rPr>
                <w:noProof/>
                <w:webHidden/>
              </w:rPr>
            </w:r>
            <w:r>
              <w:rPr>
                <w:noProof/>
                <w:webHidden/>
              </w:rPr>
              <w:fldChar w:fldCharType="separate"/>
            </w:r>
            <w:r>
              <w:rPr>
                <w:noProof/>
                <w:webHidden/>
              </w:rPr>
              <w:t>27</w:t>
            </w:r>
            <w:r>
              <w:rPr>
                <w:noProof/>
                <w:webHidden/>
              </w:rPr>
              <w:fldChar w:fldCharType="end"/>
            </w:r>
          </w:hyperlink>
        </w:p>
        <w:p w14:paraId="02FCD3CD" w14:textId="128EB991"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25" w:history="1">
            <w:r w:rsidRPr="00162C3A">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Data Producer specified display features</w:t>
            </w:r>
            <w:r>
              <w:rPr>
                <w:noProof/>
                <w:webHidden/>
              </w:rPr>
              <w:tab/>
            </w:r>
            <w:r>
              <w:rPr>
                <w:noProof/>
                <w:webHidden/>
              </w:rPr>
              <w:fldChar w:fldCharType="begin"/>
            </w:r>
            <w:r>
              <w:rPr>
                <w:noProof/>
                <w:webHidden/>
              </w:rPr>
              <w:instrText xml:space="preserve"> PAGEREF _Toc175134625 \h </w:instrText>
            </w:r>
            <w:r>
              <w:rPr>
                <w:noProof/>
                <w:webHidden/>
              </w:rPr>
            </w:r>
            <w:r>
              <w:rPr>
                <w:noProof/>
                <w:webHidden/>
              </w:rPr>
              <w:fldChar w:fldCharType="separate"/>
            </w:r>
            <w:r>
              <w:rPr>
                <w:noProof/>
                <w:webHidden/>
              </w:rPr>
              <w:t>28</w:t>
            </w:r>
            <w:r>
              <w:rPr>
                <w:noProof/>
                <w:webHidden/>
              </w:rPr>
              <w:fldChar w:fldCharType="end"/>
            </w:r>
          </w:hyperlink>
        </w:p>
        <w:p w14:paraId="38560EAE" w14:textId="0BF9F06B"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6" w:history="1">
            <w:r w:rsidRPr="00162C3A">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ECDIS Legend</w:t>
            </w:r>
            <w:r>
              <w:rPr>
                <w:noProof/>
                <w:webHidden/>
              </w:rPr>
              <w:tab/>
            </w:r>
            <w:r>
              <w:rPr>
                <w:noProof/>
                <w:webHidden/>
              </w:rPr>
              <w:fldChar w:fldCharType="begin"/>
            </w:r>
            <w:r>
              <w:rPr>
                <w:noProof/>
                <w:webHidden/>
              </w:rPr>
              <w:instrText xml:space="preserve"> PAGEREF _Toc175134626 \h </w:instrText>
            </w:r>
            <w:r>
              <w:rPr>
                <w:noProof/>
                <w:webHidden/>
              </w:rPr>
            </w:r>
            <w:r>
              <w:rPr>
                <w:noProof/>
                <w:webHidden/>
              </w:rPr>
              <w:fldChar w:fldCharType="separate"/>
            </w:r>
            <w:r>
              <w:rPr>
                <w:noProof/>
                <w:webHidden/>
              </w:rPr>
              <w:t>28</w:t>
            </w:r>
            <w:r>
              <w:rPr>
                <w:noProof/>
                <w:webHidden/>
              </w:rPr>
              <w:fldChar w:fldCharType="end"/>
            </w:r>
          </w:hyperlink>
        </w:p>
        <w:p w14:paraId="587DED52" w14:textId="37DCAD1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27" w:history="1">
            <w:r w:rsidRPr="00162C3A">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_Toc175134627 \h </w:instrText>
            </w:r>
            <w:r>
              <w:rPr>
                <w:noProof/>
                <w:webHidden/>
              </w:rPr>
            </w:r>
            <w:r>
              <w:rPr>
                <w:noProof/>
                <w:webHidden/>
              </w:rPr>
              <w:fldChar w:fldCharType="separate"/>
            </w:r>
            <w:r>
              <w:rPr>
                <w:noProof/>
                <w:webHidden/>
              </w:rPr>
              <w:t>29</w:t>
            </w:r>
            <w:r>
              <w:rPr>
                <w:noProof/>
                <w:webHidden/>
              </w:rPr>
              <w:fldChar w:fldCharType="end"/>
            </w:r>
          </w:hyperlink>
        </w:p>
        <w:p w14:paraId="720657E6" w14:textId="589DD53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8" w:history="1">
            <w:r w:rsidRPr="00162C3A">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Manual update</w:t>
            </w:r>
            <w:r>
              <w:rPr>
                <w:noProof/>
                <w:webHidden/>
              </w:rPr>
              <w:tab/>
            </w:r>
            <w:r>
              <w:rPr>
                <w:noProof/>
                <w:webHidden/>
              </w:rPr>
              <w:fldChar w:fldCharType="begin"/>
            </w:r>
            <w:r>
              <w:rPr>
                <w:noProof/>
                <w:webHidden/>
              </w:rPr>
              <w:instrText xml:space="preserve"> PAGEREF _Toc175134628 \h </w:instrText>
            </w:r>
            <w:r>
              <w:rPr>
                <w:noProof/>
                <w:webHidden/>
              </w:rPr>
            </w:r>
            <w:r>
              <w:rPr>
                <w:noProof/>
                <w:webHidden/>
              </w:rPr>
              <w:fldChar w:fldCharType="separate"/>
            </w:r>
            <w:r>
              <w:rPr>
                <w:noProof/>
                <w:webHidden/>
              </w:rPr>
              <w:t>29</w:t>
            </w:r>
            <w:r>
              <w:rPr>
                <w:noProof/>
                <w:webHidden/>
              </w:rPr>
              <w:fldChar w:fldCharType="end"/>
            </w:r>
          </w:hyperlink>
        </w:p>
        <w:p w14:paraId="78670F15" w14:textId="2BE261D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9" w:history="1">
            <w:r w:rsidRPr="00162C3A">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Identifying automatic chart corrections on demand</w:t>
            </w:r>
            <w:r>
              <w:rPr>
                <w:noProof/>
                <w:webHidden/>
              </w:rPr>
              <w:tab/>
            </w:r>
            <w:r>
              <w:rPr>
                <w:noProof/>
                <w:webHidden/>
              </w:rPr>
              <w:fldChar w:fldCharType="begin"/>
            </w:r>
            <w:r>
              <w:rPr>
                <w:noProof/>
                <w:webHidden/>
              </w:rPr>
              <w:instrText xml:space="preserve"> PAGEREF _Toc175134629 \h </w:instrText>
            </w:r>
            <w:r>
              <w:rPr>
                <w:noProof/>
                <w:webHidden/>
              </w:rPr>
            </w:r>
            <w:r>
              <w:rPr>
                <w:noProof/>
                <w:webHidden/>
              </w:rPr>
              <w:fldChar w:fldCharType="separate"/>
            </w:r>
            <w:r>
              <w:rPr>
                <w:noProof/>
                <w:webHidden/>
              </w:rPr>
              <w:t>30</w:t>
            </w:r>
            <w:r>
              <w:rPr>
                <w:noProof/>
                <w:webHidden/>
              </w:rPr>
              <w:fldChar w:fldCharType="end"/>
            </w:r>
          </w:hyperlink>
        </w:p>
        <w:p w14:paraId="24BA94A3" w14:textId="1F71971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0" w:history="1">
            <w:r w:rsidRPr="00162C3A">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Updating non-official chart information</w:t>
            </w:r>
            <w:r>
              <w:rPr>
                <w:noProof/>
                <w:webHidden/>
              </w:rPr>
              <w:tab/>
            </w:r>
            <w:r>
              <w:rPr>
                <w:noProof/>
                <w:webHidden/>
              </w:rPr>
              <w:fldChar w:fldCharType="begin"/>
            </w:r>
            <w:r>
              <w:rPr>
                <w:noProof/>
                <w:webHidden/>
              </w:rPr>
              <w:instrText xml:space="preserve"> PAGEREF _Toc175134630 \h </w:instrText>
            </w:r>
            <w:r>
              <w:rPr>
                <w:noProof/>
                <w:webHidden/>
              </w:rPr>
            </w:r>
            <w:r>
              <w:rPr>
                <w:noProof/>
                <w:webHidden/>
              </w:rPr>
              <w:fldChar w:fldCharType="separate"/>
            </w:r>
            <w:r>
              <w:rPr>
                <w:noProof/>
                <w:webHidden/>
              </w:rPr>
              <w:t>31</w:t>
            </w:r>
            <w:r>
              <w:rPr>
                <w:noProof/>
                <w:webHidden/>
              </w:rPr>
              <w:fldChar w:fldCharType="end"/>
            </w:r>
          </w:hyperlink>
        </w:p>
        <w:p w14:paraId="24E4FC5F" w14:textId="19D9F448"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1" w:history="1">
            <w:r w:rsidRPr="00162C3A">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Other non-official data</w:t>
            </w:r>
            <w:r>
              <w:rPr>
                <w:noProof/>
                <w:webHidden/>
              </w:rPr>
              <w:tab/>
            </w:r>
            <w:r>
              <w:rPr>
                <w:noProof/>
                <w:webHidden/>
              </w:rPr>
              <w:fldChar w:fldCharType="begin"/>
            </w:r>
            <w:r>
              <w:rPr>
                <w:noProof/>
                <w:webHidden/>
              </w:rPr>
              <w:instrText xml:space="preserve"> PAGEREF _Toc175134631 \h </w:instrText>
            </w:r>
            <w:r>
              <w:rPr>
                <w:noProof/>
                <w:webHidden/>
              </w:rPr>
            </w:r>
            <w:r>
              <w:rPr>
                <w:noProof/>
                <w:webHidden/>
              </w:rPr>
              <w:fldChar w:fldCharType="separate"/>
            </w:r>
            <w:r>
              <w:rPr>
                <w:noProof/>
                <w:webHidden/>
              </w:rPr>
              <w:t>31</w:t>
            </w:r>
            <w:r>
              <w:rPr>
                <w:noProof/>
                <w:webHidden/>
              </w:rPr>
              <w:fldChar w:fldCharType="end"/>
            </w:r>
          </w:hyperlink>
        </w:p>
        <w:p w14:paraId="7FB2831A" w14:textId="351D805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2" w:history="1">
            <w:r w:rsidRPr="00162C3A">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and Management of Navigational Warnings</w:t>
            </w:r>
            <w:r>
              <w:rPr>
                <w:noProof/>
                <w:webHidden/>
              </w:rPr>
              <w:tab/>
            </w:r>
            <w:r>
              <w:rPr>
                <w:noProof/>
                <w:webHidden/>
              </w:rPr>
              <w:fldChar w:fldCharType="begin"/>
            </w:r>
            <w:r>
              <w:rPr>
                <w:noProof/>
                <w:webHidden/>
              </w:rPr>
              <w:instrText xml:space="preserve"> PAGEREF _Toc175134632 \h </w:instrText>
            </w:r>
            <w:r>
              <w:rPr>
                <w:noProof/>
                <w:webHidden/>
              </w:rPr>
            </w:r>
            <w:r>
              <w:rPr>
                <w:noProof/>
                <w:webHidden/>
              </w:rPr>
              <w:fldChar w:fldCharType="separate"/>
            </w:r>
            <w:r>
              <w:rPr>
                <w:noProof/>
                <w:webHidden/>
              </w:rPr>
              <w:t>31</w:t>
            </w:r>
            <w:r>
              <w:rPr>
                <w:noProof/>
                <w:webHidden/>
              </w:rPr>
              <w:fldChar w:fldCharType="end"/>
            </w:r>
          </w:hyperlink>
        </w:p>
        <w:p w14:paraId="7E5C7E4B" w14:textId="73F0371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3" w:history="1">
            <w:r w:rsidRPr="00162C3A">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_Toc175134633 \h </w:instrText>
            </w:r>
            <w:r>
              <w:rPr>
                <w:noProof/>
                <w:webHidden/>
              </w:rPr>
            </w:r>
            <w:r>
              <w:rPr>
                <w:noProof/>
                <w:webHidden/>
              </w:rPr>
              <w:fldChar w:fldCharType="separate"/>
            </w:r>
            <w:r>
              <w:rPr>
                <w:noProof/>
                <w:webHidden/>
              </w:rPr>
              <w:t>31</w:t>
            </w:r>
            <w:r>
              <w:rPr>
                <w:noProof/>
                <w:webHidden/>
              </w:rPr>
              <w:fldChar w:fldCharType="end"/>
            </w:r>
          </w:hyperlink>
        </w:p>
        <w:p w14:paraId="3D65FB35" w14:textId="55307AA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4" w:history="1">
            <w:r w:rsidRPr="00162C3A">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Filtering Navigational Warning information</w:t>
            </w:r>
            <w:r>
              <w:rPr>
                <w:noProof/>
                <w:webHidden/>
              </w:rPr>
              <w:tab/>
            </w:r>
            <w:r>
              <w:rPr>
                <w:noProof/>
                <w:webHidden/>
              </w:rPr>
              <w:fldChar w:fldCharType="begin"/>
            </w:r>
            <w:r>
              <w:rPr>
                <w:noProof/>
                <w:webHidden/>
              </w:rPr>
              <w:instrText xml:space="preserve"> PAGEREF _Toc175134634 \h </w:instrText>
            </w:r>
            <w:r>
              <w:rPr>
                <w:noProof/>
                <w:webHidden/>
              </w:rPr>
            </w:r>
            <w:r>
              <w:rPr>
                <w:noProof/>
                <w:webHidden/>
              </w:rPr>
              <w:fldChar w:fldCharType="separate"/>
            </w:r>
            <w:r>
              <w:rPr>
                <w:noProof/>
                <w:webHidden/>
              </w:rPr>
              <w:t>32</w:t>
            </w:r>
            <w:r>
              <w:rPr>
                <w:noProof/>
                <w:webHidden/>
              </w:rPr>
              <w:fldChar w:fldCharType="end"/>
            </w:r>
          </w:hyperlink>
        </w:p>
        <w:p w14:paraId="0C62F2C1" w14:textId="704C60DE"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5" w:history="1">
            <w:r w:rsidRPr="00162C3A">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Cancelled datasets</w:t>
            </w:r>
            <w:r>
              <w:rPr>
                <w:noProof/>
                <w:webHidden/>
              </w:rPr>
              <w:tab/>
            </w:r>
            <w:r>
              <w:rPr>
                <w:noProof/>
                <w:webHidden/>
              </w:rPr>
              <w:fldChar w:fldCharType="begin"/>
            </w:r>
            <w:r>
              <w:rPr>
                <w:noProof/>
                <w:webHidden/>
              </w:rPr>
              <w:instrText xml:space="preserve"> PAGEREF _Toc175134635 \h </w:instrText>
            </w:r>
            <w:r>
              <w:rPr>
                <w:noProof/>
                <w:webHidden/>
              </w:rPr>
            </w:r>
            <w:r>
              <w:rPr>
                <w:noProof/>
                <w:webHidden/>
              </w:rPr>
              <w:fldChar w:fldCharType="separate"/>
            </w:r>
            <w:r>
              <w:rPr>
                <w:noProof/>
                <w:webHidden/>
              </w:rPr>
              <w:t>33</w:t>
            </w:r>
            <w:r>
              <w:rPr>
                <w:noProof/>
                <w:webHidden/>
              </w:rPr>
              <w:fldChar w:fldCharType="end"/>
            </w:r>
          </w:hyperlink>
        </w:p>
        <w:p w14:paraId="4B078910" w14:textId="08C8E6E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6" w:history="1">
            <w:r w:rsidRPr="00162C3A">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Portrayal of feature classes</w:t>
            </w:r>
            <w:r>
              <w:rPr>
                <w:noProof/>
                <w:webHidden/>
              </w:rPr>
              <w:tab/>
            </w:r>
            <w:r>
              <w:rPr>
                <w:noProof/>
                <w:webHidden/>
              </w:rPr>
              <w:fldChar w:fldCharType="begin"/>
            </w:r>
            <w:r>
              <w:rPr>
                <w:noProof/>
                <w:webHidden/>
              </w:rPr>
              <w:instrText xml:space="preserve"> PAGEREF _Toc175134636 \h </w:instrText>
            </w:r>
            <w:r>
              <w:rPr>
                <w:noProof/>
                <w:webHidden/>
              </w:rPr>
            </w:r>
            <w:r>
              <w:rPr>
                <w:noProof/>
                <w:webHidden/>
              </w:rPr>
              <w:fldChar w:fldCharType="separate"/>
            </w:r>
            <w:r>
              <w:rPr>
                <w:noProof/>
                <w:webHidden/>
              </w:rPr>
              <w:t>33</w:t>
            </w:r>
            <w:r>
              <w:rPr>
                <w:noProof/>
                <w:webHidden/>
              </w:rPr>
              <w:fldChar w:fldCharType="end"/>
            </w:r>
          </w:hyperlink>
        </w:p>
        <w:p w14:paraId="7B22186E" w14:textId="627B637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37" w:history="1">
            <w:r w:rsidRPr="00162C3A">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Coverages and Time Series</w:t>
            </w:r>
            <w:r>
              <w:rPr>
                <w:noProof/>
                <w:webHidden/>
              </w:rPr>
              <w:tab/>
            </w:r>
            <w:r>
              <w:rPr>
                <w:noProof/>
                <w:webHidden/>
              </w:rPr>
              <w:fldChar w:fldCharType="begin"/>
            </w:r>
            <w:r>
              <w:rPr>
                <w:noProof/>
                <w:webHidden/>
              </w:rPr>
              <w:instrText xml:space="preserve"> PAGEREF _Toc175134637 \h </w:instrText>
            </w:r>
            <w:r>
              <w:rPr>
                <w:noProof/>
                <w:webHidden/>
              </w:rPr>
            </w:r>
            <w:r>
              <w:rPr>
                <w:noProof/>
                <w:webHidden/>
              </w:rPr>
              <w:fldChar w:fldCharType="separate"/>
            </w:r>
            <w:r>
              <w:rPr>
                <w:noProof/>
                <w:webHidden/>
              </w:rPr>
              <w:t>34</w:t>
            </w:r>
            <w:r>
              <w:rPr>
                <w:noProof/>
                <w:webHidden/>
              </w:rPr>
              <w:fldChar w:fldCharType="end"/>
            </w:r>
          </w:hyperlink>
        </w:p>
        <w:p w14:paraId="66102A32" w14:textId="54254A9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38" w:history="1">
            <w:r w:rsidRPr="00162C3A">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Discrete coverages</w:t>
            </w:r>
            <w:r>
              <w:rPr>
                <w:noProof/>
                <w:webHidden/>
              </w:rPr>
              <w:tab/>
            </w:r>
            <w:r>
              <w:rPr>
                <w:noProof/>
                <w:webHidden/>
              </w:rPr>
              <w:fldChar w:fldCharType="begin"/>
            </w:r>
            <w:r>
              <w:rPr>
                <w:noProof/>
                <w:webHidden/>
              </w:rPr>
              <w:instrText xml:space="preserve"> PAGEREF _Toc175134638 \h </w:instrText>
            </w:r>
            <w:r>
              <w:rPr>
                <w:noProof/>
                <w:webHidden/>
              </w:rPr>
            </w:r>
            <w:r>
              <w:rPr>
                <w:noProof/>
                <w:webHidden/>
              </w:rPr>
              <w:fldChar w:fldCharType="separate"/>
            </w:r>
            <w:r>
              <w:rPr>
                <w:noProof/>
                <w:webHidden/>
              </w:rPr>
              <w:t>34</w:t>
            </w:r>
            <w:r>
              <w:rPr>
                <w:noProof/>
                <w:webHidden/>
              </w:rPr>
              <w:fldChar w:fldCharType="end"/>
            </w:r>
          </w:hyperlink>
        </w:p>
        <w:p w14:paraId="152FB248" w14:textId="37BA7C5E"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39" w:history="1">
            <w:r w:rsidRPr="00162C3A">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Continuous coverages</w:t>
            </w:r>
            <w:r>
              <w:rPr>
                <w:noProof/>
                <w:webHidden/>
              </w:rPr>
              <w:tab/>
            </w:r>
            <w:r>
              <w:rPr>
                <w:noProof/>
                <w:webHidden/>
              </w:rPr>
              <w:fldChar w:fldCharType="begin"/>
            </w:r>
            <w:r>
              <w:rPr>
                <w:noProof/>
                <w:webHidden/>
              </w:rPr>
              <w:instrText xml:space="preserve"> PAGEREF _Toc175134639 \h </w:instrText>
            </w:r>
            <w:r>
              <w:rPr>
                <w:noProof/>
                <w:webHidden/>
              </w:rPr>
            </w:r>
            <w:r>
              <w:rPr>
                <w:noProof/>
                <w:webHidden/>
              </w:rPr>
              <w:fldChar w:fldCharType="separate"/>
            </w:r>
            <w:r>
              <w:rPr>
                <w:noProof/>
                <w:webHidden/>
              </w:rPr>
              <w:t>34</w:t>
            </w:r>
            <w:r>
              <w:rPr>
                <w:noProof/>
                <w:webHidden/>
              </w:rPr>
              <w:fldChar w:fldCharType="end"/>
            </w:r>
          </w:hyperlink>
        </w:p>
        <w:p w14:paraId="61D74022" w14:textId="670543B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0" w:history="1">
            <w:r w:rsidRPr="00162C3A">
              <w:rPr>
                <w:rStyle w:val="Hyperlink"/>
                <w:noProof/>
              </w:rPr>
              <w:t>C-16.3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Contours from continuous coverages</w:t>
            </w:r>
            <w:r>
              <w:rPr>
                <w:noProof/>
                <w:webHidden/>
              </w:rPr>
              <w:tab/>
            </w:r>
            <w:r>
              <w:rPr>
                <w:noProof/>
                <w:webHidden/>
              </w:rPr>
              <w:fldChar w:fldCharType="begin"/>
            </w:r>
            <w:r>
              <w:rPr>
                <w:noProof/>
                <w:webHidden/>
              </w:rPr>
              <w:instrText xml:space="preserve"> PAGEREF _Toc175134640 \h </w:instrText>
            </w:r>
            <w:r>
              <w:rPr>
                <w:noProof/>
                <w:webHidden/>
              </w:rPr>
            </w:r>
            <w:r>
              <w:rPr>
                <w:noProof/>
                <w:webHidden/>
              </w:rPr>
              <w:fldChar w:fldCharType="separate"/>
            </w:r>
            <w:r>
              <w:rPr>
                <w:noProof/>
                <w:webHidden/>
              </w:rPr>
              <w:t>35</w:t>
            </w:r>
            <w:r>
              <w:rPr>
                <w:noProof/>
                <w:webHidden/>
              </w:rPr>
              <w:fldChar w:fldCharType="end"/>
            </w:r>
          </w:hyperlink>
        </w:p>
        <w:p w14:paraId="19C4393D" w14:textId="48A86A4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1" w:history="1">
            <w:r w:rsidRPr="00162C3A">
              <w:rPr>
                <w:rStyle w:val="Hyperlink"/>
                <w:noProof/>
              </w:rPr>
              <w:t>C-16.4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Transparency</w:t>
            </w:r>
            <w:r>
              <w:rPr>
                <w:noProof/>
                <w:webHidden/>
              </w:rPr>
              <w:tab/>
            </w:r>
            <w:r>
              <w:rPr>
                <w:noProof/>
                <w:webHidden/>
              </w:rPr>
              <w:fldChar w:fldCharType="begin"/>
            </w:r>
            <w:r>
              <w:rPr>
                <w:noProof/>
                <w:webHidden/>
              </w:rPr>
              <w:instrText xml:space="preserve"> PAGEREF _Toc175134641 \h </w:instrText>
            </w:r>
            <w:r>
              <w:rPr>
                <w:noProof/>
                <w:webHidden/>
              </w:rPr>
            </w:r>
            <w:r>
              <w:rPr>
                <w:noProof/>
                <w:webHidden/>
              </w:rPr>
              <w:fldChar w:fldCharType="separate"/>
            </w:r>
            <w:r>
              <w:rPr>
                <w:noProof/>
                <w:webHidden/>
              </w:rPr>
              <w:t>35</w:t>
            </w:r>
            <w:r>
              <w:rPr>
                <w:noProof/>
                <w:webHidden/>
              </w:rPr>
              <w:fldChar w:fldCharType="end"/>
            </w:r>
          </w:hyperlink>
        </w:p>
        <w:p w14:paraId="17D48752" w14:textId="77A1E444"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2" w:history="1">
            <w:r w:rsidRPr="00162C3A">
              <w:rPr>
                <w:rStyle w:val="Hyperlink"/>
                <w:noProof/>
              </w:rPr>
              <w:t>C-16.5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Thinning</w:t>
            </w:r>
            <w:r>
              <w:rPr>
                <w:noProof/>
                <w:webHidden/>
              </w:rPr>
              <w:tab/>
            </w:r>
            <w:r>
              <w:rPr>
                <w:noProof/>
                <w:webHidden/>
              </w:rPr>
              <w:fldChar w:fldCharType="begin"/>
            </w:r>
            <w:r>
              <w:rPr>
                <w:noProof/>
                <w:webHidden/>
              </w:rPr>
              <w:instrText xml:space="preserve"> PAGEREF _Toc175134642 \h </w:instrText>
            </w:r>
            <w:r>
              <w:rPr>
                <w:noProof/>
                <w:webHidden/>
              </w:rPr>
            </w:r>
            <w:r>
              <w:rPr>
                <w:noProof/>
                <w:webHidden/>
              </w:rPr>
              <w:fldChar w:fldCharType="separate"/>
            </w:r>
            <w:r>
              <w:rPr>
                <w:noProof/>
                <w:webHidden/>
              </w:rPr>
              <w:t>35</w:t>
            </w:r>
            <w:r>
              <w:rPr>
                <w:noProof/>
                <w:webHidden/>
              </w:rPr>
              <w:fldChar w:fldCharType="end"/>
            </w:r>
          </w:hyperlink>
        </w:p>
        <w:p w14:paraId="4F580411" w14:textId="71DBC705"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43" w:history="1">
            <w:r w:rsidRPr="00162C3A">
              <w:rPr>
                <w:rStyle w:val="Hyperlink"/>
                <w:noProof/>
              </w:rPr>
              <w:t>C-16.5.1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Thinning algorithms (informative)</w:t>
            </w:r>
            <w:r>
              <w:rPr>
                <w:noProof/>
                <w:webHidden/>
              </w:rPr>
              <w:tab/>
            </w:r>
            <w:r>
              <w:rPr>
                <w:noProof/>
                <w:webHidden/>
              </w:rPr>
              <w:fldChar w:fldCharType="begin"/>
            </w:r>
            <w:r>
              <w:rPr>
                <w:noProof/>
                <w:webHidden/>
              </w:rPr>
              <w:instrText xml:space="preserve"> PAGEREF _Toc175134643 \h </w:instrText>
            </w:r>
            <w:r>
              <w:rPr>
                <w:noProof/>
                <w:webHidden/>
              </w:rPr>
            </w:r>
            <w:r>
              <w:rPr>
                <w:noProof/>
                <w:webHidden/>
              </w:rPr>
              <w:fldChar w:fldCharType="separate"/>
            </w:r>
            <w:r>
              <w:rPr>
                <w:noProof/>
                <w:webHidden/>
              </w:rPr>
              <w:t>36</w:t>
            </w:r>
            <w:r>
              <w:rPr>
                <w:noProof/>
                <w:webHidden/>
              </w:rPr>
              <w:fldChar w:fldCharType="end"/>
            </w:r>
          </w:hyperlink>
        </w:p>
        <w:p w14:paraId="7EA0F19D" w14:textId="163DDC3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4" w:history="1">
            <w:r w:rsidRPr="00162C3A">
              <w:rPr>
                <w:rStyle w:val="Hyperlink"/>
                <w:noProof/>
              </w:rPr>
              <w:t>C-16.6</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Temporal variation</w:t>
            </w:r>
            <w:r>
              <w:rPr>
                <w:noProof/>
                <w:webHidden/>
              </w:rPr>
              <w:tab/>
            </w:r>
            <w:r>
              <w:rPr>
                <w:noProof/>
                <w:webHidden/>
              </w:rPr>
              <w:fldChar w:fldCharType="begin"/>
            </w:r>
            <w:r>
              <w:rPr>
                <w:noProof/>
                <w:webHidden/>
              </w:rPr>
              <w:instrText xml:space="preserve"> PAGEREF _Toc175134644 \h </w:instrText>
            </w:r>
            <w:r>
              <w:rPr>
                <w:noProof/>
                <w:webHidden/>
              </w:rPr>
            </w:r>
            <w:r>
              <w:rPr>
                <w:noProof/>
                <w:webHidden/>
              </w:rPr>
              <w:fldChar w:fldCharType="separate"/>
            </w:r>
            <w:r>
              <w:rPr>
                <w:noProof/>
                <w:webHidden/>
              </w:rPr>
              <w:t>39</w:t>
            </w:r>
            <w:r>
              <w:rPr>
                <w:noProof/>
                <w:webHidden/>
              </w:rPr>
              <w:fldChar w:fldCharType="end"/>
            </w:r>
          </w:hyperlink>
        </w:p>
        <w:p w14:paraId="7F621462" w14:textId="622A9A25"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46" w:history="1">
            <w:r w:rsidRPr="00162C3A">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Colours</w:t>
            </w:r>
            <w:r>
              <w:rPr>
                <w:noProof/>
                <w:webHidden/>
              </w:rPr>
              <w:tab/>
            </w:r>
            <w:r>
              <w:rPr>
                <w:noProof/>
                <w:webHidden/>
              </w:rPr>
              <w:fldChar w:fldCharType="begin"/>
            </w:r>
            <w:r>
              <w:rPr>
                <w:noProof/>
                <w:webHidden/>
              </w:rPr>
              <w:instrText xml:space="preserve"> PAGEREF _Toc175134646 \h </w:instrText>
            </w:r>
            <w:r>
              <w:rPr>
                <w:noProof/>
                <w:webHidden/>
              </w:rPr>
            </w:r>
            <w:r>
              <w:rPr>
                <w:noProof/>
                <w:webHidden/>
              </w:rPr>
              <w:fldChar w:fldCharType="separate"/>
            </w:r>
            <w:r>
              <w:rPr>
                <w:noProof/>
                <w:webHidden/>
              </w:rPr>
              <w:t>40</w:t>
            </w:r>
            <w:r>
              <w:rPr>
                <w:noProof/>
                <w:webHidden/>
              </w:rPr>
              <w:fldChar w:fldCharType="end"/>
            </w:r>
          </w:hyperlink>
        </w:p>
        <w:p w14:paraId="70B4F9A5" w14:textId="1C4A6FE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7" w:history="1">
            <w:r w:rsidRPr="00162C3A">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General [Informative]</w:t>
            </w:r>
            <w:r>
              <w:rPr>
                <w:noProof/>
                <w:webHidden/>
              </w:rPr>
              <w:tab/>
            </w:r>
            <w:r>
              <w:rPr>
                <w:noProof/>
                <w:webHidden/>
              </w:rPr>
              <w:fldChar w:fldCharType="begin"/>
            </w:r>
            <w:r>
              <w:rPr>
                <w:noProof/>
                <w:webHidden/>
              </w:rPr>
              <w:instrText xml:space="preserve"> PAGEREF _Toc175134647 \h </w:instrText>
            </w:r>
            <w:r>
              <w:rPr>
                <w:noProof/>
                <w:webHidden/>
              </w:rPr>
            </w:r>
            <w:r>
              <w:rPr>
                <w:noProof/>
                <w:webHidden/>
              </w:rPr>
              <w:fldChar w:fldCharType="separate"/>
            </w:r>
            <w:r>
              <w:rPr>
                <w:noProof/>
                <w:webHidden/>
              </w:rPr>
              <w:t>40</w:t>
            </w:r>
            <w:r>
              <w:rPr>
                <w:noProof/>
                <w:webHidden/>
              </w:rPr>
              <w:fldChar w:fldCharType="end"/>
            </w:r>
          </w:hyperlink>
        </w:p>
        <w:p w14:paraId="69DA2D7E" w14:textId="00797D0B"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8" w:history="1">
            <w:r w:rsidRPr="00162C3A">
              <w:rPr>
                <w:rStyle w:val="Hyperlink"/>
                <w:noProof/>
              </w:rPr>
              <w:t>C-17.2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Selection of colours [Informative]</w:t>
            </w:r>
            <w:r>
              <w:rPr>
                <w:noProof/>
                <w:webHidden/>
              </w:rPr>
              <w:tab/>
            </w:r>
            <w:r>
              <w:rPr>
                <w:noProof/>
                <w:webHidden/>
              </w:rPr>
              <w:fldChar w:fldCharType="begin"/>
            </w:r>
            <w:r>
              <w:rPr>
                <w:noProof/>
                <w:webHidden/>
              </w:rPr>
              <w:instrText xml:space="preserve"> PAGEREF _Toc175134648 \h </w:instrText>
            </w:r>
            <w:r>
              <w:rPr>
                <w:noProof/>
                <w:webHidden/>
              </w:rPr>
            </w:r>
            <w:r>
              <w:rPr>
                <w:noProof/>
                <w:webHidden/>
              </w:rPr>
              <w:fldChar w:fldCharType="separate"/>
            </w:r>
            <w:r>
              <w:rPr>
                <w:noProof/>
                <w:webHidden/>
              </w:rPr>
              <w:t>40</w:t>
            </w:r>
            <w:r>
              <w:rPr>
                <w:noProof/>
                <w:webHidden/>
              </w:rPr>
              <w:fldChar w:fldCharType="end"/>
            </w:r>
          </w:hyperlink>
        </w:p>
        <w:p w14:paraId="72103308" w14:textId="643D2D5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49" w:history="1">
            <w:r w:rsidRPr="00162C3A">
              <w:rPr>
                <w:rStyle w:val="Hyperlink"/>
                <w:noProof/>
              </w:rPr>
              <w:t>C-17.3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_Toc175134649 \h </w:instrText>
            </w:r>
            <w:r>
              <w:rPr>
                <w:noProof/>
                <w:webHidden/>
              </w:rPr>
            </w:r>
            <w:r>
              <w:rPr>
                <w:noProof/>
                <w:webHidden/>
              </w:rPr>
              <w:fldChar w:fldCharType="separate"/>
            </w:r>
            <w:r>
              <w:rPr>
                <w:noProof/>
                <w:webHidden/>
              </w:rPr>
              <w:t>41</w:t>
            </w:r>
            <w:r>
              <w:rPr>
                <w:noProof/>
                <w:webHidden/>
              </w:rPr>
              <w:fldChar w:fldCharType="end"/>
            </w:r>
          </w:hyperlink>
        </w:p>
        <w:p w14:paraId="7282A833" w14:textId="6AE0FC94"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50" w:history="1">
            <w:r w:rsidRPr="00162C3A">
              <w:rPr>
                <w:rStyle w:val="Hyperlink"/>
                <w:noProof/>
              </w:rPr>
              <w:t>C-17.4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Transparency</w:t>
            </w:r>
            <w:r>
              <w:rPr>
                <w:noProof/>
                <w:webHidden/>
              </w:rPr>
              <w:tab/>
            </w:r>
            <w:r>
              <w:rPr>
                <w:noProof/>
                <w:webHidden/>
              </w:rPr>
              <w:fldChar w:fldCharType="begin"/>
            </w:r>
            <w:r>
              <w:rPr>
                <w:noProof/>
                <w:webHidden/>
              </w:rPr>
              <w:instrText xml:space="preserve"> PAGEREF _Toc175134650 \h </w:instrText>
            </w:r>
            <w:r>
              <w:rPr>
                <w:noProof/>
                <w:webHidden/>
              </w:rPr>
            </w:r>
            <w:r>
              <w:rPr>
                <w:noProof/>
                <w:webHidden/>
              </w:rPr>
              <w:fldChar w:fldCharType="separate"/>
            </w:r>
            <w:r>
              <w:rPr>
                <w:noProof/>
                <w:webHidden/>
              </w:rPr>
              <w:t>41</w:t>
            </w:r>
            <w:r>
              <w:rPr>
                <w:noProof/>
                <w:webHidden/>
              </w:rPr>
              <w:fldChar w:fldCharType="end"/>
            </w:r>
          </w:hyperlink>
        </w:p>
        <w:p w14:paraId="197B94C1" w14:textId="386D5003"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1" w:history="1">
            <w:r w:rsidRPr="00162C3A">
              <w:rPr>
                <w:rStyle w:val="Hyperlink"/>
                <w:noProof/>
              </w:rPr>
              <w:t>C-17.4.1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Use of transparency (informative)</w:t>
            </w:r>
            <w:r>
              <w:rPr>
                <w:noProof/>
                <w:webHidden/>
              </w:rPr>
              <w:tab/>
            </w:r>
            <w:r>
              <w:rPr>
                <w:noProof/>
                <w:webHidden/>
              </w:rPr>
              <w:fldChar w:fldCharType="begin"/>
            </w:r>
            <w:r>
              <w:rPr>
                <w:noProof/>
                <w:webHidden/>
              </w:rPr>
              <w:instrText xml:space="preserve"> PAGEREF _Toc175134651 \h </w:instrText>
            </w:r>
            <w:r>
              <w:rPr>
                <w:noProof/>
                <w:webHidden/>
              </w:rPr>
            </w:r>
            <w:r>
              <w:rPr>
                <w:noProof/>
                <w:webHidden/>
              </w:rPr>
              <w:fldChar w:fldCharType="separate"/>
            </w:r>
            <w:r>
              <w:rPr>
                <w:noProof/>
                <w:webHidden/>
              </w:rPr>
              <w:t>41</w:t>
            </w:r>
            <w:r>
              <w:rPr>
                <w:noProof/>
                <w:webHidden/>
              </w:rPr>
              <w:fldChar w:fldCharType="end"/>
            </w:r>
          </w:hyperlink>
        </w:p>
        <w:p w14:paraId="35067D11" w14:textId="17E3A2A6"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52" w:history="1">
            <w:r w:rsidRPr="00162C3A">
              <w:rPr>
                <w:rStyle w:val="Hyperlink"/>
                <w:noProof/>
              </w:rPr>
              <w:t>C-17.5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Colour assignment for navigation systems</w:t>
            </w:r>
            <w:r>
              <w:rPr>
                <w:noProof/>
                <w:webHidden/>
              </w:rPr>
              <w:tab/>
            </w:r>
            <w:r>
              <w:rPr>
                <w:noProof/>
                <w:webHidden/>
              </w:rPr>
              <w:fldChar w:fldCharType="begin"/>
            </w:r>
            <w:r>
              <w:rPr>
                <w:noProof/>
                <w:webHidden/>
              </w:rPr>
              <w:instrText xml:space="preserve"> PAGEREF _Toc175134652 \h </w:instrText>
            </w:r>
            <w:r>
              <w:rPr>
                <w:noProof/>
                <w:webHidden/>
              </w:rPr>
            </w:r>
            <w:r>
              <w:rPr>
                <w:noProof/>
                <w:webHidden/>
              </w:rPr>
              <w:fldChar w:fldCharType="separate"/>
            </w:r>
            <w:r>
              <w:rPr>
                <w:noProof/>
                <w:webHidden/>
              </w:rPr>
              <w:t>41</w:t>
            </w:r>
            <w:r>
              <w:rPr>
                <w:noProof/>
                <w:webHidden/>
              </w:rPr>
              <w:fldChar w:fldCharType="end"/>
            </w:r>
          </w:hyperlink>
        </w:p>
        <w:p w14:paraId="54F8BD8E" w14:textId="3A05C2A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3" w:history="1">
            <w:r w:rsidRPr="00162C3A">
              <w:rPr>
                <w:rStyle w:val="Hyperlink"/>
                <w:noProof/>
              </w:rPr>
              <w:t>C-17.5.1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Introduction to colours (Informative)</w:t>
            </w:r>
            <w:r>
              <w:rPr>
                <w:noProof/>
                <w:webHidden/>
              </w:rPr>
              <w:tab/>
            </w:r>
            <w:r>
              <w:rPr>
                <w:noProof/>
                <w:webHidden/>
              </w:rPr>
              <w:fldChar w:fldCharType="begin"/>
            </w:r>
            <w:r>
              <w:rPr>
                <w:noProof/>
                <w:webHidden/>
              </w:rPr>
              <w:instrText xml:space="preserve"> PAGEREF _Toc175134653 \h </w:instrText>
            </w:r>
            <w:r>
              <w:rPr>
                <w:noProof/>
                <w:webHidden/>
              </w:rPr>
            </w:r>
            <w:r>
              <w:rPr>
                <w:noProof/>
                <w:webHidden/>
              </w:rPr>
              <w:fldChar w:fldCharType="separate"/>
            </w:r>
            <w:r>
              <w:rPr>
                <w:noProof/>
                <w:webHidden/>
              </w:rPr>
              <w:t>41</w:t>
            </w:r>
            <w:r>
              <w:rPr>
                <w:noProof/>
                <w:webHidden/>
              </w:rPr>
              <w:fldChar w:fldCharType="end"/>
            </w:r>
          </w:hyperlink>
        </w:p>
        <w:p w14:paraId="658CDC42" w14:textId="4EB83185"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4" w:history="1">
            <w:r w:rsidRPr="00162C3A">
              <w:rPr>
                <w:rStyle w:val="Hyperlink"/>
                <w:noProof/>
              </w:rPr>
              <w:t>C-17.5.2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Colour assignments [Informative]</w:t>
            </w:r>
            <w:r>
              <w:rPr>
                <w:noProof/>
                <w:webHidden/>
              </w:rPr>
              <w:tab/>
            </w:r>
            <w:r>
              <w:rPr>
                <w:noProof/>
                <w:webHidden/>
              </w:rPr>
              <w:fldChar w:fldCharType="begin"/>
            </w:r>
            <w:r>
              <w:rPr>
                <w:noProof/>
                <w:webHidden/>
              </w:rPr>
              <w:instrText xml:space="preserve"> PAGEREF _Toc175134654 \h </w:instrText>
            </w:r>
            <w:r>
              <w:rPr>
                <w:noProof/>
                <w:webHidden/>
              </w:rPr>
            </w:r>
            <w:r>
              <w:rPr>
                <w:noProof/>
                <w:webHidden/>
              </w:rPr>
              <w:fldChar w:fldCharType="separate"/>
            </w:r>
            <w:r>
              <w:rPr>
                <w:noProof/>
                <w:webHidden/>
              </w:rPr>
              <w:t>42</w:t>
            </w:r>
            <w:r>
              <w:rPr>
                <w:noProof/>
                <w:webHidden/>
              </w:rPr>
              <w:fldChar w:fldCharType="end"/>
            </w:r>
          </w:hyperlink>
        </w:p>
        <w:p w14:paraId="67EAAA7D" w14:textId="2E76C5B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55" w:history="1">
            <w:r w:rsidRPr="00162C3A">
              <w:rPr>
                <w:rStyle w:val="Hyperlink"/>
                <w:noProof/>
              </w:rPr>
              <w:t>C-17.6</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Colour tokens, profiles and palettes [Informative]</w:t>
            </w:r>
            <w:r>
              <w:rPr>
                <w:noProof/>
                <w:webHidden/>
              </w:rPr>
              <w:tab/>
            </w:r>
            <w:r>
              <w:rPr>
                <w:noProof/>
                <w:webHidden/>
              </w:rPr>
              <w:fldChar w:fldCharType="begin"/>
            </w:r>
            <w:r>
              <w:rPr>
                <w:noProof/>
                <w:webHidden/>
              </w:rPr>
              <w:instrText xml:space="preserve"> PAGEREF _Toc175134655 \h </w:instrText>
            </w:r>
            <w:r>
              <w:rPr>
                <w:noProof/>
                <w:webHidden/>
              </w:rPr>
            </w:r>
            <w:r>
              <w:rPr>
                <w:noProof/>
                <w:webHidden/>
              </w:rPr>
              <w:fldChar w:fldCharType="separate"/>
            </w:r>
            <w:r>
              <w:rPr>
                <w:noProof/>
                <w:webHidden/>
              </w:rPr>
              <w:t>42</w:t>
            </w:r>
            <w:r>
              <w:rPr>
                <w:noProof/>
                <w:webHidden/>
              </w:rPr>
              <w:fldChar w:fldCharType="end"/>
            </w:r>
          </w:hyperlink>
        </w:p>
        <w:p w14:paraId="309B676F" w14:textId="78C7476D"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56" w:history="1">
            <w:r w:rsidRPr="00162C3A">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_Toc175134656 \h </w:instrText>
            </w:r>
            <w:r>
              <w:rPr>
                <w:noProof/>
                <w:webHidden/>
              </w:rPr>
            </w:r>
            <w:r>
              <w:rPr>
                <w:noProof/>
                <w:webHidden/>
              </w:rPr>
              <w:fldChar w:fldCharType="separate"/>
            </w:r>
            <w:r>
              <w:rPr>
                <w:noProof/>
                <w:webHidden/>
              </w:rPr>
              <w:t>48</w:t>
            </w:r>
            <w:r>
              <w:rPr>
                <w:noProof/>
                <w:webHidden/>
              </w:rPr>
              <w:fldChar w:fldCharType="end"/>
            </w:r>
          </w:hyperlink>
        </w:p>
        <w:p w14:paraId="54DBE7FD" w14:textId="393CADB6"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57" w:history="1">
            <w:r w:rsidRPr="00162C3A">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Cursor pick rules</w:t>
            </w:r>
            <w:r>
              <w:rPr>
                <w:noProof/>
                <w:webHidden/>
              </w:rPr>
              <w:tab/>
            </w:r>
            <w:r>
              <w:rPr>
                <w:noProof/>
                <w:webHidden/>
              </w:rPr>
              <w:fldChar w:fldCharType="begin"/>
            </w:r>
            <w:r>
              <w:rPr>
                <w:noProof/>
                <w:webHidden/>
              </w:rPr>
              <w:instrText xml:space="preserve"> PAGEREF _Toc175134657 \h </w:instrText>
            </w:r>
            <w:r>
              <w:rPr>
                <w:noProof/>
                <w:webHidden/>
              </w:rPr>
            </w:r>
            <w:r>
              <w:rPr>
                <w:noProof/>
                <w:webHidden/>
              </w:rPr>
              <w:fldChar w:fldCharType="separate"/>
            </w:r>
            <w:r>
              <w:rPr>
                <w:noProof/>
                <w:webHidden/>
              </w:rPr>
              <w:t>48</w:t>
            </w:r>
            <w:r>
              <w:rPr>
                <w:noProof/>
                <w:webHidden/>
              </w:rPr>
              <w:fldChar w:fldCharType="end"/>
            </w:r>
          </w:hyperlink>
        </w:p>
        <w:p w14:paraId="135FA683" w14:textId="3A06DFD8"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58" w:history="1">
            <w:r w:rsidRPr="00162C3A">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Pick Report descriptions</w:t>
            </w:r>
            <w:r>
              <w:rPr>
                <w:noProof/>
                <w:webHidden/>
              </w:rPr>
              <w:tab/>
            </w:r>
            <w:r>
              <w:rPr>
                <w:noProof/>
                <w:webHidden/>
              </w:rPr>
              <w:fldChar w:fldCharType="begin"/>
            </w:r>
            <w:r>
              <w:rPr>
                <w:noProof/>
                <w:webHidden/>
              </w:rPr>
              <w:instrText xml:space="preserve"> PAGEREF _Toc175134658 \h </w:instrText>
            </w:r>
            <w:r>
              <w:rPr>
                <w:noProof/>
                <w:webHidden/>
              </w:rPr>
            </w:r>
            <w:r>
              <w:rPr>
                <w:noProof/>
                <w:webHidden/>
              </w:rPr>
              <w:fldChar w:fldCharType="separate"/>
            </w:r>
            <w:r>
              <w:rPr>
                <w:noProof/>
                <w:webHidden/>
              </w:rPr>
              <w:t>48</w:t>
            </w:r>
            <w:r>
              <w:rPr>
                <w:noProof/>
                <w:webHidden/>
              </w:rPr>
              <w:fldChar w:fldCharType="end"/>
            </w:r>
          </w:hyperlink>
        </w:p>
        <w:p w14:paraId="57839BA6" w14:textId="3328FF85"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9" w:history="1">
            <w:r w:rsidRPr="00162C3A">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User defined cursor pick parameters</w:t>
            </w:r>
            <w:r>
              <w:rPr>
                <w:noProof/>
                <w:webHidden/>
              </w:rPr>
              <w:tab/>
            </w:r>
            <w:r>
              <w:rPr>
                <w:noProof/>
                <w:webHidden/>
              </w:rPr>
              <w:fldChar w:fldCharType="begin"/>
            </w:r>
            <w:r>
              <w:rPr>
                <w:noProof/>
                <w:webHidden/>
              </w:rPr>
              <w:instrText xml:space="preserve"> PAGEREF _Toc175134659 \h </w:instrText>
            </w:r>
            <w:r>
              <w:rPr>
                <w:noProof/>
                <w:webHidden/>
              </w:rPr>
            </w:r>
            <w:r>
              <w:rPr>
                <w:noProof/>
                <w:webHidden/>
              </w:rPr>
              <w:fldChar w:fldCharType="separate"/>
            </w:r>
            <w:r>
              <w:rPr>
                <w:noProof/>
                <w:webHidden/>
              </w:rPr>
              <w:t>49</w:t>
            </w:r>
            <w:r>
              <w:rPr>
                <w:noProof/>
                <w:webHidden/>
              </w:rPr>
              <w:fldChar w:fldCharType="end"/>
            </w:r>
          </w:hyperlink>
        </w:p>
        <w:p w14:paraId="6EF701A6" w14:textId="02B75F5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0" w:history="1">
            <w:r w:rsidRPr="00162C3A">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Support files with Graphical Content</w:t>
            </w:r>
            <w:r>
              <w:rPr>
                <w:noProof/>
                <w:webHidden/>
              </w:rPr>
              <w:tab/>
            </w:r>
            <w:r>
              <w:rPr>
                <w:noProof/>
                <w:webHidden/>
              </w:rPr>
              <w:fldChar w:fldCharType="begin"/>
            </w:r>
            <w:r>
              <w:rPr>
                <w:noProof/>
                <w:webHidden/>
              </w:rPr>
              <w:instrText xml:space="preserve"> PAGEREF _Toc175134660 \h </w:instrText>
            </w:r>
            <w:r>
              <w:rPr>
                <w:noProof/>
                <w:webHidden/>
              </w:rPr>
            </w:r>
            <w:r>
              <w:rPr>
                <w:noProof/>
                <w:webHidden/>
              </w:rPr>
              <w:fldChar w:fldCharType="separate"/>
            </w:r>
            <w:r>
              <w:rPr>
                <w:noProof/>
                <w:webHidden/>
              </w:rPr>
              <w:t>49</w:t>
            </w:r>
            <w:r>
              <w:rPr>
                <w:noProof/>
                <w:webHidden/>
              </w:rPr>
              <w:fldChar w:fldCharType="end"/>
            </w:r>
          </w:hyperlink>
        </w:p>
        <w:p w14:paraId="15072F0C" w14:textId="59F66A0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61" w:history="1">
            <w:r w:rsidRPr="00162C3A">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Visibility of feature attributes.</w:t>
            </w:r>
            <w:r>
              <w:rPr>
                <w:noProof/>
                <w:webHidden/>
              </w:rPr>
              <w:tab/>
            </w:r>
            <w:r>
              <w:rPr>
                <w:noProof/>
                <w:webHidden/>
              </w:rPr>
              <w:fldChar w:fldCharType="begin"/>
            </w:r>
            <w:r>
              <w:rPr>
                <w:noProof/>
                <w:webHidden/>
              </w:rPr>
              <w:instrText xml:space="preserve"> PAGEREF _Toc175134661 \h </w:instrText>
            </w:r>
            <w:r>
              <w:rPr>
                <w:noProof/>
                <w:webHidden/>
              </w:rPr>
            </w:r>
            <w:r>
              <w:rPr>
                <w:noProof/>
                <w:webHidden/>
              </w:rPr>
              <w:fldChar w:fldCharType="separate"/>
            </w:r>
            <w:r>
              <w:rPr>
                <w:noProof/>
                <w:webHidden/>
              </w:rPr>
              <w:t>49</w:t>
            </w:r>
            <w:r>
              <w:rPr>
                <w:noProof/>
                <w:webHidden/>
              </w:rPr>
              <w:fldChar w:fldCharType="end"/>
            </w:r>
          </w:hyperlink>
        </w:p>
        <w:p w14:paraId="4FA4AF02" w14:textId="3397560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2" w:history="1">
            <w:r w:rsidRPr="00162C3A">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Sorting order of results</w:t>
            </w:r>
            <w:r>
              <w:rPr>
                <w:noProof/>
                <w:webHidden/>
              </w:rPr>
              <w:tab/>
            </w:r>
            <w:r>
              <w:rPr>
                <w:noProof/>
                <w:webHidden/>
              </w:rPr>
              <w:fldChar w:fldCharType="begin"/>
            </w:r>
            <w:r>
              <w:rPr>
                <w:noProof/>
                <w:webHidden/>
              </w:rPr>
              <w:instrText xml:space="preserve"> PAGEREF _Toc175134662 \h </w:instrText>
            </w:r>
            <w:r>
              <w:rPr>
                <w:noProof/>
                <w:webHidden/>
              </w:rPr>
            </w:r>
            <w:r>
              <w:rPr>
                <w:noProof/>
                <w:webHidden/>
              </w:rPr>
              <w:fldChar w:fldCharType="separate"/>
            </w:r>
            <w:r>
              <w:rPr>
                <w:noProof/>
                <w:webHidden/>
              </w:rPr>
              <w:t>49</w:t>
            </w:r>
            <w:r>
              <w:rPr>
                <w:noProof/>
                <w:webHidden/>
              </w:rPr>
              <w:fldChar w:fldCharType="end"/>
            </w:r>
          </w:hyperlink>
        </w:p>
        <w:p w14:paraId="7BDABCC9" w14:textId="66320E8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3" w:history="1">
            <w:r w:rsidRPr="00162C3A">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Hover-over function</w:t>
            </w:r>
            <w:r>
              <w:rPr>
                <w:noProof/>
                <w:webHidden/>
              </w:rPr>
              <w:tab/>
            </w:r>
            <w:r>
              <w:rPr>
                <w:noProof/>
                <w:webHidden/>
              </w:rPr>
              <w:fldChar w:fldCharType="begin"/>
            </w:r>
            <w:r>
              <w:rPr>
                <w:noProof/>
                <w:webHidden/>
              </w:rPr>
              <w:instrText xml:space="preserve"> PAGEREF _Toc175134663 \h </w:instrText>
            </w:r>
            <w:r>
              <w:rPr>
                <w:noProof/>
                <w:webHidden/>
              </w:rPr>
            </w:r>
            <w:r>
              <w:rPr>
                <w:noProof/>
                <w:webHidden/>
              </w:rPr>
              <w:fldChar w:fldCharType="separate"/>
            </w:r>
            <w:r>
              <w:rPr>
                <w:noProof/>
                <w:webHidden/>
              </w:rPr>
              <w:t>49</w:t>
            </w:r>
            <w:r>
              <w:rPr>
                <w:noProof/>
                <w:webHidden/>
              </w:rPr>
              <w:fldChar w:fldCharType="end"/>
            </w:r>
          </w:hyperlink>
        </w:p>
        <w:p w14:paraId="11895BCA" w14:textId="21DCCC0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4" w:history="1">
            <w:r w:rsidRPr="00162C3A">
              <w:rPr>
                <w:rStyle w:val="Hyperlink"/>
                <w:noProof/>
              </w:rPr>
              <w:t>C-18.3.3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Unknown attributes</w:t>
            </w:r>
            <w:r>
              <w:rPr>
                <w:noProof/>
                <w:webHidden/>
              </w:rPr>
              <w:tab/>
            </w:r>
            <w:r>
              <w:rPr>
                <w:noProof/>
                <w:webHidden/>
              </w:rPr>
              <w:fldChar w:fldCharType="begin"/>
            </w:r>
            <w:r>
              <w:rPr>
                <w:noProof/>
                <w:webHidden/>
              </w:rPr>
              <w:instrText xml:space="preserve"> PAGEREF _Toc175134664 \h </w:instrText>
            </w:r>
            <w:r>
              <w:rPr>
                <w:noProof/>
                <w:webHidden/>
              </w:rPr>
            </w:r>
            <w:r>
              <w:rPr>
                <w:noProof/>
                <w:webHidden/>
              </w:rPr>
              <w:fldChar w:fldCharType="separate"/>
            </w:r>
            <w:r>
              <w:rPr>
                <w:noProof/>
                <w:webHidden/>
              </w:rPr>
              <w:t>49</w:t>
            </w:r>
            <w:r>
              <w:rPr>
                <w:noProof/>
                <w:webHidden/>
              </w:rPr>
              <w:fldChar w:fldCharType="end"/>
            </w:r>
          </w:hyperlink>
        </w:p>
        <w:p w14:paraId="5D931618" w14:textId="797332D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5" w:history="1">
            <w:r w:rsidRPr="00162C3A">
              <w:rPr>
                <w:rStyle w:val="Hyperlink"/>
                <w:noProof/>
              </w:rPr>
              <w:t>C-18.3.4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Interoperability between datasets</w:t>
            </w:r>
            <w:r>
              <w:rPr>
                <w:noProof/>
                <w:webHidden/>
              </w:rPr>
              <w:tab/>
            </w:r>
            <w:r>
              <w:rPr>
                <w:noProof/>
                <w:webHidden/>
              </w:rPr>
              <w:fldChar w:fldCharType="begin"/>
            </w:r>
            <w:r>
              <w:rPr>
                <w:noProof/>
                <w:webHidden/>
              </w:rPr>
              <w:instrText xml:space="preserve"> PAGEREF _Toc175134665 \h </w:instrText>
            </w:r>
            <w:r>
              <w:rPr>
                <w:noProof/>
                <w:webHidden/>
              </w:rPr>
            </w:r>
            <w:r>
              <w:rPr>
                <w:noProof/>
                <w:webHidden/>
              </w:rPr>
              <w:fldChar w:fldCharType="separate"/>
            </w:r>
            <w:r>
              <w:rPr>
                <w:noProof/>
                <w:webHidden/>
              </w:rPr>
              <w:t>50</w:t>
            </w:r>
            <w:r>
              <w:rPr>
                <w:noProof/>
                <w:webHidden/>
              </w:rPr>
              <w:fldChar w:fldCharType="end"/>
            </w:r>
          </w:hyperlink>
        </w:p>
        <w:p w14:paraId="6EC37C05" w14:textId="07188786"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66" w:history="1">
            <w:r w:rsidRPr="00162C3A">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Cursor queries on coverage data</w:t>
            </w:r>
            <w:r>
              <w:rPr>
                <w:noProof/>
                <w:webHidden/>
              </w:rPr>
              <w:tab/>
            </w:r>
            <w:r>
              <w:rPr>
                <w:noProof/>
                <w:webHidden/>
              </w:rPr>
              <w:fldChar w:fldCharType="begin"/>
            </w:r>
            <w:r>
              <w:rPr>
                <w:noProof/>
                <w:webHidden/>
              </w:rPr>
              <w:instrText xml:space="preserve"> PAGEREF _Toc175134666 \h </w:instrText>
            </w:r>
            <w:r>
              <w:rPr>
                <w:noProof/>
                <w:webHidden/>
              </w:rPr>
            </w:r>
            <w:r>
              <w:rPr>
                <w:noProof/>
                <w:webHidden/>
              </w:rPr>
              <w:fldChar w:fldCharType="separate"/>
            </w:r>
            <w:r>
              <w:rPr>
                <w:noProof/>
                <w:webHidden/>
              </w:rPr>
              <w:t>50</w:t>
            </w:r>
            <w:r>
              <w:rPr>
                <w:noProof/>
                <w:webHidden/>
              </w:rPr>
              <w:fldChar w:fldCharType="end"/>
            </w:r>
          </w:hyperlink>
        </w:p>
        <w:p w14:paraId="5C79BBD5" w14:textId="3D083B24"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67" w:history="1">
            <w:r w:rsidRPr="00162C3A">
              <w:rPr>
                <w:rStyle w:val="Hyperlink"/>
                <w:noProof/>
              </w:rPr>
              <w:t>C-18.5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Tidal stream data panels</w:t>
            </w:r>
            <w:r>
              <w:rPr>
                <w:noProof/>
                <w:webHidden/>
              </w:rPr>
              <w:tab/>
            </w:r>
            <w:r>
              <w:rPr>
                <w:noProof/>
                <w:webHidden/>
              </w:rPr>
              <w:fldChar w:fldCharType="begin"/>
            </w:r>
            <w:r>
              <w:rPr>
                <w:noProof/>
                <w:webHidden/>
              </w:rPr>
              <w:instrText xml:space="preserve"> PAGEREF _Toc175134667 \h </w:instrText>
            </w:r>
            <w:r>
              <w:rPr>
                <w:noProof/>
                <w:webHidden/>
              </w:rPr>
            </w:r>
            <w:r>
              <w:rPr>
                <w:noProof/>
                <w:webHidden/>
              </w:rPr>
              <w:fldChar w:fldCharType="separate"/>
            </w:r>
            <w:r>
              <w:rPr>
                <w:noProof/>
                <w:webHidden/>
              </w:rPr>
              <w:t>50</w:t>
            </w:r>
            <w:r>
              <w:rPr>
                <w:noProof/>
                <w:webHidden/>
              </w:rPr>
              <w:fldChar w:fldCharType="end"/>
            </w:r>
          </w:hyperlink>
        </w:p>
        <w:p w14:paraId="4527C97F" w14:textId="282F976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68" w:history="1">
            <w:r w:rsidRPr="00162C3A">
              <w:rPr>
                <w:rStyle w:val="Hyperlink"/>
                <w:noProof/>
              </w:rPr>
              <w:t>C-18.6</w:t>
            </w:r>
            <w:r>
              <w:rPr>
                <w:rFonts w:asciiTheme="minorHAnsi" w:eastAsiaTheme="minorEastAsia" w:hAnsiTheme="minorHAnsi" w:cstheme="minorBidi"/>
                <w:noProof/>
                <w:kern w:val="2"/>
                <w:sz w:val="24"/>
                <w:szCs w:val="24"/>
                <w:lang w:eastAsia="en-GB"/>
                <w14:ligatures w14:val="standardContextual"/>
              </w:rPr>
              <w:tab/>
            </w:r>
            <w:r w:rsidRPr="00162C3A">
              <w:rPr>
                <w:rStyle w:val="Hyperlink"/>
                <w:strike/>
                <w:noProof/>
              </w:rPr>
              <w:t>Schedules, contact Information, and vessel characteristics DELETED</w:t>
            </w:r>
            <w:r>
              <w:rPr>
                <w:noProof/>
                <w:webHidden/>
              </w:rPr>
              <w:tab/>
            </w:r>
            <w:r>
              <w:rPr>
                <w:noProof/>
                <w:webHidden/>
              </w:rPr>
              <w:fldChar w:fldCharType="begin"/>
            </w:r>
            <w:r>
              <w:rPr>
                <w:noProof/>
                <w:webHidden/>
              </w:rPr>
              <w:instrText xml:space="preserve"> PAGEREF _Toc175134668 \h </w:instrText>
            </w:r>
            <w:r>
              <w:rPr>
                <w:noProof/>
                <w:webHidden/>
              </w:rPr>
            </w:r>
            <w:r>
              <w:rPr>
                <w:noProof/>
                <w:webHidden/>
              </w:rPr>
              <w:fldChar w:fldCharType="separate"/>
            </w:r>
            <w:r>
              <w:rPr>
                <w:noProof/>
                <w:webHidden/>
              </w:rPr>
              <w:t>52</w:t>
            </w:r>
            <w:r>
              <w:rPr>
                <w:noProof/>
                <w:webHidden/>
              </w:rPr>
              <w:fldChar w:fldCharType="end"/>
            </w:r>
          </w:hyperlink>
        </w:p>
        <w:p w14:paraId="2269F54A" w14:textId="61A9679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69" w:history="1">
            <w:r w:rsidRPr="00162C3A">
              <w:rPr>
                <w:rStyle w:val="Hyperlink"/>
                <w:noProof/>
              </w:rPr>
              <w:t>C-18.7</w:t>
            </w:r>
            <w:r>
              <w:rPr>
                <w:rFonts w:asciiTheme="minorHAnsi" w:eastAsiaTheme="minorEastAsia" w:hAnsiTheme="minorHAnsi" w:cstheme="minorBidi"/>
                <w:noProof/>
                <w:kern w:val="2"/>
                <w:sz w:val="24"/>
                <w:szCs w:val="24"/>
                <w:lang w:eastAsia="en-GB"/>
                <w14:ligatures w14:val="standardContextual"/>
              </w:rPr>
              <w:tab/>
            </w:r>
            <w:r w:rsidRPr="00162C3A">
              <w:rPr>
                <w:rStyle w:val="Hyperlink"/>
                <w:strike/>
                <w:noProof/>
              </w:rPr>
              <w:t>Special Pick Report formats</w:t>
            </w:r>
            <w:r>
              <w:rPr>
                <w:noProof/>
                <w:webHidden/>
              </w:rPr>
              <w:tab/>
            </w:r>
            <w:r>
              <w:rPr>
                <w:noProof/>
                <w:webHidden/>
              </w:rPr>
              <w:fldChar w:fldCharType="begin"/>
            </w:r>
            <w:r>
              <w:rPr>
                <w:noProof/>
                <w:webHidden/>
              </w:rPr>
              <w:instrText xml:space="preserve"> PAGEREF _Toc175134669 \h </w:instrText>
            </w:r>
            <w:r>
              <w:rPr>
                <w:noProof/>
                <w:webHidden/>
              </w:rPr>
            </w:r>
            <w:r>
              <w:rPr>
                <w:noProof/>
                <w:webHidden/>
              </w:rPr>
              <w:fldChar w:fldCharType="separate"/>
            </w:r>
            <w:r>
              <w:rPr>
                <w:noProof/>
                <w:webHidden/>
              </w:rPr>
              <w:t>52</w:t>
            </w:r>
            <w:r>
              <w:rPr>
                <w:noProof/>
                <w:webHidden/>
              </w:rPr>
              <w:fldChar w:fldCharType="end"/>
            </w:r>
          </w:hyperlink>
        </w:p>
        <w:p w14:paraId="55F3DDCA" w14:textId="684FBC3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70" w:history="1">
            <w:r w:rsidRPr="00162C3A">
              <w:rPr>
                <w:rStyle w:val="Hyperlink"/>
                <w:noProof/>
              </w:rPr>
              <w:t>C-18.8</w:t>
            </w:r>
            <w:r>
              <w:rPr>
                <w:rFonts w:asciiTheme="minorHAnsi" w:eastAsiaTheme="minorEastAsia" w:hAnsiTheme="minorHAnsi" w:cstheme="minorBidi"/>
                <w:noProof/>
                <w:kern w:val="2"/>
                <w:sz w:val="24"/>
                <w:szCs w:val="24"/>
                <w:lang w:eastAsia="en-GB"/>
                <w14:ligatures w14:val="standardContextual"/>
              </w:rPr>
              <w:tab/>
            </w:r>
            <w:r w:rsidRPr="00162C3A">
              <w:rPr>
                <w:rStyle w:val="Hyperlink"/>
                <w:strike/>
                <w:noProof/>
              </w:rPr>
              <w:t>DELETED</w:t>
            </w:r>
            <w:r w:rsidRPr="00162C3A">
              <w:rPr>
                <w:rStyle w:val="Hyperlink"/>
                <w:noProof/>
              </w:rPr>
              <w:t xml:space="preserve"> (duplicate)</w:t>
            </w:r>
            <w:r>
              <w:rPr>
                <w:noProof/>
                <w:webHidden/>
              </w:rPr>
              <w:tab/>
            </w:r>
            <w:r>
              <w:rPr>
                <w:noProof/>
                <w:webHidden/>
              </w:rPr>
              <w:fldChar w:fldCharType="begin"/>
            </w:r>
            <w:r>
              <w:rPr>
                <w:noProof/>
                <w:webHidden/>
              </w:rPr>
              <w:instrText xml:space="preserve"> PAGEREF _Toc175134670 \h </w:instrText>
            </w:r>
            <w:r>
              <w:rPr>
                <w:noProof/>
                <w:webHidden/>
              </w:rPr>
            </w:r>
            <w:r>
              <w:rPr>
                <w:noProof/>
                <w:webHidden/>
              </w:rPr>
              <w:fldChar w:fldCharType="separate"/>
            </w:r>
            <w:r>
              <w:rPr>
                <w:noProof/>
                <w:webHidden/>
              </w:rPr>
              <w:t>52</w:t>
            </w:r>
            <w:r>
              <w:rPr>
                <w:noProof/>
                <w:webHidden/>
              </w:rPr>
              <w:fldChar w:fldCharType="end"/>
            </w:r>
          </w:hyperlink>
        </w:p>
        <w:p w14:paraId="07907A49" w14:textId="0A9AC54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1" w:history="1">
            <w:r w:rsidRPr="00162C3A">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Alerts and Indications</w:t>
            </w:r>
            <w:r>
              <w:rPr>
                <w:noProof/>
                <w:webHidden/>
              </w:rPr>
              <w:tab/>
            </w:r>
            <w:r>
              <w:rPr>
                <w:noProof/>
                <w:webHidden/>
              </w:rPr>
              <w:fldChar w:fldCharType="begin"/>
            </w:r>
            <w:r>
              <w:rPr>
                <w:noProof/>
                <w:webHidden/>
              </w:rPr>
              <w:instrText xml:space="preserve"> PAGEREF _Toc175134671 \h </w:instrText>
            </w:r>
            <w:r>
              <w:rPr>
                <w:noProof/>
                <w:webHidden/>
              </w:rPr>
            </w:r>
            <w:r>
              <w:rPr>
                <w:noProof/>
                <w:webHidden/>
              </w:rPr>
              <w:fldChar w:fldCharType="separate"/>
            </w:r>
            <w:r>
              <w:rPr>
                <w:noProof/>
                <w:webHidden/>
              </w:rPr>
              <w:t>52</w:t>
            </w:r>
            <w:r>
              <w:rPr>
                <w:noProof/>
                <w:webHidden/>
              </w:rPr>
              <w:fldChar w:fldCharType="end"/>
            </w:r>
          </w:hyperlink>
        </w:p>
        <w:p w14:paraId="4CAFE536" w14:textId="0181AAE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2" w:history="1">
            <w:r w:rsidRPr="00162C3A">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Use of Context Parameters</w:t>
            </w:r>
            <w:r>
              <w:rPr>
                <w:noProof/>
                <w:webHidden/>
              </w:rPr>
              <w:tab/>
            </w:r>
            <w:r>
              <w:rPr>
                <w:noProof/>
                <w:webHidden/>
              </w:rPr>
              <w:fldChar w:fldCharType="begin"/>
            </w:r>
            <w:r>
              <w:rPr>
                <w:noProof/>
                <w:webHidden/>
              </w:rPr>
              <w:instrText xml:space="preserve"> PAGEREF _Toc175134672 \h </w:instrText>
            </w:r>
            <w:r>
              <w:rPr>
                <w:noProof/>
                <w:webHidden/>
              </w:rPr>
            </w:r>
            <w:r>
              <w:rPr>
                <w:noProof/>
                <w:webHidden/>
              </w:rPr>
              <w:fldChar w:fldCharType="separate"/>
            </w:r>
            <w:r>
              <w:rPr>
                <w:noProof/>
                <w:webHidden/>
              </w:rPr>
              <w:t>53</w:t>
            </w:r>
            <w:r>
              <w:rPr>
                <w:noProof/>
                <w:webHidden/>
              </w:rPr>
              <w:fldChar w:fldCharType="end"/>
            </w:r>
          </w:hyperlink>
        </w:p>
        <w:p w14:paraId="12F92648" w14:textId="464B9A2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73" w:history="1">
            <w:r w:rsidRPr="00162C3A">
              <w:rPr>
                <w:rStyle w:val="Hyperlink"/>
                <w:noProof/>
              </w:rPr>
              <w:t>C-20.1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Context parameters for ECDIS functionality</w:t>
            </w:r>
            <w:r>
              <w:rPr>
                <w:noProof/>
                <w:webHidden/>
              </w:rPr>
              <w:tab/>
            </w:r>
            <w:r>
              <w:rPr>
                <w:noProof/>
                <w:webHidden/>
              </w:rPr>
              <w:fldChar w:fldCharType="begin"/>
            </w:r>
            <w:r>
              <w:rPr>
                <w:noProof/>
                <w:webHidden/>
              </w:rPr>
              <w:instrText xml:space="preserve"> PAGEREF _Toc175134673 \h </w:instrText>
            </w:r>
            <w:r>
              <w:rPr>
                <w:noProof/>
                <w:webHidden/>
              </w:rPr>
            </w:r>
            <w:r>
              <w:rPr>
                <w:noProof/>
                <w:webHidden/>
              </w:rPr>
              <w:fldChar w:fldCharType="separate"/>
            </w:r>
            <w:r>
              <w:rPr>
                <w:noProof/>
                <w:webHidden/>
              </w:rPr>
              <w:t>53</w:t>
            </w:r>
            <w:r>
              <w:rPr>
                <w:noProof/>
                <w:webHidden/>
              </w:rPr>
              <w:fldChar w:fldCharType="end"/>
            </w:r>
          </w:hyperlink>
        </w:p>
        <w:p w14:paraId="7B3E4D94" w14:textId="4E2736FB"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4" w:history="1">
            <w:r w:rsidRPr="00162C3A">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Dual-fuel systems</w:t>
            </w:r>
            <w:r>
              <w:rPr>
                <w:noProof/>
                <w:webHidden/>
              </w:rPr>
              <w:tab/>
            </w:r>
            <w:r>
              <w:rPr>
                <w:noProof/>
                <w:webHidden/>
              </w:rPr>
              <w:fldChar w:fldCharType="begin"/>
            </w:r>
            <w:r>
              <w:rPr>
                <w:noProof/>
                <w:webHidden/>
              </w:rPr>
              <w:instrText xml:space="preserve"> PAGEREF _Toc175134674 \h </w:instrText>
            </w:r>
            <w:r>
              <w:rPr>
                <w:noProof/>
                <w:webHidden/>
              </w:rPr>
            </w:r>
            <w:r>
              <w:rPr>
                <w:noProof/>
                <w:webHidden/>
              </w:rPr>
              <w:fldChar w:fldCharType="separate"/>
            </w:r>
            <w:r>
              <w:rPr>
                <w:noProof/>
                <w:webHidden/>
              </w:rPr>
              <w:t>53</w:t>
            </w:r>
            <w:r>
              <w:rPr>
                <w:noProof/>
                <w:webHidden/>
              </w:rPr>
              <w:fldChar w:fldCharType="end"/>
            </w:r>
          </w:hyperlink>
        </w:p>
        <w:p w14:paraId="2033142A" w14:textId="134FBD6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75" w:history="1">
            <w:r w:rsidRPr="00162C3A">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162C3A">
              <w:rPr>
                <w:rStyle w:val="Hyperlink"/>
                <w:strike/>
                <w:noProof/>
              </w:rPr>
              <w:t>Display of data available in both new and legacy formats</w:t>
            </w:r>
            <w:r>
              <w:rPr>
                <w:noProof/>
                <w:webHidden/>
              </w:rPr>
              <w:tab/>
            </w:r>
            <w:r>
              <w:rPr>
                <w:noProof/>
                <w:webHidden/>
              </w:rPr>
              <w:fldChar w:fldCharType="begin"/>
            </w:r>
            <w:r>
              <w:rPr>
                <w:noProof/>
                <w:webHidden/>
              </w:rPr>
              <w:instrText xml:space="preserve"> PAGEREF _Toc175134675 \h </w:instrText>
            </w:r>
            <w:r>
              <w:rPr>
                <w:noProof/>
                <w:webHidden/>
              </w:rPr>
            </w:r>
            <w:r>
              <w:rPr>
                <w:noProof/>
                <w:webHidden/>
              </w:rPr>
              <w:fldChar w:fldCharType="separate"/>
            </w:r>
            <w:r>
              <w:rPr>
                <w:noProof/>
                <w:webHidden/>
              </w:rPr>
              <w:t>53</w:t>
            </w:r>
            <w:r>
              <w:rPr>
                <w:noProof/>
                <w:webHidden/>
              </w:rPr>
              <w:fldChar w:fldCharType="end"/>
            </w:r>
          </w:hyperlink>
        </w:p>
        <w:p w14:paraId="62994A39" w14:textId="0E665DA0"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76" w:history="1">
            <w:r w:rsidRPr="00162C3A">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 of additional information layers</w:t>
            </w:r>
            <w:r>
              <w:rPr>
                <w:noProof/>
                <w:webHidden/>
              </w:rPr>
              <w:tab/>
            </w:r>
            <w:r>
              <w:rPr>
                <w:noProof/>
                <w:webHidden/>
              </w:rPr>
              <w:fldChar w:fldCharType="begin"/>
            </w:r>
            <w:r>
              <w:rPr>
                <w:noProof/>
                <w:webHidden/>
              </w:rPr>
              <w:instrText xml:space="preserve"> PAGEREF _Toc175134676 \h </w:instrText>
            </w:r>
            <w:r>
              <w:rPr>
                <w:noProof/>
                <w:webHidden/>
              </w:rPr>
            </w:r>
            <w:r>
              <w:rPr>
                <w:noProof/>
                <w:webHidden/>
              </w:rPr>
              <w:fldChar w:fldCharType="separate"/>
            </w:r>
            <w:r>
              <w:rPr>
                <w:noProof/>
                <w:webHidden/>
              </w:rPr>
              <w:t>54</w:t>
            </w:r>
            <w:r>
              <w:rPr>
                <w:noProof/>
                <w:webHidden/>
              </w:rPr>
              <w:fldChar w:fldCharType="end"/>
            </w:r>
          </w:hyperlink>
        </w:p>
        <w:p w14:paraId="2DC16B0A" w14:textId="2C4C8DB5"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77" w:history="1">
            <w:r w:rsidRPr="00162C3A">
              <w:rPr>
                <w:rStyle w:val="Hyperlink"/>
                <w:noProof/>
              </w:rPr>
              <w:t>C-21.3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Concurrent applicability of S-52 and S-57</w:t>
            </w:r>
            <w:r>
              <w:rPr>
                <w:noProof/>
                <w:webHidden/>
              </w:rPr>
              <w:tab/>
            </w:r>
            <w:r>
              <w:rPr>
                <w:noProof/>
                <w:webHidden/>
              </w:rPr>
              <w:fldChar w:fldCharType="begin"/>
            </w:r>
            <w:r>
              <w:rPr>
                <w:noProof/>
                <w:webHidden/>
              </w:rPr>
              <w:instrText xml:space="preserve"> PAGEREF _Toc175134677 \h </w:instrText>
            </w:r>
            <w:r>
              <w:rPr>
                <w:noProof/>
                <w:webHidden/>
              </w:rPr>
            </w:r>
            <w:r>
              <w:rPr>
                <w:noProof/>
                <w:webHidden/>
              </w:rPr>
              <w:fldChar w:fldCharType="separate"/>
            </w:r>
            <w:r>
              <w:rPr>
                <w:noProof/>
                <w:webHidden/>
              </w:rPr>
              <w:t>54</w:t>
            </w:r>
            <w:r>
              <w:rPr>
                <w:noProof/>
                <w:webHidden/>
              </w:rPr>
              <w:fldChar w:fldCharType="end"/>
            </w:r>
          </w:hyperlink>
        </w:p>
        <w:p w14:paraId="70341B8C" w14:textId="632F6CCA"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8" w:history="1">
            <w:r w:rsidRPr="00162C3A">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Type approval considerations</w:t>
            </w:r>
            <w:r>
              <w:rPr>
                <w:noProof/>
                <w:webHidden/>
              </w:rPr>
              <w:tab/>
            </w:r>
            <w:r>
              <w:rPr>
                <w:noProof/>
                <w:webHidden/>
              </w:rPr>
              <w:fldChar w:fldCharType="begin"/>
            </w:r>
            <w:r>
              <w:rPr>
                <w:noProof/>
                <w:webHidden/>
              </w:rPr>
              <w:instrText xml:space="preserve"> PAGEREF _Toc175134678 \h </w:instrText>
            </w:r>
            <w:r>
              <w:rPr>
                <w:noProof/>
                <w:webHidden/>
              </w:rPr>
            </w:r>
            <w:r>
              <w:rPr>
                <w:noProof/>
                <w:webHidden/>
              </w:rPr>
              <w:fldChar w:fldCharType="separate"/>
            </w:r>
            <w:r>
              <w:rPr>
                <w:noProof/>
                <w:webHidden/>
              </w:rPr>
              <w:t>55</w:t>
            </w:r>
            <w:r>
              <w:rPr>
                <w:noProof/>
                <w:webHidden/>
              </w:rPr>
              <w:fldChar w:fldCharType="end"/>
            </w:r>
          </w:hyperlink>
        </w:p>
        <w:p w14:paraId="1A11BD8D" w14:textId="5BE076DF"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9" w:history="1">
            <w:r w:rsidRPr="00162C3A">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Specifications for the display screen</w:t>
            </w:r>
            <w:r>
              <w:rPr>
                <w:noProof/>
                <w:webHidden/>
              </w:rPr>
              <w:tab/>
            </w:r>
            <w:r>
              <w:rPr>
                <w:noProof/>
                <w:webHidden/>
              </w:rPr>
              <w:fldChar w:fldCharType="begin"/>
            </w:r>
            <w:r>
              <w:rPr>
                <w:noProof/>
                <w:webHidden/>
              </w:rPr>
              <w:instrText xml:space="preserve"> PAGEREF _Toc175134679 \h </w:instrText>
            </w:r>
            <w:r>
              <w:rPr>
                <w:noProof/>
                <w:webHidden/>
              </w:rPr>
            </w:r>
            <w:r>
              <w:rPr>
                <w:noProof/>
                <w:webHidden/>
              </w:rPr>
              <w:fldChar w:fldCharType="separate"/>
            </w:r>
            <w:r>
              <w:rPr>
                <w:noProof/>
                <w:webHidden/>
              </w:rPr>
              <w:t>55</w:t>
            </w:r>
            <w:r>
              <w:rPr>
                <w:noProof/>
                <w:webHidden/>
              </w:rPr>
              <w:fldChar w:fldCharType="end"/>
            </w:r>
          </w:hyperlink>
        </w:p>
        <w:p w14:paraId="35A18F15" w14:textId="3F96BE0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0" w:history="1">
            <w:r w:rsidRPr="00162C3A">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Physical display requirements</w:t>
            </w:r>
            <w:r>
              <w:rPr>
                <w:noProof/>
                <w:webHidden/>
              </w:rPr>
              <w:tab/>
            </w:r>
            <w:r>
              <w:rPr>
                <w:noProof/>
                <w:webHidden/>
              </w:rPr>
              <w:fldChar w:fldCharType="begin"/>
            </w:r>
            <w:r>
              <w:rPr>
                <w:noProof/>
                <w:webHidden/>
              </w:rPr>
              <w:instrText xml:space="preserve"> PAGEREF _Toc175134680 \h </w:instrText>
            </w:r>
            <w:r>
              <w:rPr>
                <w:noProof/>
                <w:webHidden/>
              </w:rPr>
            </w:r>
            <w:r>
              <w:rPr>
                <w:noProof/>
                <w:webHidden/>
              </w:rPr>
              <w:fldChar w:fldCharType="separate"/>
            </w:r>
            <w:r>
              <w:rPr>
                <w:noProof/>
                <w:webHidden/>
              </w:rPr>
              <w:t>55</w:t>
            </w:r>
            <w:r>
              <w:rPr>
                <w:noProof/>
                <w:webHidden/>
              </w:rPr>
              <w:fldChar w:fldCharType="end"/>
            </w:r>
          </w:hyperlink>
        </w:p>
        <w:p w14:paraId="11FAEFB3" w14:textId="068360CB"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1" w:history="1">
            <w:r w:rsidRPr="00162C3A">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Colour reproduction</w:t>
            </w:r>
            <w:r>
              <w:rPr>
                <w:noProof/>
                <w:webHidden/>
              </w:rPr>
              <w:tab/>
            </w:r>
            <w:r>
              <w:rPr>
                <w:noProof/>
                <w:webHidden/>
              </w:rPr>
              <w:fldChar w:fldCharType="begin"/>
            </w:r>
            <w:r>
              <w:rPr>
                <w:noProof/>
                <w:webHidden/>
              </w:rPr>
              <w:instrText xml:space="preserve"> PAGEREF _Toc175134681 \h </w:instrText>
            </w:r>
            <w:r>
              <w:rPr>
                <w:noProof/>
                <w:webHidden/>
              </w:rPr>
            </w:r>
            <w:r>
              <w:rPr>
                <w:noProof/>
                <w:webHidden/>
              </w:rPr>
              <w:fldChar w:fldCharType="separate"/>
            </w:r>
            <w:r>
              <w:rPr>
                <w:noProof/>
                <w:webHidden/>
              </w:rPr>
              <w:t>56</w:t>
            </w:r>
            <w:r>
              <w:rPr>
                <w:noProof/>
                <w:webHidden/>
              </w:rPr>
              <w:fldChar w:fldCharType="end"/>
            </w:r>
          </w:hyperlink>
        </w:p>
        <w:p w14:paraId="62CA5C0D" w14:textId="1B6B7ED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2" w:history="1">
            <w:r w:rsidRPr="00162C3A">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Display requirements for colours</w:t>
            </w:r>
            <w:r>
              <w:rPr>
                <w:noProof/>
                <w:webHidden/>
              </w:rPr>
              <w:tab/>
            </w:r>
            <w:r>
              <w:rPr>
                <w:noProof/>
                <w:webHidden/>
              </w:rPr>
              <w:fldChar w:fldCharType="begin"/>
            </w:r>
            <w:r>
              <w:rPr>
                <w:noProof/>
                <w:webHidden/>
              </w:rPr>
              <w:instrText xml:space="preserve"> PAGEREF _Toc175134682 \h </w:instrText>
            </w:r>
            <w:r>
              <w:rPr>
                <w:noProof/>
                <w:webHidden/>
              </w:rPr>
            </w:r>
            <w:r>
              <w:rPr>
                <w:noProof/>
                <w:webHidden/>
              </w:rPr>
              <w:fldChar w:fldCharType="separate"/>
            </w:r>
            <w:r>
              <w:rPr>
                <w:noProof/>
                <w:webHidden/>
              </w:rPr>
              <w:t>56</w:t>
            </w:r>
            <w:r>
              <w:rPr>
                <w:noProof/>
                <w:webHidden/>
              </w:rPr>
              <w:fldChar w:fldCharType="end"/>
            </w:r>
          </w:hyperlink>
        </w:p>
        <w:p w14:paraId="083A3724" w14:textId="307CC044"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3" w:history="1">
            <w:r w:rsidRPr="00162C3A">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General</w:t>
            </w:r>
            <w:r>
              <w:rPr>
                <w:noProof/>
                <w:webHidden/>
              </w:rPr>
              <w:tab/>
            </w:r>
            <w:r>
              <w:rPr>
                <w:noProof/>
                <w:webHidden/>
              </w:rPr>
              <w:fldChar w:fldCharType="begin"/>
            </w:r>
            <w:r>
              <w:rPr>
                <w:noProof/>
                <w:webHidden/>
              </w:rPr>
              <w:instrText xml:space="preserve"> PAGEREF _Toc175134683 \h </w:instrText>
            </w:r>
            <w:r>
              <w:rPr>
                <w:noProof/>
                <w:webHidden/>
              </w:rPr>
            </w:r>
            <w:r>
              <w:rPr>
                <w:noProof/>
                <w:webHidden/>
              </w:rPr>
              <w:fldChar w:fldCharType="separate"/>
            </w:r>
            <w:r>
              <w:rPr>
                <w:noProof/>
                <w:webHidden/>
              </w:rPr>
              <w:t>56</w:t>
            </w:r>
            <w:r>
              <w:rPr>
                <w:noProof/>
                <w:webHidden/>
              </w:rPr>
              <w:fldChar w:fldCharType="end"/>
            </w:r>
          </w:hyperlink>
        </w:p>
        <w:p w14:paraId="3C622071" w14:textId="49F9C4CE"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4" w:history="1">
            <w:r w:rsidRPr="00162C3A">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Bright sunlight or night viewing - use of filters, etc</w:t>
            </w:r>
            <w:r>
              <w:rPr>
                <w:noProof/>
                <w:webHidden/>
              </w:rPr>
              <w:tab/>
            </w:r>
            <w:r>
              <w:rPr>
                <w:noProof/>
                <w:webHidden/>
              </w:rPr>
              <w:fldChar w:fldCharType="begin"/>
            </w:r>
            <w:r>
              <w:rPr>
                <w:noProof/>
                <w:webHidden/>
              </w:rPr>
              <w:instrText xml:space="preserve"> PAGEREF _Toc175134684 \h </w:instrText>
            </w:r>
            <w:r>
              <w:rPr>
                <w:noProof/>
                <w:webHidden/>
              </w:rPr>
            </w:r>
            <w:r>
              <w:rPr>
                <w:noProof/>
                <w:webHidden/>
              </w:rPr>
              <w:fldChar w:fldCharType="separate"/>
            </w:r>
            <w:r>
              <w:rPr>
                <w:noProof/>
                <w:webHidden/>
              </w:rPr>
              <w:t>56</w:t>
            </w:r>
            <w:r>
              <w:rPr>
                <w:noProof/>
                <w:webHidden/>
              </w:rPr>
              <w:fldChar w:fldCharType="end"/>
            </w:r>
          </w:hyperlink>
        </w:p>
        <w:p w14:paraId="1B836A04" w14:textId="2F46ED9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5" w:history="1">
            <w:r w:rsidRPr="00162C3A">
              <w:rPr>
                <w:rStyle w:val="Hyperlink"/>
                <w:noProof/>
              </w:rPr>
              <w:t>C-23.3.3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Display calibration and verification</w:t>
            </w:r>
            <w:r>
              <w:rPr>
                <w:noProof/>
                <w:webHidden/>
              </w:rPr>
              <w:tab/>
            </w:r>
            <w:r>
              <w:rPr>
                <w:noProof/>
                <w:webHidden/>
              </w:rPr>
              <w:fldChar w:fldCharType="begin"/>
            </w:r>
            <w:r>
              <w:rPr>
                <w:noProof/>
                <w:webHidden/>
              </w:rPr>
              <w:instrText xml:space="preserve"> PAGEREF _Toc175134685 \h </w:instrText>
            </w:r>
            <w:r>
              <w:rPr>
                <w:noProof/>
                <w:webHidden/>
              </w:rPr>
            </w:r>
            <w:r>
              <w:rPr>
                <w:noProof/>
                <w:webHidden/>
              </w:rPr>
              <w:fldChar w:fldCharType="separate"/>
            </w:r>
            <w:r>
              <w:rPr>
                <w:noProof/>
                <w:webHidden/>
              </w:rPr>
              <w:t>57</w:t>
            </w:r>
            <w:r>
              <w:rPr>
                <w:noProof/>
                <w:webHidden/>
              </w:rPr>
              <w:fldChar w:fldCharType="end"/>
            </w:r>
          </w:hyperlink>
        </w:p>
        <w:p w14:paraId="1B86E290" w14:textId="057A574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6" w:history="1">
            <w:r w:rsidRPr="00162C3A">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Colour display capability</w:t>
            </w:r>
            <w:r>
              <w:rPr>
                <w:noProof/>
                <w:webHidden/>
              </w:rPr>
              <w:tab/>
            </w:r>
            <w:r>
              <w:rPr>
                <w:noProof/>
                <w:webHidden/>
              </w:rPr>
              <w:fldChar w:fldCharType="begin"/>
            </w:r>
            <w:r>
              <w:rPr>
                <w:noProof/>
                <w:webHidden/>
              </w:rPr>
              <w:instrText xml:space="preserve"> PAGEREF _Toc175134686 \h </w:instrText>
            </w:r>
            <w:r>
              <w:rPr>
                <w:noProof/>
                <w:webHidden/>
              </w:rPr>
            </w:r>
            <w:r>
              <w:rPr>
                <w:noProof/>
                <w:webHidden/>
              </w:rPr>
              <w:fldChar w:fldCharType="separate"/>
            </w:r>
            <w:r>
              <w:rPr>
                <w:noProof/>
                <w:webHidden/>
              </w:rPr>
              <w:t>59</w:t>
            </w:r>
            <w:r>
              <w:rPr>
                <w:noProof/>
                <w:webHidden/>
              </w:rPr>
              <w:fldChar w:fldCharType="end"/>
            </w:r>
          </w:hyperlink>
        </w:p>
        <w:p w14:paraId="20AE7040" w14:textId="57A13FC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7" w:history="1">
            <w:r w:rsidRPr="00162C3A">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Colour conversion tolerances and tests</w:t>
            </w:r>
            <w:r>
              <w:rPr>
                <w:noProof/>
                <w:webHidden/>
              </w:rPr>
              <w:tab/>
            </w:r>
            <w:r>
              <w:rPr>
                <w:noProof/>
                <w:webHidden/>
              </w:rPr>
              <w:fldChar w:fldCharType="begin"/>
            </w:r>
            <w:r>
              <w:rPr>
                <w:noProof/>
                <w:webHidden/>
              </w:rPr>
              <w:instrText xml:space="preserve"> PAGEREF _Toc175134687 \h </w:instrText>
            </w:r>
            <w:r>
              <w:rPr>
                <w:noProof/>
                <w:webHidden/>
              </w:rPr>
            </w:r>
            <w:r>
              <w:rPr>
                <w:noProof/>
                <w:webHidden/>
              </w:rPr>
              <w:fldChar w:fldCharType="separate"/>
            </w:r>
            <w:r>
              <w:rPr>
                <w:noProof/>
                <w:webHidden/>
              </w:rPr>
              <w:t>59</w:t>
            </w:r>
            <w:r>
              <w:rPr>
                <w:noProof/>
                <w:webHidden/>
              </w:rPr>
              <w:fldChar w:fldCharType="end"/>
            </w:r>
          </w:hyperlink>
        </w:p>
        <w:p w14:paraId="5F151B18" w14:textId="579786E8"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8" w:history="1">
            <w:r w:rsidRPr="00162C3A">
              <w:rPr>
                <w:rStyle w:val="Hyperlink"/>
                <w:noProof/>
                <w:highlight w:val="yellow"/>
              </w:rPr>
              <w:t>C-23.5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highlight w:val="yellow"/>
              </w:rPr>
              <w:t>Colour differentiation test diagram</w:t>
            </w:r>
            <w:r>
              <w:rPr>
                <w:noProof/>
                <w:webHidden/>
              </w:rPr>
              <w:tab/>
            </w:r>
            <w:r>
              <w:rPr>
                <w:noProof/>
                <w:webHidden/>
              </w:rPr>
              <w:fldChar w:fldCharType="begin"/>
            </w:r>
            <w:r>
              <w:rPr>
                <w:noProof/>
                <w:webHidden/>
              </w:rPr>
              <w:instrText xml:space="preserve"> PAGEREF _Toc175134688 \h </w:instrText>
            </w:r>
            <w:r>
              <w:rPr>
                <w:noProof/>
                <w:webHidden/>
              </w:rPr>
            </w:r>
            <w:r>
              <w:rPr>
                <w:noProof/>
                <w:webHidden/>
              </w:rPr>
              <w:fldChar w:fldCharType="separate"/>
            </w:r>
            <w:r>
              <w:rPr>
                <w:noProof/>
                <w:webHidden/>
              </w:rPr>
              <w:t>60</w:t>
            </w:r>
            <w:r>
              <w:rPr>
                <w:noProof/>
                <w:webHidden/>
              </w:rPr>
              <w:fldChar w:fldCharType="end"/>
            </w:r>
          </w:hyperlink>
        </w:p>
        <w:p w14:paraId="47BD4B60" w14:textId="2CA67CB1"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89" w:history="1">
            <w:r w:rsidRPr="00162C3A">
              <w:rPr>
                <w:rStyle w:val="Hyperlink"/>
                <w:noProof/>
              </w:rPr>
              <w:t>C-23.6</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ECDIS Chart 1</w:t>
            </w:r>
            <w:r>
              <w:rPr>
                <w:noProof/>
                <w:webHidden/>
              </w:rPr>
              <w:tab/>
            </w:r>
            <w:r>
              <w:rPr>
                <w:noProof/>
                <w:webHidden/>
              </w:rPr>
              <w:fldChar w:fldCharType="begin"/>
            </w:r>
            <w:r>
              <w:rPr>
                <w:noProof/>
                <w:webHidden/>
              </w:rPr>
              <w:instrText xml:space="preserve"> PAGEREF _Toc175134689 \h </w:instrText>
            </w:r>
            <w:r>
              <w:rPr>
                <w:noProof/>
                <w:webHidden/>
              </w:rPr>
            </w:r>
            <w:r>
              <w:rPr>
                <w:noProof/>
                <w:webHidden/>
              </w:rPr>
              <w:fldChar w:fldCharType="separate"/>
            </w:r>
            <w:r>
              <w:rPr>
                <w:noProof/>
                <w:webHidden/>
              </w:rPr>
              <w:t>62</w:t>
            </w:r>
            <w:r>
              <w:rPr>
                <w:noProof/>
                <w:webHidden/>
              </w:rPr>
              <w:fldChar w:fldCharType="end"/>
            </w:r>
          </w:hyperlink>
        </w:p>
        <w:p w14:paraId="44016BAE" w14:textId="4A1A92D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90" w:history="1">
            <w:r w:rsidRPr="00162C3A">
              <w:rPr>
                <w:rStyle w:val="Hyperlink"/>
                <w:noProof/>
              </w:rPr>
              <w:t>C-23.7</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Use of ECDIS Chart 1 and Colour Test Diagram</w:t>
            </w:r>
            <w:r>
              <w:rPr>
                <w:noProof/>
                <w:webHidden/>
              </w:rPr>
              <w:tab/>
            </w:r>
            <w:r>
              <w:rPr>
                <w:noProof/>
                <w:webHidden/>
              </w:rPr>
              <w:fldChar w:fldCharType="begin"/>
            </w:r>
            <w:r>
              <w:rPr>
                <w:noProof/>
                <w:webHidden/>
              </w:rPr>
              <w:instrText xml:space="preserve"> PAGEREF _Toc175134690 \h </w:instrText>
            </w:r>
            <w:r>
              <w:rPr>
                <w:noProof/>
                <w:webHidden/>
              </w:rPr>
            </w:r>
            <w:r>
              <w:rPr>
                <w:noProof/>
                <w:webHidden/>
              </w:rPr>
              <w:fldChar w:fldCharType="separate"/>
            </w:r>
            <w:r>
              <w:rPr>
                <w:noProof/>
                <w:webHidden/>
              </w:rPr>
              <w:t>63</w:t>
            </w:r>
            <w:r>
              <w:rPr>
                <w:noProof/>
                <w:webHidden/>
              </w:rPr>
              <w:fldChar w:fldCharType="end"/>
            </w:r>
          </w:hyperlink>
        </w:p>
        <w:p w14:paraId="058CC8D5" w14:textId="4C9BC604"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1" w:history="1">
            <w:r w:rsidRPr="00162C3A">
              <w:rPr>
                <w:rStyle w:val="Hyperlink"/>
                <w:noProof/>
              </w:rPr>
              <w:t>C-23.7.1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_Toc175134691 \h </w:instrText>
            </w:r>
            <w:r>
              <w:rPr>
                <w:noProof/>
                <w:webHidden/>
              </w:rPr>
            </w:r>
            <w:r>
              <w:rPr>
                <w:noProof/>
                <w:webHidden/>
              </w:rPr>
              <w:fldChar w:fldCharType="separate"/>
            </w:r>
            <w:r>
              <w:rPr>
                <w:noProof/>
                <w:webHidden/>
              </w:rPr>
              <w:t>63</w:t>
            </w:r>
            <w:r>
              <w:rPr>
                <w:noProof/>
                <w:webHidden/>
              </w:rPr>
              <w:fldChar w:fldCharType="end"/>
            </w:r>
          </w:hyperlink>
        </w:p>
        <w:p w14:paraId="050145F6" w14:textId="51D3B18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2" w:history="1">
            <w:r w:rsidRPr="00162C3A">
              <w:rPr>
                <w:rStyle w:val="Hyperlink"/>
                <w:noProof/>
              </w:rPr>
              <w:t>C-23.7.2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Portrayal of the Colour Test Diagram</w:t>
            </w:r>
            <w:r>
              <w:rPr>
                <w:noProof/>
                <w:webHidden/>
              </w:rPr>
              <w:tab/>
            </w:r>
            <w:r>
              <w:rPr>
                <w:noProof/>
                <w:webHidden/>
              </w:rPr>
              <w:fldChar w:fldCharType="begin"/>
            </w:r>
            <w:r>
              <w:rPr>
                <w:noProof/>
                <w:webHidden/>
              </w:rPr>
              <w:instrText xml:space="preserve"> PAGEREF _Toc175134692 \h </w:instrText>
            </w:r>
            <w:r>
              <w:rPr>
                <w:noProof/>
                <w:webHidden/>
              </w:rPr>
            </w:r>
            <w:r>
              <w:rPr>
                <w:noProof/>
                <w:webHidden/>
              </w:rPr>
              <w:fldChar w:fldCharType="separate"/>
            </w:r>
            <w:r>
              <w:rPr>
                <w:noProof/>
                <w:webHidden/>
              </w:rPr>
              <w:t>64</w:t>
            </w:r>
            <w:r>
              <w:rPr>
                <w:noProof/>
                <w:webHidden/>
              </w:rPr>
              <w:fldChar w:fldCharType="end"/>
            </w:r>
          </w:hyperlink>
        </w:p>
        <w:p w14:paraId="1CE592C9" w14:textId="02FAA36F"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3" w:history="1">
            <w:r w:rsidRPr="00162C3A">
              <w:rPr>
                <w:rStyle w:val="Hyperlink"/>
                <w:noProof/>
                <w:highlight w:val="yellow"/>
              </w:rPr>
              <w:t>C-23.7.3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highlight w:val="yellow"/>
              </w:rPr>
              <w:t>Grey Scale</w:t>
            </w:r>
            <w:r>
              <w:rPr>
                <w:noProof/>
                <w:webHidden/>
              </w:rPr>
              <w:tab/>
            </w:r>
            <w:r>
              <w:rPr>
                <w:noProof/>
                <w:webHidden/>
              </w:rPr>
              <w:fldChar w:fldCharType="begin"/>
            </w:r>
            <w:r>
              <w:rPr>
                <w:noProof/>
                <w:webHidden/>
              </w:rPr>
              <w:instrText xml:space="preserve"> PAGEREF _Toc175134693 \h </w:instrText>
            </w:r>
            <w:r>
              <w:rPr>
                <w:noProof/>
                <w:webHidden/>
              </w:rPr>
            </w:r>
            <w:r>
              <w:rPr>
                <w:noProof/>
                <w:webHidden/>
              </w:rPr>
              <w:fldChar w:fldCharType="separate"/>
            </w:r>
            <w:r>
              <w:rPr>
                <w:noProof/>
                <w:webHidden/>
              </w:rPr>
              <w:t>66</w:t>
            </w:r>
            <w:r>
              <w:rPr>
                <w:noProof/>
                <w:webHidden/>
              </w:rPr>
              <w:fldChar w:fldCharType="end"/>
            </w:r>
          </w:hyperlink>
        </w:p>
        <w:p w14:paraId="2E3CE723" w14:textId="4D086C5B"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694" w:history="1">
            <w:r w:rsidRPr="00162C3A">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Dataset Management</w:t>
            </w:r>
            <w:r>
              <w:rPr>
                <w:noProof/>
                <w:webHidden/>
              </w:rPr>
              <w:tab/>
            </w:r>
            <w:r>
              <w:rPr>
                <w:noProof/>
                <w:webHidden/>
              </w:rPr>
              <w:fldChar w:fldCharType="begin"/>
            </w:r>
            <w:r>
              <w:rPr>
                <w:noProof/>
                <w:webHidden/>
              </w:rPr>
              <w:instrText xml:space="preserve"> PAGEREF _Toc175134694 \h </w:instrText>
            </w:r>
            <w:r>
              <w:rPr>
                <w:noProof/>
                <w:webHidden/>
              </w:rPr>
            </w:r>
            <w:r>
              <w:rPr>
                <w:noProof/>
                <w:webHidden/>
              </w:rPr>
              <w:fldChar w:fldCharType="separate"/>
            </w:r>
            <w:r>
              <w:rPr>
                <w:noProof/>
                <w:webHidden/>
              </w:rPr>
              <w:t>66</w:t>
            </w:r>
            <w:r>
              <w:rPr>
                <w:noProof/>
                <w:webHidden/>
              </w:rPr>
              <w:fldChar w:fldCharType="end"/>
            </w:r>
          </w:hyperlink>
        </w:p>
        <w:p w14:paraId="717BF371" w14:textId="2816922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95" w:history="1">
            <w:r w:rsidRPr="00162C3A">
              <w:rPr>
                <w:rStyle w:val="Hyperlink"/>
                <w:noProof/>
              </w:rPr>
              <w:t>C-24.1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Multiple product versions and portrayal</w:t>
            </w:r>
            <w:r>
              <w:rPr>
                <w:noProof/>
                <w:webHidden/>
              </w:rPr>
              <w:tab/>
            </w:r>
            <w:r>
              <w:rPr>
                <w:noProof/>
                <w:webHidden/>
              </w:rPr>
              <w:fldChar w:fldCharType="begin"/>
            </w:r>
            <w:r>
              <w:rPr>
                <w:noProof/>
                <w:webHidden/>
              </w:rPr>
              <w:instrText xml:space="preserve"> PAGEREF _Toc175134695 \h </w:instrText>
            </w:r>
            <w:r>
              <w:rPr>
                <w:noProof/>
                <w:webHidden/>
              </w:rPr>
            </w:r>
            <w:r>
              <w:rPr>
                <w:noProof/>
                <w:webHidden/>
              </w:rPr>
              <w:fldChar w:fldCharType="separate"/>
            </w:r>
            <w:r>
              <w:rPr>
                <w:noProof/>
                <w:webHidden/>
              </w:rPr>
              <w:t>66</w:t>
            </w:r>
            <w:r>
              <w:rPr>
                <w:noProof/>
                <w:webHidden/>
              </w:rPr>
              <w:fldChar w:fldCharType="end"/>
            </w:r>
          </w:hyperlink>
        </w:p>
        <w:p w14:paraId="3B372C10" w14:textId="601E7D87"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96" w:history="1">
            <w:r w:rsidRPr="00162C3A">
              <w:rPr>
                <w:rStyle w:val="Hyperlink"/>
                <w:noProof/>
              </w:rPr>
              <w:t>C-24.2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Dataset overlaps and gaps</w:t>
            </w:r>
            <w:r>
              <w:rPr>
                <w:noProof/>
                <w:webHidden/>
              </w:rPr>
              <w:tab/>
            </w:r>
            <w:r>
              <w:rPr>
                <w:noProof/>
                <w:webHidden/>
              </w:rPr>
              <w:fldChar w:fldCharType="begin"/>
            </w:r>
            <w:r>
              <w:rPr>
                <w:noProof/>
                <w:webHidden/>
              </w:rPr>
              <w:instrText xml:space="preserve"> PAGEREF _Toc175134696 \h </w:instrText>
            </w:r>
            <w:r>
              <w:rPr>
                <w:noProof/>
                <w:webHidden/>
              </w:rPr>
            </w:r>
            <w:r>
              <w:rPr>
                <w:noProof/>
                <w:webHidden/>
              </w:rPr>
              <w:fldChar w:fldCharType="separate"/>
            </w:r>
            <w:r>
              <w:rPr>
                <w:noProof/>
                <w:webHidden/>
              </w:rPr>
              <w:t>68</w:t>
            </w:r>
            <w:r>
              <w:rPr>
                <w:noProof/>
                <w:webHidden/>
              </w:rPr>
              <w:fldChar w:fldCharType="end"/>
            </w:r>
          </w:hyperlink>
        </w:p>
        <w:p w14:paraId="4EA23EF3" w14:textId="202CCD31"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7" w:history="1">
            <w:r w:rsidRPr="00162C3A">
              <w:rPr>
                <w:rStyle w:val="Hyperlink"/>
                <w:noProof/>
              </w:rPr>
              <w:t>C-24.2.1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Overlaps and gaps in ENC coverage</w:t>
            </w:r>
            <w:r>
              <w:rPr>
                <w:noProof/>
                <w:webHidden/>
              </w:rPr>
              <w:tab/>
            </w:r>
            <w:r>
              <w:rPr>
                <w:noProof/>
                <w:webHidden/>
              </w:rPr>
              <w:fldChar w:fldCharType="begin"/>
            </w:r>
            <w:r>
              <w:rPr>
                <w:noProof/>
                <w:webHidden/>
              </w:rPr>
              <w:instrText xml:space="preserve"> PAGEREF _Toc175134697 \h </w:instrText>
            </w:r>
            <w:r>
              <w:rPr>
                <w:noProof/>
                <w:webHidden/>
              </w:rPr>
            </w:r>
            <w:r>
              <w:rPr>
                <w:noProof/>
                <w:webHidden/>
              </w:rPr>
              <w:fldChar w:fldCharType="separate"/>
            </w:r>
            <w:r>
              <w:rPr>
                <w:noProof/>
                <w:webHidden/>
              </w:rPr>
              <w:t>68</w:t>
            </w:r>
            <w:r>
              <w:rPr>
                <w:noProof/>
                <w:webHidden/>
              </w:rPr>
              <w:fldChar w:fldCharType="end"/>
            </w:r>
          </w:hyperlink>
        </w:p>
        <w:p w14:paraId="4155C1A6" w14:textId="390DD55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8" w:history="1">
            <w:r w:rsidRPr="00162C3A">
              <w:rPr>
                <w:rStyle w:val="Hyperlink"/>
                <w:noProof/>
              </w:rPr>
              <w:t>C-24.2.2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Overlaps and gaps between other data products</w:t>
            </w:r>
            <w:r>
              <w:rPr>
                <w:noProof/>
                <w:webHidden/>
              </w:rPr>
              <w:tab/>
            </w:r>
            <w:r>
              <w:rPr>
                <w:noProof/>
                <w:webHidden/>
              </w:rPr>
              <w:fldChar w:fldCharType="begin"/>
            </w:r>
            <w:r>
              <w:rPr>
                <w:noProof/>
                <w:webHidden/>
              </w:rPr>
              <w:instrText xml:space="preserve"> PAGEREF _Toc175134698 \h </w:instrText>
            </w:r>
            <w:r>
              <w:rPr>
                <w:noProof/>
                <w:webHidden/>
              </w:rPr>
            </w:r>
            <w:r>
              <w:rPr>
                <w:noProof/>
                <w:webHidden/>
              </w:rPr>
              <w:fldChar w:fldCharType="separate"/>
            </w:r>
            <w:r>
              <w:rPr>
                <w:noProof/>
                <w:webHidden/>
              </w:rPr>
              <w:t>68</w:t>
            </w:r>
            <w:r>
              <w:rPr>
                <w:noProof/>
                <w:webHidden/>
              </w:rPr>
              <w:fldChar w:fldCharType="end"/>
            </w:r>
          </w:hyperlink>
        </w:p>
        <w:p w14:paraId="11F2E130" w14:textId="42196A93"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699" w:history="1">
            <w:r w:rsidRPr="00162C3A">
              <w:rPr>
                <w:rStyle w:val="Hyperlink"/>
                <w:noProof/>
              </w:rPr>
              <w:t>C-24.3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Guidance on updating S-100 datasets on ECDIS</w:t>
            </w:r>
            <w:r>
              <w:rPr>
                <w:noProof/>
                <w:webHidden/>
              </w:rPr>
              <w:tab/>
            </w:r>
            <w:r>
              <w:rPr>
                <w:noProof/>
                <w:webHidden/>
              </w:rPr>
              <w:fldChar w:fldCharType="begin"/>
            </w:r>
            <w:r>
              <w:rPr>
                <w:noProof/>
                <w:webHidden/>
              </w:rPr>
              <w:instrText xml:space="preserve"> PAGEREF _Toc175134699 \h </w:instrText>
            </w:r>
            <w:r>
              <w:rPr>
                <w:noProof/>
                <w:webHidden/>
              </w:rPr>
            </w:r>
            <w:r>
              <w:rPr>
                <w:noProof/>
                <w:webHidden/>
              </w:rPr>
              <w:fldChar w:fldCharType="separate"/>
            </w:r>
            <w:r>
              <w:rPr>
                <w:noProof/>
                <w:webHidden/>
              </w:rPr>
              <w:t>68</w:t>
            </w:r>
            <w:r>
              <w:rPr>
                <w:noProof/>
                <w:webHidden/>
              </w:rPr>
              <w:fldChar w:fldCharType="end"/>
            </w:r>
          </w:hyperlink>
        </w:p>
        <w:p w14:paraId="2DB5A6C9" w14:textId="60AC323B"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0" w:history="1">
            <w:r w:rsidRPr="00162C3A">
              <w:rPr>
                <w:rStyle w:val="Hyperlink"/>
                <w:noProof/>
              </w:rPr>
              <w:t>C-24.3.1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_Toc175134700 \h </w:instrText>
            </w:r>
            <w:r>
              <w:rPr>
                <w:noProof/>
                <w:webHidden/>
              </w:rPr>
            </w:r>
            <w:r>
              <w:rPr>
                <w:noProof/>
                <w:webHidden/>
              </w:rPr>
              <w:fldChar w:fldCharType="separate"/>
            </w:r>
            <w:r>
              <w:rPr>
                <w:noProof/>
                <w:webHidden/>
              </w:rPr>
              <w:t>68</w:t>
            </w:r>
            <w:r>
              <w:rPr>
                <w:noProof/>
                <w:webHidden/>
              </w:rPr>
              <w:fldChar w:fldCharType="end"/>
            </w:r>
          </w:hyperlink>
        </w:p>
        <w:p w14:paraId="2CCC3746" w14:textId="04C86B27"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1" w:history="1">
            <w:r w:rsidRPr="00162C3A">
              <w:rPr>
                <w:rStyle w:val="Hyperlink"/>
                <w:noProof/>
              </w:rPr>
              <w:t>C-24.3.2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General requirements</w:t>
            </w:r>
            <w:r>
              <w:rPr>
                <w:noProof/>
                <w:webHidden/>
              </w:rPr>
              <w:tab/>
            </w:r>
            <w:r>
              <w:rPr>
                <w:noProof/>
                <w:webHidden/>
              </w:rPr>
              <w:fldChar w:fldCharType="begin"/>
            </w:r>
            <w:r>
              <w:rPr>
                <w:noProof/>
                <w:webHidden/>
              </w:rPr>
              <w:instrText xml:space="preserve"> PAGEREF _Toc175134701 \h </w:instrText>
            </w:r>
            <w:r>
              <w:rPr>
                <w:noProof/>
                <w:webHidden/>
              </w:rPr>
            </w:r>
            <w:r>
              <w:rPr>
                <w:noProof/>
                <w:webHidden/>
              </w:rPr>
              <w:fldChar w:fldCharType="separate"/>
            </w:r>
            <w:r>
              <w:rPr>
                <w:noProof/>
                <w:webHidden/>
              </w:rPr>
              <w:t>69</w:t>
            </w:r>
            <w:r>
              <w:rPr>
                <w:noProof/>
                <w:webHidden/>
              </w:rPr>
              <w:fldChar w:fldCharType="end"/>
            </w:r>
          </w:hyperlink>
        </w:p>
        <w:p w14:paraId="3171527F" w14:textId="3CF0A3DC"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2" w:history="1">
            <w:r w:rsidRPr="00162C3A">
              <w:rPr>
                <w:rStyle w:val="Hyperlink"/>
                <w:noProof/>
              </w:rPr>
              <w:t>C-24.3.3</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Automatic Update</w:t>
            </w:r>
            <w:r>
              <w:rPr>
                <w:noProof/>
                <w:webHidden/>
              </w:rPr>
              <w:tab/>
            </w:r>
            <w:r>
              <w:rPr>
                <w:noProof/>
                <w:webHidden/>
              </w:rPr>
              <w:fldChar w:fldCharType="begin"/>
            </w:r>
            <w:r>
              <w:rPr>
                <w:noProof/>
                <w:webHidden/>
              </w:rPr>
              <w:instrText xml:space="preserve"> PAGEREF _Toc175134702 \h </w:instrText>
            </w:r>
            <w:r>
              <w:rPr>
                <w:noProof/>
                <w:webHidden/>
              </w:rPr>
            </w:r>
            <w:r>
              <w:rPr>
                <w:noProof/>
                <w:webHidden/>
              </w:rPr>
              <w:fldChar w:fldCharType="separate"/>
            </w:r>
            <w:r>
              <w:rPr>
                <w:noProof/>
                <w:webHidden/>
              </w:rPr>
              <w:t>70</w:t>
            </w:r>
            <w:r>
              <w:rPr>
                <w:noProof/>
                <w:webHidden/>
              </w:rPr>
              <w:fldChar w:fldCharType="end"/>
            </w:r>
          </w:hyperlink>
        </w:p>
        <w:p w14:paraId="63769259" w14:textId="630855F2"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3" w:history="1">
            <w:r w:rsidRPr="00162C3A">
              <w:rPr>
                <w:rStyle w:val="Hyperlink"/>
                <w:noProof/>
              </w:rPr>
              <w:t>C-24.3.4</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Manual Update</w:t>
            </w:r>
            <w:r>
              <w:rPr>
                <w:noProof/>
                <w:webHidden/>
              </w:rPr>
              <w:tab/>
            </w:r>
            <w:r>
              <w:rPr>
                <w:noProof/>
                <w:webHidden/>
              </w:rPr>
              <w:fldChar w:fldCharType="begin"/>
            </w:r>
            <w:r>
              <w:rPr>
                <w:noProof/>
                <w:webHidden/>
              </w:rPr>
              <w:instrText xml:space="preserve"> PAGEREF _Toc175134703 \h </w:instrText>
            </w:r>
            <w:r>
              <w:rPr>
                <w:noProof/>
                <w:webHidden/>
              </w:rPr>
            </w:r>
            <w:r>
              <w:rPr>
                <w:noProof/>
                <w:webHidden/>
              </w:rPr>
              <w:fldChar w:fldCharType="separate"/>
            </w:r>
            <w:r>
              <w:rPr>
                <w:noProof/>
                <w:webHidden/>
              </w:rPr>
              <w:t>71</w:t>
            </w:r>
            <w:r>
              <w:rPr>
                <w:noProof/>
                <w:webHidden/>
              </w:rPr>
              <w:fldChar w:fldCharType="end"/>
            </w:r>
          </w:hyperlink>
        </w:p>
        <w:p w14:paraId="56D953B8" w14:textId="1C07E7DA"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4" w:history="1">
            <w:r w:rsidRPr="00162C3A">
              <w:rPr>
                <w:rStyle w:val="Hyperlink"/>
                <w:noProof/>
              </w:rPr>
              <w:t>C-24.3.5</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 xml:space="preserve">Management of updates to </w:t>
            </w:r>
            <w:r w:rsidRPr="00162C3A">
              <w:rPr>
                <w:rStyle w:val="Hyperlink"/>
                <w:noProof/>
                <w:highlight w:val="yellow"/>
              </w:rPr>
              <w:t>Dataset</w:t>
            </w:r>
            <w:r w:rsidRPr="00162C3A">
              <w:rPr>
                <w:rStyle w:val="Hyperlink"/>
                <w:noProof/>
              </w:rPr>
              <w:t xml:space="preserve"> Support files</w:t>
            </w:r>
            <w:r>
              <w:rPr>
                <w:noProof/>
                <w:webHidden/>
              </w:rPr>
              <w:tab/>
            </w:r>
            <w:r>
              <w:rPr>
                <w:noProof/>
                <w:webHidden/>
              </w:rPr>
              <w:fldChar w:fldCharType="begin"/>
            </w:r>
            <w:r>
              <w:rPr>
                <w:noProof/>
                <w:webHidden/>
              </w:rPr>
              <w:instrText xml:space="preserve"> PAGEREF _Toc175134704 \h </w:instrText>
            </w:r>
            <w:r>
              <w:rPr>
                <w:noProof/>
                <w:webHidden/>
              </w:rPr>
            </w:r>
            <w:r>
              <w:rPr>
                <w:noProof/>
                <w:webHidden/>
              </w:rPr>
              <w:fldChar w:fldCharType="separate"/>
            </w:r>
            <w:r>
              <w:rPr>
                <w:noProof/>
                <w:webHidden/>
              </w:rPr>
              <w:t>71</w:t>
            </w:r>
            <w:r>
              <w:rPr>
                <w:noProof/>
                <w:webHidden/>
              </w:rPr>
              <w:fldChar w:fldCharType="end"/>
            </w:r>
          </w:hyperlink>
        </w:p>
        <w:p w14:paraId="6A6DAF8E" w14:textId="6BD8A92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05" w:history="1">
            <w:r w:rsidRPr="00162C3A">
              <w:rPr>
                <w:rStyle w:val="Hyperlink"/>
                <w:noProof/>
              </w:rPr>
              <w:t>C-24.4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_Toc175134705 \h </w:instrText>
            </w:r>
            <w:r>
              <w:rPr>
                <w:noProof/>
                <w:webHidden/>
              </w:rPr>
            </w:r>
            <w:r>
              <w:rPr>
                <w:noProof/>
                <w:webHidden/>
              </w:rPr>
              <w:fldChar w:fldCharType="separate"/>
            </w:r>
            <w:r>
              <w:rPr>
                <w:noProof/>
                <w:webHidden/>
              </w:rPr>
              <w:t>71</w:t>
            </w:r>
            <w:r>
              <w:rPr>
                <w:noProof/>
                <w:webHidden/>
              </w:rPr>
              <w:fldChar w:fldCharType="end"/>
            </w:r>
          </w:hyperlink>
        </w:p>
        <w:p w14:paraId="0CF4C224" w14:textId="0604FD8D"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6" w:history="1">
            <w:r w:rsidRPr="00162C3A">
              <w:rPr>
                <w:rStyle w:val="Hyperlink"/>
                <w:noProof/>
              </w:rPr>
              <w:t>C-25</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Dataset Support File Formats</w:t>
            </w:r>
            <w:r>
              <w:rPr>
                <w:noProof/>
                <w:webHidden/>
              </w:rPr>
              <w:tab/>
            </w:r>
            <w:r>
              <w:rPr>
                <w:noProof/>
                <w:webHidden/>
              </w:rPr>
              <w:fldChar w:fldCharType="begin"/>
            </w:r>
            <w:r>
              <w:rPr>
                <w:noProof/>
                <w:webHidden/>
              </w:rPr>
              <w:instrText xml:space="preserve"> PAGEREF _Toc175134706 \h </w:instrText>
            </w:r>
            <w:r>
              <w:rPr>
                <w:noProof/>
                <w:webHidden/>
              </w:rPr>
            </w:r>
            <w:r>
              <w:rPr>
                <w:noProof/>
                <w:webHidden/>
              </w:rPr>
              <w:fldChar w:fldCharType="separate"/>
            </w:r>
            <w:r>
              <w:rPr>
                <w:noProof/>
                <w:webHidden/>
              </w:rPr>
              <w:t>72</w:t>
            </w:r>
            <w:r>
              <w:rPr>
                <w:noProof/>
                <w:webHidden/>
              </w:rPr>
              <w:fldChar w:fldCharType="end"/>
            </w:r>
          </w:hyperlink>
        </w:p>
        <w:p w14:paraId="24C8939B" w14:textId="271ED364"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7" w:history="1">
            <w:r w:rsidRPr="00162C3A">
              <w:rPr>
                <w:rStyle w:val="Hyperlink"/>
                <w:noProof/>
              </w:rPr>
              <w:t xml:space="preserve">Appendix C-1 – </w:t>
            </w:r>
            <w:r>
              <w:rPr>
                <w:noProof/>
                <w:webHidden/>
              </w:rPr>
              <w:tab/>
            </w:r>
            <w:r>
              <w:rPr>
                <w:noProof/>
                <w:webHidden/>
              </w:rPr>
              <w:fldChar w:fldCharType="begin"/>
            </w:r>
            <w:r>
              <w:rPr>
                <w:noProof/>
                <w:webHidden/>
              </w:rPr>
              <w:instrText xml:space="preserve"> PAGEREF _Toc175134707 \h </w:instrText>
            </w:r>
            <w:r>
              <w:rPr>
                <w:noProof/>
                <w:webHidden/>
              </w:rPr>
            </w:r>
            <w:r>
              <w:rPr>
                <w:noProof/>
                <w:webHidden/>
              </w:rPr>
              <w:fldChar w:fldCharType="separate"/>
            </w:r>
            <w:r>
              <w:rPr>
                <w:noProof/>
                <w:webHidden/>
              </w:rPr>
              <w:t>74</w:t>
            </w:r>
            <w:r>
              <w:rPr>
                <w:noProof/>
                <w:webHidden/>
              </w:rPr>
              <w:fldChar w:fldCharType="end"/>
            </w:r>
          </w:hyperlink>
        </w:p>
        <w:p w14:paraId="3DD36173" w14:textId="7A4AFF2C"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8" w:history="1">
            <w:r w:rsidRPr="00162C3A">
              <w:rPr>
                <w:rStyle w:val="Hyperlink"/>
                <w:noProof/>
              </w:rPr>
              <w:t>Appendix C-1 Manual Editing and/or Update (?)</w:t>
            </w:r>
            <w:r>
              <w:rPr>
                <w:noProof/>
                <w:webHidden/>
              </w:rPr>
              <w:tab/>
            </w:r>
            <w:r>
              <w:rPr>
                <w:noProof/>
                <w:webHidden/>
              </w:rPr>
              <w:fldChar w:fldCharType="begin"/>
            </w:r>
            <w:r>
              <w:rPr>
                <w:noProof/>
                <w:webHidden/>
              </w:rPr>
              <w:instrText xml:space="preserve"> PAGEREF _Toc175134708 \h </w:instrText>
            </w:r>
            <w:r>
              <w:rPr>
                <w:noProof/>
                <w:webHidden/>
              </w:rPr>
            </w:r>
            <w:r>
              <w:rPr>
                <w:noProof/>
                <w:webHidden/>
              </w:rPr>
              <w:fldChar w:fldCharType="separate"/>
            </w:r>
            <w:r>
              <w:rPr>
                <w:noProof/>
                <w:webHidden/>
              </w:rPr>
              <w:t>74</w:t>
            </w:r>
            <w:r>
              <w:rPr>
                <w:noProof/>
                <w:webHidden/>
              </w:rPr>
              <w:fldChar w:fldCharType="end"/>
            </w:r>
          </w:hyperlink>
        </w:p>
        <w:p w14:paraId="714E3ED5" w14:textId="7C0487E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9" w:history="1">
            <w:r w:rsidRPr="00162C3A">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_Toc175134709 \h </w:instrText>
            </w:r>
            <w:r>
              <w:rPr>
                <w:noProof/>
                <w:webHidden/>
              </w:rPr>
            </w:r>
            <w:r>
              <w:rPr>
                <w:noProof/>
                <w:webHidden/>
              </w:rPr>
              <w:fldChar w:fldCharType="separate"/>
            </w:r>
            <w:r>
              <w:rPr>
                <w:noProof/>
                <w:webHidden/>
              </w:rPr>
              <w:t>74</w:t>
            </w:r>
            <w:r>
              <w:rPr>
                <w:noProof/>
                <w:webHidden/>
              </w:rPr>
              <w:fldChar w:fldCharType="end"/>
            </w:r>
          </w:hyperlink>
        </w:p>
        <w:p w14:paraId="61CD6B36" w14:textId="0409AB84"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0" w:history="1">
            <w:r w:rsidRPr="00162C3A">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_Toc175134710 \h </w:instrText>
            </w:r>
            <w:r>
              <w:rPr>
                <w:noProof/>
                <w:webHidden/>
              </w:rPr>
            </w:r>
            <w:r>
              <w:rPr>
                <w:noProof/>
                <w:webHidden/>
              </w:rPr>
              <w:fldChar w:fldCharType="separate"/>
            </w:r>
            <w:r>
              <w:rPr>
                <w:noProof/>
                <w:webHidden/>
              </w:rPr>
              <w:t>76</w:t>
            </w:r>
            <w:r>
              <w:rPr>
                <w:noProof/>
                <w:webHidden/>
              </w:rPr>
              <w:fldChar w:fldCharType="end"/>
            </w:r>
          </w:hyperlink>
        </w:p>
        <w:p w14:paraId="2096DDF2" w14:textId="2E77C350"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1" w:history="1">
            <w:r w:rsidRPr="00162C3A">
              <w:rPr>
                <w:rStyle w:val="Hyperlink"/>
                <w:noProof/>
              </w:rPr>
              <w:t>Appendix C-3 - ECDIS Update Status Reports</w:t>
            </w:r>
            <w:r>
              <w:rPr>
                <w:noProof/>
                <w:webHidden/>
              </w:rPr>
              <w:tab/>
            </w:r>
            <w:r>
              <w:rPr>
                <w:noProof/>
                <w:webHidden/>
              </w:rPr>
              <w:fldChar w:fldCharType="begin"/>
            </w:r>
            <w:r>
              <w:rPr>
                <w:noProof/>
                <w:webHidden/>
              </w:rPr>
              <w:instrText xml:space="preserve"> PAGEREF _Toc175134711 \h </w:instrText>
            </w:r>
            <w:r>
              <w:rPr>
                <w:noProof/>
                <w:webHidden/>
              </w:rPr>
            </w:r>
            <w:r>
              <w:rPr>
                <w:noProof/>
                <w:webHidden/>
              </w:rPr>
              <w:fldChar w:fldCharType="separate"/>
            </w:r>
            <w:r>
              <w:rPr>
                <w:noProof/>
                <w:webHidden/>
              </w:rPr>
              <w:t>82</w:t>
            </w:r>
            <w:r>
              <w:rPr>
                <w:noProof/>
                <w:webHidden/>
              </w:rPr>
              <w:fldChar w:fldCharType="end"/>
            </w:r>
          </w:hyperlink>
        </w:p>
        <w:p w14:paraId="56CD52E5" w14:textId="03E1E329"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2" w:history="1">
            <w:r w:rsidRPr="00162C3A">
              <w:rPr>
                <w:rStyle w:val="Hyperlink"/>
                <w:noProof/>
              </w:rPr>
              <w:t>Appendix C-4 - User Selected Safety Contour and Water Level Adjustment</w:t>
            </w:r>
            <w:r>
              <w:rPr>
                <w:noProof/>
                <w:webHidden/>
              </w:rPr>
              <w:tab/>
            </w:r>
            <w:r>
              <w:rPr>
                <w:noProof/>
                <w:webHidden/>
              </w:rPr>
              <w:fldChar w:fldCharType="begin"/>
            </w:r>
            <w:r>
              <w:rPr>
                <w:noProof/>
                <w:webHidden/>
              </w:rPr>
              <w:instrText xml:space="preserve"> PAGEREF _Toc175134712 \h </w:instrText>
            </w:r>
            <w:r>
              <w:rPr>
                <w:noProof/>
                <w:webHidden/>
              </w:rPr>
            </w:r>
            <w:r>
              <w:rPr>
                <w:noProof/>
                <w:webHidden/>
              </w:rPr>
              <w:fldChar w:fldCharType="separate"/>
            </w:r>
            <w:r>
              <w:rPr>
                <w:noProof/>
                <w:webHidden/>
              </w:rPr>
              <w:t>88</w:t>
            </w:r>
            <w:r>
              <w:rPr>
                <w:noProof/>
                <w:webHidden/>
              </w:rPr>
              <w:fldChar w:fldCharType="end"/>
            </w:r>
          </w:hyperlink>
        </w:p>
        <w:p w14:paraId="1DF20E0F" w14:textId="6CA4EDC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3" w:history="1">
            <w:r w:rsidRPr="00162C3A">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User Selectable Safety Contour</w:t>
            </w:r>
            <w:r>
              <w:rPr>
                <w:noProof/>
                <w:webHidden/>
              </w:rPr>
              <w:tab/>
            </w:r>
            <w:r>
              <w:rPr>
                <w:noProof/>
                <w:webHidden/>
              </w:rPr>
              <w:fldChar w:fldCharType="begin"/>
            </w:r>
            <w:r>
              <w:rPr>
                <w:noProof/>
                <w:webHidden/>
              </w:rPr>
              <w:instrText xml:space="preserve"> PAGEREF _Toc175134713 \h </w:instrText>
            </w:r>
            <w:r>
              <w:rPr>
                <w:noProof/>
                <w:webHidden/>
              </w:rPr>
            </w:r>
            <w:r>
              <w:rPr>
                <w:noProof/>
                <w:webHidden/>
              </w:rPr>
              <w:fldChar w:fldCharType="separate"/>
            </w:r>
            <w:r>
              <w:rPr>
                <w:noProof/>
                <w:webHidden/>
              </w:rPr>
              <w:t>88</w:t>
            </w:r>
            <w:r>
              <w:rPr>
                <w:noProof/>
                <w:webHidden/>
              </w:rPr>
              <w:fldChar w:fldCharType="end"/>
            </w:r>
          </w:hyperlink>
        </w:p>
        <w:p w14:paraId="6A121A62" w14:textId="3D58FEF2"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14" w:history="1">
            <w:r w:rsidRPr="00162C3A">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_Toc175134714 \h </w:instrText>
            </w:r>
            <w:r>
              <w:rPr>
                <w:noProof/>
                <w:webHidden/>
              </w:rPr>
            </w:r>
            <w:r>
              <w:rPr>
                <w:noProof/>
                <w:webHidden/>
              </w:rPr>
              <w:fldChar w:fldCharType="separate"/>
            </w:r>
            <w:r>
              <w:rPr>
                <w:noProof/>
                <w:webHidden/>
              </w:rPr>
              <w:t>88</w:t>
            </w:r>
            <w:r>
              <w:rPr>
                <w:noProof/>
                <w:webHidden/>
              </w:rPr>
              <w:fldChar w:fldCharType="end"/>
            </w:r>
          </w:hyperlink>
        </w:p>
        <w:p w14:paraId="538AFFA3" w14:textId="26F6D1D0"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15" w:history="1">
            <w:r w:rsidRPr="00162C3A">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Data Constraints</w:t>
            </w:r>
            <w:r>
              <w:rPr>
                <w:noProof/>
                <w:webHidden/>
              </w:rPr>
              <w:tab/>
            </w:r>
            <w:r>
              <w:rPr>
                <w:noProof/>
                <w:webHidden/>
              </w:rPr>
              <w:fldChar w:fldCharType="begin"/>
            </w:r>
            <w:r>
              <w:rPr>
                <w:noProof/>
                <w:webHidden/>
              </w:rPr>
              <w:instrText xml:space="preserve"> PAGEREF _Toc175134715 \h </w:instrText>
            </w:r>
            <w:r>
              <w:rPr>
                <w:noProof/>
                <w:webHidden/>
              </w:rPr>
            </w:r>
            <w:r>
              <w:rPr>
                <w:noProof/>
                <w:webHidden/>
              </w:rPr>
              <w:fldChar w:fldCharType="separate"/>
            </w:r>
            <w:r>
              <w:rPr>
                <w:noProof/>
                <w:webHidden/>
              </w:rPr>
              <w:t>89</w:t>
            </w:r>
            <w:r>
              <w:rPr>
                <w:noProof/>
                <w:webHidden/>
              </w:rPr>
              <w:fldChar w:fldCharType="end"/>
            </w:r>
          </w:hyperlink>
        </w:p>
        <w:p w14:paraId="167DE87C" w14:textId="3F292B0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16" w:history="1">
            <w:r w:rsidRPr="00162C3A">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Implementation</w:t>
            </w:r>
            <w:r>
              <w:rPr>
                <w:noProof/>
                <w:webHidden/>
              </w:rPr>
              <w:tab/>
            </w:r>
            <w:r>
              <w:rPr>
                <w:noProof/>
                <w:webHidden/>
              </w:rPr>
              <w:fldChar w:fldCharType="begin"/>
            </w:r>
            <w:r>
              <w:rPr>
                <w:noProof/>
                <w:webHidden/>
              </w:rPr>
              <w:instrText xml:space="preserve"> PAGEREF _Toc175134716 \h </w:instrText>
            </w:r>
            <w:r>
              <w:rPr>
                <w:noProof/>
                <w:webHidden/>
              </w:rPr>
            </w:r>
            <w:r>
              <w:rPr>
                <w:noProof/>
                <w:webHidden/>
              </w:rPr>
              <w:fldChar w:fldCharType="separate"/>
            </w:r>
            <w:r>
              <w:rPr>
                <w:noProof/>
                <w:webHidden/>
              </w:rPr>
              <w:t>89</w:t>
            </w:r>
            <w:r>
              <w:rPr>
                <w:noProof/>
                <w:webHidden/>
              </w:rPr>
              <w:fldChar w:fldCharType="end"/>
            </w:r>
          </w:hyperlink>
        </w:p>
        <w:p w14:paraId="774C8F78" w14:textId="191D0D8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7" w:history="1">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Water Level Adjustment</w:t>
            </w:r>
            <w:r>
              <w:rPr>
                <w:noProof/>
                <w:webHidden/>
              </w:rPr>
              <w:tab/>
            </w:r>
            <w:r>
              <w:rPr>
                <w:noProof/>
                <w:webHidden/>
              </w:rPr>
              <w:fldChar w:fldCharType="begin"/>
            </w:r>
            <w:r>
              <w:rPr>
                <w:noProof/>
                <w:webHidden/>
              </w:rPr>
              <w:instrText xml:space="preserve"> PAGEREF _Toc175134717 \h </w:instrText>
            </w:r>
            <w:r>
              <w:rPr>
                <w:noProof/>
                <w:webHidden/>
              </w:rPr>
            </w:r>
            <w:r>
              <w:rPr>
                <w:noProof/>
                <w:webHidden/>
              </w:rPr>
              <w:fldChar w:fldCharType="separate"/>
            </w:r>
            <w:r>
              <w:rPr>
                <w:noProof/>
                <w:webHidden/>
              </w:rPr>
              <w:t>91</w:t>
            </w:r>
            <w:r>
              <w:rPr>
                <w:noProof/>
                <w:webHidden/>
              </w:rPr>
              <w:fldChar w:fldCharType="end"/>
            </w:r>
          </w:hyperlink>
        </w:p>
        <w:p w14:paraId="4F28F829" w14:textId="3E567478"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8" w:history="1">
            <w:r w:rsidRPr="00162C3A">
              <w:rPr>
                <w:rStyle w:val="Hyperlink"/>
                <w:noProof/>
              </w:rPr>
              <w:t>C-5</w:t>
            </w:r>
            <w:r>
              <w:rPr>
                <w:noProof/>
                <w:webHidden/>
              </w:rPr>
              <w:tab/>
            </w:r>
            <w:r>
              <w:rPr>
                <w:noProof/>
                <w:webHidden/>
              </w:rPr>
              <w:fldChar w:fldCharType="begin"/>
            </w:r>
            <w:r>
              <w:rPr>
                <w:noProof/>
                <w:webHidden/>
              </w:rPr>
              <w:instrText xml:space="preserve"> PAGEREF _Toc175134718 \h </w:instrText>
            </w:r>
            <w:r>
              <w:rPr>
                <w:noProof/>
                <w:webHidden/>
              </w:rPr>
            </w:r>
            <w:r>
              <w:rPr>
                <w:noProof/>
                <w:webHidden/>
              </w:rPr>
              <w:fldChar w:fldCharType="separate"/>
            </w:r>
            <w:r>
              <w:rPr>
                <w:noProof/>
                <w:webHidden/>
              </w:rPr>
              <w:t>91</w:t>
            </w:r>
            <w:r>
              <w:rPr>
                <w:noProof/>
                <w:webHidden/>
              </w:rPr>
              <w:fldChar w:fldCharType="end"/>
            </w:r>
          </w:hyperlink>
        </w:p>
        <w:p w14:paraId="71C5299D" w14:textId="5B2900D9"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19" w:history="1">
            <w:r w:rsidRPr="00162C3A">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General</w:t>
            </w:r>
            <w:r>
              <w:rPr>
                <w:noProof/>
                <w:webHidden/>
              </w:rPr>
              <w:tab/>
            </w:r>
            <w:r>
              <w:rPr>
                <w:noProof/>
                <w:webHidden/>
              </w:rPr>
              <w:fldChar w:fldCharType="begin"/>
            </w:r>
            <w:r>
              <w:rPr>
                <w:noProof/>
                <w:webHidden/>
              </w:rPr>
              <w:instrText xml:space="preserve"> PAGEREF _Toc175134719 \h </w:instrText>
            </w:r>
            <w:r>
              <w:rPr>
                <w:noProof/>
                <w:webHidden/>
              </w:rPr>
            </w:r>
            <w:r>
              <w:rPr>
                <w:noProof/>
                <w:webHidden/>
              </w:rPr>
              <w:fldChar w:fldCharType="separate"/>
            </w:r>
            <w:r>
              <w:rPr>
                <w:noProof/>
                <w:webHidden/>
              </w:rPr>
              <w:t>91</w:t>
            </w:r>
            <w:r>
              <w:rPr>
                <w:noProof/>
                <w:webHidden/>
              </w:rPr>
              <w:fldChar w:fldCharType="end"/>
            </w:r>
          </w:hyperlink>
        </w:p>
        <w:p w14:paraId="33DA5B61" w14:textId="100B8F8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0" w:history="1">
            <w:r w:rsidRPr="00162C3A">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Constraints on input data</w:t>
            </w:r>
            <w:r>
              <w:rPr>
                <w:noProof/>
                <w:webHidden/>
              </w:rPr>
              <w:tab/>
            </w:r>
            <w:r>
              <w:rPr>
                <w:noProof/>
                <w:webHidden/>
              </w:rPr>
              <w:fldChar w:fldCharType="begin"/>
            </w:r>
            <w:r>
              <w:rPr>
                <w:noProof/>
                <w:webHidden/>
              </w:rPr>
              <w:instrText xml:space="preserve"> PAGEREF _Toc175134720 \h </w:instrText>
            </w:r>
            <w:r>
              <w:rPr>
                <w:noProof/>
                <w:webHidden/>
              </w:rPr>
            </w:r>
            <w:r>
              <w:rPr>
                <w:noProof/>
                <w:webHidden/>
              </w:rPr>
              <w:fldChar w:fldCharType="separate"/>
            </w:r>
            <w:r>
              <w:rPr>
                <w:noProof/>
                <w:webHidden/>
              </w:rPr>
              <w:t>91</w:t>
            </w:r>
            <w:r>
              <w:rPr>
                <w:noProof/>
                <w:webHidden/>
              </w:rPr>
              <w:fldChar w:fldCharType="end"/>
            </w:r>
          </w:hyperlink>
        </w:p>
        <w:p w14:paraId="5AF06F14" w14:textId="47F2DBD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1" w:history="1">
            <w:r w:rsidRPr="00162C3A">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User inputs</w:t>
            </w:r>
            <w:r>
              <w:rPr>
                <w:noProof/>
                <w:webHidden/>
              </w:rPr>
              <w:tab/>
            </w:r>
            <w:r>
              <w:rPr>
                <w:noProof/>
                <w:webHidden/>
              </w:rPr>
              <w:fldChar w:fldCharType="begin"/>
            </w:r>
            <w:r>
              <w:rPr>
                <w:noProof/>
                <w:webHidden/>
              </w:rPr>
              <w:instrText xml:space="preserve"> PAGEREF _Toc175134721 \h </w:instrText>
            </w:r>
            <w:r>
              <w:rPr>
                <w:noProof/>
                <w:webHidden/>
              </w:rPr>
            </w:r>
            <w:r>
              <w:rPr>
                <w:noProof/>
                <w:webHidden/>
              </w:rPr>
              <w:fldChar w:fldCharType="separate"/>
            </w:r>
            <w:r>
              <w:rPr>
                <w:noProof/>
                <w:webHidden/>
              </w:rPr>
              <w:t>92</w:t>
            </w:r>
            <w:r>
              <w:rPr>
                <w:noProof/>
                <w:webHidden/>
              </w:rPr>
              <w:fldChar w:fldCharType="end"/>
            </w:r>
          </w:hyperlink>
        </w:p>
        <w:p w14:paraId="54E2401C" w14:textId="08EF72A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2" w:history="1">
            <w:r w:rsidRPr="00162C3A">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Implementation - general</w:t>
            </w:r>
            <w:r>
              <w:rPr>
                <w:noProof/>
                <w:webHidden/>
              </w:rPr>
              <w:tab/>
            </w:r>
            <w:r>
              <w:rPr>
                <w:noProof/>
                <w:webHidden/>
              </w:rPr>
              <w:fldChar w:fldCharType="begin"/>
            </w:r>
            <w:r>
              <w:rPr>
                <w:noProof/>
                <w:webHidden/>
              </w:rPr>
              <w:instrText xml:space="preserve"> PAGEREF _Toc175134722 \h </w:instrText>
            </w:r>
            <w:r>
              <w:rPr>
                <w:noProof/>
                <w:webHidden/>
              </w:rPr>
            </w:r>
            <w:r>
              <w:rPr>
                <w:noProof/>
                <w:webHidden/>
              </w:rPr>
              <w:fldChar w:fldCharType="separate"/>
            </w:r>
            <w:r>
              <w:rPr>
                <w:noProof/>
                <w:webHidden/>
              </w:rPr>
              <w:t>92</w:t>
            </w:r>
            <w:r>
              <w:rPr>
                <w:noProof/>
                <w:webHidden/>
              </w:rPr>
              <w:fldChar w:fldCharType="end"/>
            </w:r>
          </w:hyperlink>
        </w:p>
        <w:p w14:paraId="06C256F4" w14:textId="059459D4"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3" w:history="1">
            <w:r w:rsidRPr="00162C3A">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_Toc175134723 \h </w:instrText>
            </w:r>
            <w:r>
              <w:rPr>
                <w:noProof/>
                <w:webHidden/>
              </w:rPr>
            </w:r>
            <w:r>
              <w:rPr>
                <w:noProof/>
                <w:webHidden/>
              </w:rPr>
              <w:fldChar w:fldCharType="separate"/>
            </w:r>
            <w:r>
              <w:rPr>
                <w:noProof/>
                <w:webHidden/>
              </w:rPr>
              <w:t>93</w:t>
            </w:r>
            <w:r>
              <w:rPr>
                <w:noProof/>
                <w:webHidden/>
              </w:rPr>
              <w:fldChar w:fldCharType="end"/>
            </w:r>
          </w:hyperlink>
        </w:p>
        <w:p w14:paraId="688E8DE1" w14:textId="64B5F061"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4" w:history="1">
            <w:r w:rsidRPr="00162C3A">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_Toc175134724 \h </w:instrText>
            </w:r>
            <w:r>
              <w:rPr>
                <w:noProof/>
                <w:webHidden/>
              </w:rPr>
            </w:r>
            <w:r>
              <w:rPr>
                <w:noProof/>
                <w:webHidden/>
              </w:rPr>
              <w:fldChar w:fldCharType="separate"/>
            </w:r>
            <w:r>
              <w:rPr>
                <w:noProof/>
                <w:webHidden/>
              </w:rPr>
              <w:t>94</w:t>
            </w:r>
            <w:r>
              <w:rPr>
                <w:noProof/>
                <w:webHidden/>
              </w:rPr>
              <w:fldChar w:fldCharType="end"/>
            </w:r>
          </w:hyperlink>
        </w:p>
        <w:p w14:paraId="3FE5D644" w14:textId="7DA3AB0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5" w:history="1">
            <w:r w:rsidRPr="00162C3A">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_Toc175134725 \h </w:instrText>
            </w:r>
            <w:r>
              <w:rPr>
                <w:noProof/>
                <w:webHidden/>
              </w:rPr>
            </w:r>
            <w:r>
              <w:rPr>
                <w:noProof/>
                <w:webHidden/>
              </w:rPr>
              <w:fldChar w:fldCharType="separate"/>
            </w:r>
            <w:r>
              <w:rPr>
                <w:noProof/>
                <w:webHidden/>
              </w:rPr>
              <w:t>95</w:t>
            </w:r>
            <w:r>
              <w:rPr>
                <w:noProof/>
                <w:webHidden/>
              </w:rPr>
              <w:fldChar w:fldCharType="end"/>
            </w:r>
          </w:hyperlink>
        </w:p>
        <w:p w14:paraId="6F59CD43" w14:textId="4123715A"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26" w:history="1">
            <w:r w:rsidRPr="00162C3A">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_Toc175134726 \h </w:instrText>
            </w:r>
            <w:r>
              <w:rPr>
                <w:noProof/>
                <w:webHidden/>
              </w:rPr>
            </w:r>
            <w:r>
              <w:rPr>
                <w:noProof/>
                <w:webHidden/>
              </w:rPr>
              <w:fldChar w:fldCharType="separate"/>
            </w:r>
            <w:r>
              <w:rPr>
                <w:noProof/>
                <w:webHidden/>
              </w:rPr>
              <w:t>100</w:t>
            </w:r>
            <w:r>
              <w:rPr>
                <w:noProof/>
                <w:webHidden/>
              </w:rPr>
              <w:fldChar w:fldCharType="end"/>
            </w:r>
          </w:hyperlink>
        </w:p>
        <w:p w14:paraId="63246605" w14:textId="79727F0D"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27" w:history="1">
            <w:r w:rsidRPr="00162C3A">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Substitution and adjustment of depth values</w:t>
            </w:r>
            <w:r>
              <w:rPr>
                <w:noProof/>
                <w:webHidden/>
              </w:rPr>
              <w:tab/>
            </w:r>
            <w:r>
              <w:rPr>
                <w:noProof/>
                <w:webHidden/>
              </w:rPr>
              <w:fldChar w:fldCharType="begin"/>
            </w:r>
            <w:r>
              <w:rPr>
                <w:noProof/>
                <w:webHidden/>
              </w:rPr>
              <w:instrText xml:space="preserve"> PAGEREF _Toc175134727 \h </w:instrText>
            </w:r>
            <w:r>
              <w:rPr>
                <w:noProof/>
                <w:webHidden/>
              </w:rPr>
            </w:r>
            <w:r>
              <w:rPr>
                <w:noProof/>
                <w:webHidden/>
              </w:rPr>
              <w:fldChar w:fldCharType="separate"/>
            </w:r>
            <w:r>
              <w:rPr>
                <w:noProof/>
                <w:webHidden/>
              </w:rPr>
              <w:t>100</w:t>
            </w:r>
            <w:r>
              <w:rPr>
                <w:noProof/>
                <w:webHidden/>
              </w:rPr>
              <w:fldChar w:fldCharType="end"/>
            </w:r>
          </w:hyperlink>
        </w:p>
        <w:p w14:paraId="066AB033" w14:textId="4BEDCE5D"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8" w:history="1">
            <w:r w:rsidRPr="00162C3A">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General</w:t>
            </w:r>
            <w:r>
              <w:rPr>
                <w:noProof/>
                <w:webHidden/>
              </w:rPr>
              <w:tab/>
            </w:r>
            <w:r>
              <w:rPr>
                <w:noProof/>
                <w:webHidden/>
              </w:rPr>
              <w:fldChar w:fldCharType="begin"/>
            </w:r>
            <w:r>
              <w:rPr>
                <w:noProof/>
                <w:webHidden/>
              </w:rPr>
              <w:instrText xml:space="preserve"> PAGEREF _Toc175134728 \h </w:instrText>
            </w:r>
            <w:r>
              <w:rPr>
                <w:noProof/>
                <w:webHidden/>
              </w:rPr>
            </w:r>
            <w:r>
              <w:rPr>
                <w:noProof/>
                <w:webHidden/>
              </w:rPr>
              <w:fldChar w:fldCharType="separate"/>
            </w:r>
            <w:r>
              <w:rPr>
                <w:noProof/>
                <w:webHidden/>
              </w:rPr>
              <w:t>100</w:t>
            </w:r>
            <w:r>
              <w:rPr>
                <w:noProof/>
                <w:webHidden/>
              </w:rPr>
              <w:fldChar w:fldCharType="end"/>
            </w:r>
          </w:hyperlink>
        </w:p>
        <w:p w14:paraId="45F65AF6" w14:textId="4E8B2E69"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9" w:history="1">
            <w:r w:rsidRPr="00162C3A">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162C3A">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_Toc175134729 \h </w:instrText>
            </w:r>
            <w:r>
              <w:rPr>
                <w:noProof/>
                <w:webHidden/>
              </w:rPr>
            </w:r>
            <w:r>
              <w:rPr>
                <w:noProof/>
                <w:webHidden/>
              </w:rPr>
              <w:fldChar w:fldCharType="separate"/>
            </w:r>
            <w:r>
              <w:rPr>
                <w:noProof/>
                <w:webHidden/>
              </w:rPr>
              <w:t>100</w:t>
            </w:r>
            <w:r>
              <w:rPr>
                <w:noProof/>
                <w:webHidden/>
              </w:rPr>
              <w:fldChar w:fldCharType="end"/>
            </w:r>
          </w:hyperlink>
        </w:p>
        <w:p w14:paraId="170C5F52" w14:textId="6F072A34" w:rsidR="00DD4967" w:rsidRDefault="00DD4967">
          <w:pPr>
            <w:pStyle w:val="TOC3"/>
            <w:rPr>
              <w:rFonts w:asciiTheme="minorHAnsi" w:eastAsiaTheme="minorEastAsia" w:hAnsiTheme="minorHAnsi" w:cstheme="minorBidi"/>
              <w:iCs w:val="0"/>
              <w:noProof/>
              <w:kern w:val="2"/>
              <w:sz w:val="24"/>
              <w:szCs w:val="24"/>
              <w:lang w:eastAsia="en-GB"/>
              <w14:ligatures w14:val="standardContextual"/>
            </w:rPr>
          </w:pPr>
          <w:hyperlink w:anchor="_Toc175134730" w:history="1">
            <w:r w:rsidRPr="00162C3A">
              <w:rPr>
                <w:rStyle w:val="Hyperlink"/>
                <w:noProof/>
              </w:rPr>
              <w:t>C-4.3</w:t>
            </w:r>
            <w:r w:rsidRPr="00162C3A">
              <w:rPr>
                <w:rStyle w:val="Hyperlink"/>
                <w:noProof/>
                <w:highlight w:val="yellow"/>
              </w:rPr>
              <w:t>.[Deleted]</w:t>
            </w:r>
            <w:r>
              <w:rPr>
                <w:noProof/>
                <w:webHidden/>
              </w:rPr>
              <w:tab/>
            </w:r>
            <w:r>
              <w:rPr>
                <w:noProof/>
                <w:webHidden/>
              </w:rPr>
              <w:fldChar w:fldCharType="begin"/>
            </w:r>
            <w:r>
              <w:rPr>
                <w:noProof/>
                <w:webHidden/>
              </w:rPr>
              <w:instrText xml:space="preserve"> PAGEREF _Toc175134730 \h </w:instrText>
            </w:r>
            <w:r>
              <w:rPr>
                <w:noProof/>
                <w:webHidden/>
              </w:rPr>
            </w:r>
            <w:r>
              <w:rPr>
                <w:noProof/>
                <w:webHidden/>
              </w:rPr>
              <w:fldChar w:fldCharType="separate"/>
            </w:r>
            <w:r>
              <w:rPr>
                <w:noProof/>
                <w:webHidden/>
              </w:rPr>
              <w:t>102</w:t>
            </w:r>
            <w:r>
              <w:rPr>
                <w:noProof/>
                <w:webHidden/>
              </w:rPr>
              <w:fldChar w:fldCharType="end"/>
            </w:r>
          </w:hyperlink>
        </w:p>
        <w:p w14:paraId="50B178FF" w14:textId="50125520"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31" w:history="1">
            <w:r w:rsidRPr="00162C3A">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_Toc175134731 \h </w:instrText>
            </w:r>
            <w:r>
              <w:rPr>
                <w:noProof/>
                <w:webHidden/>
              </w:rPr>
            </w:r>
            <w:r>
              <w:rPr>
                <w:noProof/>
                <w:webHidden/>
              </w:rPr>
              <w:fldChar w:fldCharType="separate"/>
            </w:r>
            <w:r>
              <w:rPr>
                <w:noProof/>
                <w:webHidden/>
              </w:rPr>
              <w:t>102</w:t>
            </w:r>
            <w:r>
              <w:rPr>
                <w:noProof/>
                <w:webHidden/>
              </w:rPr>
              <w:fldChar w:fldCharType="end"/>
            </w:r>
          </w:hyperlink>
        </w:p>
        <w:p w14:paraId="437BAEEB" w14:textId="6395648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32" w:history="1">
            <w:r w:rsidRPr="00162C3A">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Alerts and indication details</w:t>
            </w:r>
            <w:r>
              <w:rPr>
                <w:noProof/>
                <w:webHidden/>
              </w:rPr>
              <w:tab/>
            </w:r>
            <w:r>
              <w:rPr>
                <w:noProof/>
                <w:webHidden/>
              </w:rPr>
              <w:fldChar w:fldCharType="begin"/>
            </w:r>
            <w:r>
              <w:rPr>
                <w:noProof/>
                <w:webHidden/>
              </w:rPr>
              <w:instrText xml:space="preserve"> PAGEREF _Toc175134732 \h </w:instrText>
            </w:r>
            <w:r>
              <w:rPr>
                <w:noProof/>
                <w:webHidden/>
              </w:rPr>
            </w:r>
            <w:r>
              <w:rPr>
                <w:noProof/>
                <w:webHidden/>
              </w:rPr>
              <w:fldChar w:fldCharType="separate"/>
            </w:r>
            <w:r>
              <w:rPr>
                <w:noProof/>
                <w:webHidden/>
              </w:rPr>
              <w:t>103</w:t>
            </w:r>
            <w:r>
              <w:rPr>
                <w:noProof/>
                <w:webHidden/>
              </w:rPr>
              <w:fldChar w:fldCharType="end"/>
            </w:r>
          </w:hyperlink>
        </w:p>
        <w:p w14:paraId="7AF256DE" w14:textId="283678CB"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33" w:history="1">
            <w:r w:rsidRPr="00162C3A">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Legend details</w:t>
            </w:r>
            <w:r>
              <w:rPr>
                <w:noProof/>
                <w:webHidden/>
              </w:rPr>
              <w:tab/>
            </w:r>
            <w:r>
              <w:rPr>
                <w:noProof/>
                <w:webHidden/>
              </w:rPr>
              <w:fldChar w:fldCharType="begin"/>
            </w:r>
            <w:r>
              <w:rPr>
                <w:noProof/>
                <w:webHidden/>
              </w:rPr>
              <w:instrText xml:space="preserve"> PAGEREF _Toc175134733 \h </w:instrText>
            </w:r>
            <w:r>
              <w:rPr>
                <w:noProof/>
                <w:webHidden/>
              </w:rPr>
            </w:r>
            <w:r>
              <w:rPr>
                <w:noProof/>
                <w:webHidden/>
              </w:rPr>
              <w:fldChar w:fldCharType="separate"/>
            </w:r>
            <w:r>
              <w:rPr>
                <w:noProof/>
                <w:webHidden/>
              </w:rPr>
              <w:t>103</w:t>
            </w:r>
            <w:r>
              <w:rPr>
                <w:noProof/>
                <w:webHidden/>
              </w:rPr>
              <w:fldChar w:fldCharType="end"/>
            </w:r>
          </w:hyperlink>
        </w:p>
        <w:p w14:paraId="3DFB7943" w14:textId="33F4BD84"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4" w:history="1">
            <w:r w:rsidRPr="00162C3A">
              <w:rPr>
                <w:rStyle w:val="Hyperlink"/>
                <w:noProof/>
              </w:rPr>
              <w:t>Appendix C-7 – Data Loading Strategy</w:t>
            </w:r>
            <w:r>
              <w:rPr>
                <w:noProof/>
                <w:webHidden/>
              </w:rPr>
              <w:tab/>
            </w:r>
            <w:r>
              <w:rPr>
                <w:noProof/>
                <w:webHidden/>
              </w:rPr>
              <w:fldChar w:fldCharType="begin"/>
            </w:r>
            <w:r>
              <w:rPr>
                <w:noProof/>
                <w:webHidden/>
              </w:rPr>
              <w:instrText xml:space="preserve"> PAGEREF _Toc175134734 \h </w:instrText>
            </w:r>
            <w:r>
              <w:rPr>
                <w:noProof/>
                <w:webHidden/>
              </w:rPr>
            </w:r>
            <w:r>
              <w:rPr>
                <w:noProof/>
                <w:webHidden/>
              </w:rPr>
              <w:fldChar w:fldCharType="separate"/>
            </w:r>
            <w:r>
              <w:rPr>
                <w:noProof/>
                <w:webHidden/>
              </w:rPr>
              <w:t>105</w:t>
            </w:r>
            <w:r>
              <w:rPr>
                <w:noProof/>
                <w:webHidden/>
              </w:rPr>
              <w:fldChar w:fldCharType="end"/>
            </w:r>
          </w:hyperlink>
        </w:p>
        <w:p w14:paraId="7367C77E" w14:textId="48C30044"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5" w:history="1">
            <w:r w:rsidRPr="00162C3A">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Data Loading Strategy</w:t>
            </w:r>
            <w:r>
              <w:rPr>
                <w:noProof/>
                <w:webHidden/>
              </w:rPr>
              <w:tab/>
            </w:r>
            <w:r>
              <w:rPr>
                <w:noProof/>
                <w:webHidden/>
              </w:rPr>
              <w:fldChar w:fldCharType="begin"/>
            </w:r>
            <w:r>
              <w:rPr>
                <w:noProof/>
                <w:webHidden/>
              </w:rPr>
              <w:instrText xml:space="preserve"> PAGEREF _Toc175134735 \h </w:instrText>
            </w:r>
            <w:r>
              <w:rPr>
                <w:noProof/>
                <w:webHidden/>
              </w:rPr>
            </w:r>
            <w:r>
              <w:rPr>
                <w:noProof/>
                <w:webHidden/>
              </w:rPr>
              <w:fldChar w:fldCharType="separate"/>
            </w:r>
            <w:r>
              <w:rPr>
                <w:noProof/>
                <w:webHidden/>
              </w:rPr>
              <w:t>105</w:t>
            </w:r>
            <w:r>
              <w:rPr>
                <w:noProof/>
                <w:webHidden/>
              </w:rPr>
              <w:fldChar w:fldCharType="end"/>
            </w:r>
          </w:hyperlink>
        </w:p>
        <w:p w14:paraId="6F5D29E7" w14:textId="77A9B60F"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36" w:history="1">
            <w:r w:rsidRPr="00162C3A">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_Toc175134736 \h </w:instrText>
            </w:r>
            <w:r>
              <w:rPr>
                <w:noProof/>
                <w:webHidden/>
              </w:rPr>
            </w:r>
            <w:r>
              <w:rPr>
                <w:noProof/>
                <w:webHidden/>
              </w:rPr>
              <w:fldChar w:fldCharType="separate"/>
            </w:r>
            <w:r>
              <w:rPr>
                <w:noProof/>
                <w:webHidden/>
              </w:rPr>
              <w:t>105</w:t>
            </w:r>
            <w:r>
              <w:rPr>
                <w:noProof/>
                <w:webHidden/>
              </w:rPr>
              <w:fldChar w:fldCharType="end"/>
            </w:r>
          </w:hyperlink>
        </w:p>
        <w:p w14:paraId="641D69F1" w14:textId="3C62A485"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7" w:history="1">
            <w:r w:rsidRPr="00162C3A">
              <w:rPr>
                <w:rStyle w:val="Hyperlink"/>
                <w:noProof/>
              </w:rPr>
              <w:t>Appendix C-8 – GML Coverage Polygons</w:t>
            </w:r>
            <w:r>
              <w:rPr>
                <w:noProof/>
                <w:webHidden/>
              </w:rPr>
              <w:tab/>
            </w:r>
            <w:r>
              <w:rPr>
                <w:noProof/>
                <w:webHidden/>
              </w:rPr>
              <w:fldChar w:fldCharType="begin"/>
            </w:r>
            <w:r>
              <w:rPr>
                <w:noProof/>
                <w:webHidden/>
              </w:rPr>
              <w:instrText xml:space="preserve"> PAGEREF _Toc175134737 \h </w:instrText>
            </w:r>
            <w:r>
              <w:rPr>
                <w:noProof/>
                <w:webHidden/>
              </w:rPr>
            </w:r>
            <w:r>
              <w:rPr>
                <w:noProof/>
                <w:webHidden/>
              </w:rPr>
              <w:fldChar w:fldCharType="separate"/>
            </w:r>
            <w:r>
              <w:rPr>
                <w:noProof/>
                <w:webHidden/>
              </w:rPr>
              <w:t>106</w:t>
            </w:r>
            <w:r>
              <w:rPr>
                <w:noProof/>
                <w:webHidden/>
              </w:rPr>
              <w:fldChar w:fldCharType="end"/>
            </w:r>
          </w:hyperlink>
        </w:p>
        <w:p w14:paraId="57763976" w14:textId="6ABF6CE2" w:rsidR="00DD4967" w:rsidRDefault="00DD4967">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8" w:history="1">
            <w:r w:rsidRPr="00162C3A">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162C3A">
              <w:rPr>
                <w:rStyle w:val="Hyperlink"/>
                <w:noProof/>
              </w:rPr>
              <w:t>GML Coverage Polygons</w:t>
            </w:r>
            <w:r>
              <w:rPr>
                <w:noProof/>
                <w:webHidden/>
              </w:rPr>
              <w:tab/>
            </w:r>
            <w:r>
              <w:rPr>
                <w:noProof/>
                <w:webHidden/>
              </w:rPr>
              <w:fldChar w:fldCharType="begin"/>
            </w:r>
            <w:r>
              <w:rPr>
                <w:noProof/>
                <w:webHidden/>
              </w:rPr>
              <w:instrText xml:space="preserve"> PAGEREF _Toc175134738 \h </w:instrText>
            </w:r>
            <w:r>
              <w:rPr>
                <w:noProof/>
                <w:webHidden/>
              </w:rPr>
            </w:r>
            <w:r>
              <w:rPr>
                <w:noProof/>
                <w:webHidden/>
              </w:rPr>
              <w:fldChar w:fldCharType="separate"/>
            </w:r>
            <w:r>
              <w:rPr>
                <w:noProof/>
                <w:webHidden/>
              </w:rPr>
              <w:t>106</w:t>
            </w:r>
            <w:r>
              <w:rPr>
                <w:noProof/>
                <w:webHidden/>
              </w:rPr>
              <w:fldChar w:fldCharType="end"/>
            </w:r>
          </w:hyperlink>
        </w:p>
        <w:p w14:paraId="6D8747D2" w14:textId="2637DE3A"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39" w:history="1">
            <w:r w:rsidRPr="00162C3A">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Introduction</w:t>
            </w:r>
            <w:r>
              <w:rPr>
                <w:noProof/>
                <w:webHidden/>
              </w:rPr>
              <w:tab/>
            </w:r>
            <w:r>
              <w:rPr>
                <w:noProof/>
                <w:webHidden/>
              </w:rPr>
              <w:fldChar w:fldCharType="begin"/>
            </w:r>
            <w:r>
              <w:rPr>
                <w:noProof/>
                <w:webHidden/>
              </w:rPr>
              <w:instrText xml:space="preserve"> PAGEREF _Toc175134739 \h </w:instrText>
            </w:r>
            <w:r>
              <w:rPr>
                <w:noProof/>
                <w:webHidden/>
              </w:rPr>
            </w:r>
            <w:r>
              <w:rPr>
                <w:noProof/>
                <w:webHidden/>
              </w:rPr>
              <w:fldChar w:fldCharType="separate"/>
            </w:r>
            <w:r>
              <w:rPr>
                <w:noProof/>
                <w:webHidden/>
              </w:rPr>
              <w:t>106</w:t>
            </w:r>
            <w:r>
              <w:rPr>
                <w:noProof/>
                <w:webHidden/>
              </w:rPr>
              <w:fldChar w:fldCharType="end"/>
            </w:r>
          </w:hyperlink>
        </w:p>
        <w:p w14:paraId="79DB28F7" w14:textId="043CEF1C" w:rsidR="00DD4967" w:rsidRDefault="00DD4967">
          <w:pPr>
            <w:pStyle w:val="TOC2"/>
            <w:rPr>
              <w:rFonts w:asciiTheme="minorHAnsi" w:eastAsiaTheme="minorEastAsia" w:hAnsiTheme="minorHAnsi" w:cstheme="minorBidi"/>
              <w:noProof/>
              <w:kern w:val="2"/>
              <w:sz w:val="24"/>
              <w:szCs w:val="24"/>
              <w:lang w:eastAsia="en-GB"/>
              <w14:ligatures w14:val="standardContextual"/>
            </w:rPr>
          </w:pPr>
          <w:hyperlink w:anchor="_Toc175134740" w:history="1">
            <w:r w:rsidRPr="00162C3A">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162C3A">
              <w:rPr>
                <w:rStyle w:val="Hyperlink"/>
                <w:noProof/>
              </w:rPr>
              <w:t>Specification</w:t>
            </w:r>
            <w:r>
              <w:rPr>
                <w:noProof/>
                <w:webHidden/>
              </w:rPr>
              <w:tab/>
            </w:r>
            <w:r>
              <w:rPr>
                <w:noProof/>
                <w:webHidden/>
              </w:rPr>
              <w:fldChar w:fldCharType="begin"/>
            </w:r>
            <w:r>
              <w:rPr>
                <w:noProof/>
                <w:webHidden/>
              </w:rPr>
              <w:instrText xml:space="preserve"> PAGEREF _Toc175134740 \h </w:instrText>
            </w:r>
            <w:r>
              <w:rPr>
                <w:noProof/>
                <w:webHidden/>
              </w:rPr>
            </w:r>
            <w:r>
              <w:rPr>
                <w:noProof/>
                <w:webHidden/>
              </w:rPr>
              <w:fldChar w:fldCharType="separate"/>
            </w:r>
            <w:r>
              <w:rPr>
                <w:noProof/>
                <w:webHidden/>
              </w:rPr>
              <w:t>106</w:t>
            </w:r>
            <w:r>
              <w:rPr>
                <w:noProof/>
                <w:webHidden/>
              </w:rPr>
              <w:fldChar w:fldCharType="end"/>
            </w:r>
          </w:hyperlink>
        </w:p>
        <w:p w14:paraId="22BDCFFF" w14:textId="67BF784D"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ins w:id="27" w:author="Raphael Malyankar" w:date="2023-08-30T15:45:00Z">
              <w:r w:rsidRPr="00B77A92">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ins w:id="28" w:author="Raphael Malyankar" w:date="2023-08-30T15:45:00Z">
              <w:r w:rsidRPr="00237F07">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ins w:id="29" w:author="Raphael Malyankar" w:date="2023-08-31T15:08:00Z">
              <w:r w:rsidRPr="00237F07">
                <w:rPr>
                  <w:rFonts w:cs="Arial"/>
                </w:rPr>
                <w:t xml:space="preserve">Added </w:t>
              </w:r>
            </w:ins>
            <w:ins w:id="30" w:author="Raphael Malyankar" w:date="2023-08-31T15:07:00Z">
              <w:r w:rsidRPr="00B77A92">
                <w:rPr>
                  <w:rFonts w:cs="Arial"/>
                </w:rPr>
                <w:t>MSC.530(106)</w:t>
              </w:r>
            </w:ins>
            <w:ins w:id="31" w:author="Raphael Malyankar" w:date="2023-08-31T15:08:00Z">
              <w:r w:rsidRPr="00B77A92">
                <w:rPr>
                  <w:rFonts w:cs="Arial"/>
                </w:rPr>
                <w:t xml:space="preserve"> </w:t>
              </w:r>
            </w:ins>
            <w:ins w:id="32" w:author="Raphael Malyankar" w:date="2023-08-31T15:09:00Z">
              <w:r w:rsidRPr="00B77A92">
                <w:rPr>
                  <w:rFonts w:cs="Arial"/>
                </w:rPr>
                <w:t>in place of</w:t>
              </w:r>
            </w:ins>
            <w:ins w:id="33" w:author="Raphael Malyankar" w:date="2023-08-31T15:08:00Z">
              <w:r w:rsidRPr="00B77A92">
                <w:rPr>
                  <w:rFonts w:cs="Arial"/>
                </w:rPr>
                <w:t xml:space="preserve"> MSC.232(82)</w:t>
              </w:r>
            </w:ins>
            <w:ins w:id="34" w:author="Raphael Malyankar" w:date="2023-08-31T15:09:00Z">
              <w:r w:rsidRPr="00B77A92">
                <w:rPr>
                  <w:rFonts w:cs="Arial"/>
                </w:rPr>
                <w:t xml:space="preserve"> and updated text accordingly</w:t>
              </w:r>
            </w:ins>
            <w:ins w:id="35" w:author="Raphael Malyankar" w:date="2023-08-31T20:07:00Z">
              <w:r w:rsidR="009F5B46" w:rsidRPr="00B77A92">
                <w:rPr>
                  <w:rFonts w:cs="Arial"/>
                </w:rPr>
                <w:t xml:space="preserve"> (</w:t>
              </w:r>
            </w:ins>
            <w:ins w:id="36" w:author="Raphael Malyankar" w:date="2023-09-01T00:48:00Z">
              <w:r w:rsidR="003571AE" w:rsidRPr="00B77A92">
                <w:rPr>
                  <w:rFonts w:cs="Arial"/>
                </w:rPr>
                <w:t>“SENC” to “</w:t>
              </w:r>
            </w:ins>
            <w:ins w:id="37" w:author="Raphael Malyankar" w:date="2023-09-01T00:47:00Z">
              <w:r w:rsidR="003571AE" w:rsidRPr="00B77A92">
                <w:rPr>
                  <w:rFonts w:cs="Arial"/>
                </w:rPr>
                <w:t>System Database</w:t>
              </w:r>
            </w:ins>
            <w:ins w:id="38" w:author="Raphael Malyankar" w:date="2023-09-01T00:48:00Z">
              <w:r w:rsidR="003571AE" w:rsidRPr="00B77A92">
                <w:rPr>
                  <w:rFonts w:cs="Arial"/>
                </w:rPr>
                <w:t>”</w:t>
              </w:r>
            </w:ins>
            <w:ins w:id="39" w:author="Raphael Malyankar" w:date="2023-09-01T00:47:00Z">
              <w:r w:rsidR="003571AE" w:rsidRPr="00B77A92">
                <w:rPr>
                  <w:rFonts w:cs="Arial"/>
                </w:rPr>
                <w:t xml:space="preserve">- </w:t>
              </w:r>
            </w:ins>
            <w:ins w:id="40" w:author="Raphael Malyankar" w:date="2023-08-31T20:07:00Z">
              <w:r w:rsidR="009B7AB4" w:rsidRPr="00B77A92">
                <w:rPr>
                  <w:rFonts w:cs="Arial"/>
                </w:rPr>
                <w:t>various clauses</w:t>
              </w:r>
              <w:r w:rsidR="009F5B46" w:rsidRPr="00B77A92">
                <w:rPr>
                  <w:rFonts w:cs="Arial"/>
                </w:rPr>
                <w:t>)</w:t>
              </w:r>
            </w:ins>
            <w:ins w:id="41" w:author="Raphael Malyankar" w:date="2023-08-31T15:09:00Z">
              <w:r w:rsidRPr="00B77A92">
                <w:rPr>
                  <w:rFonts w:cs="Arial"/>
                </w:rPr>
                <w:t xml:space="preserve">; updated tidal stream panel presentation </w:t>
              </w:r>
            </w:ins>
            <w:ins w:id="42" w:author="Raphael Malyankar" w:date="2023-08-31T15:10:00Z">
              <w:r w:rsidRPr="00B77A92">
                <w:rPr>
                  <w:rFonts w:cs="Arial"/>
                </w:rPr>
                <w:t>(C-15.4);</w:t>
              </w:r>
            </w:ins>
            <w:ins w:id="43" w:author="Raphael Malyankar" w:date="2023-09-01T00:40:00Z">
              <w:r w:rsidR="005226E5" w:rsidRPr="00B77A92">
                <w:rPr>
                  <w:rFonts w:cs="Arial"/>
                </w:rPr>
                <w:t xml:space="preserve"> </w:t>
              </w:r>
            </w:ins>
            <w:ins w:id="44" w:author="Raphael Malyankar" w:date="2023-09-01T00:41:00Z">
              <w:r w:rsidR="005226E5" w:rsidRPr="00B77A92">
                <w:rPr>
                  <w:rFonts w:cs="Arial"/>
                </w:rPr>
                <w:t xml:space="preserve">fixed heading 1 and heading 2 styles; </w:t>
              </w:r>
            </w:ins>
            <w:ins w:id="45" w:author="Raphael Malyankar" w:date="2023-09-01T00:40:00Z">
              <w:r w:rsidR="005226E5" w:rsidRPr="00B77A92">
                <w:rPr>
                  <w:rFonts w:cs="Arial"/>
                </w:rPr>
                <w:t>added new clause listing allowed support file formats for ECDIS</w:t>
              </w:r>
            </w:ins>
            <w:ins w:id="46" w:author="Raphael Malyankar" w:date="2023-09-01T01:03:00Z">
              <w:r w:rsidR="00BA7446" w:rsidRPr="00B77A92">
                <w:rPr>
                  <w:rFonts w:cs="Arial"/>
                </w:rPr>
                <w:t xml:space="preserve"> and elaborated rules for additional information in text (C-11.5)</w:t>
              </w:r>
            </w:ins>
            <w:ins w:id="47" w:author="Raphael Malyankar" w:date="2023-09-01T00:46:00Z">
              <w:r w:rsidR="003571AE" w:rsidRPr="00B77A92">
                <w:rPr>
                  <w:rFonts w:cs="Arial"/>
                </w:rPr>
                <w:t>; struck alternate labels in Tables C-2 and C-3;</w:t>
              </w:r>
            </w:ins>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ins w:id="48" w:author="jonathan pritchard" w:date="2024-02-06T16:09:00Z">
              <w:r w:rsidRPr="00B77A92">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ins w:id="49" w:author="jonathan pritchard" w:date="2024-02-06T16:09:00Z">
              <w:r w:rsidRPr="00237F07">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ins w:id="50" w:author="jonathan pritchard" w:date="2024-02-06T16:09:00Z">
              <w:r w:rsidRPr="00237F07">
                <w:rPr>
                  <w:rFonts w:cs="Arial"/>
                </w:rPr>
                <w:t xml:space="preserve">Collection of issues identified by subgroup </w:t>
              </w:r>
            </w:ins>
            <w:ins w:id="51" w:author="jonathan pritchard" w:date="2024-02-06T16:10:00Z">
              <w:r w:rsidRPr="00B77A92">
                <w:rPr>
                  <w:rFonts w:cs="Arial"/>
                </w:rPr>
                <w:t>and external stakeholder.</w:t>
              </w:r>
            </w:ins>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ins w:id="52" w:author="jonathan pritchard" w:date="2024-05-21T13:38:00Z" w16du:dateUtc="2024-05-21T12:38:00Z">
              <w:r w:rsidRPr="00B77A92">
                <w:rPr>
                  <w:rFonts w:cs="Arial"/>
                </w:rPr>
                <w:t>1.</w:t>
              </w:r>
            </w:ins>
            <w:ins w:id="53" w:author="jonathan pritchard" w:date="2024-05-29T03:01:00Z" w16du:dateUtc="2024-05-29T02:01:00Z">
              <w:r w:rsidR="002D6A62" w:rsidRPr="00B77A92">
                <w:rPr>
                  <w:rFonts w:cs="Arial"/>
                </w:rPr>
                <w:t>3</w:t>
              </w:r>
            </w:ins>
            <w:ins w:id="54" w:author="jonathan pritchard" w:date="2024-05-21T13:38:00Z" w16du:dateUtc="2024-05-21T12:38:00Z">
              <w:r w:rsidRPr="00B77A92">
                <w:rPr>
                  <w:rFonts w:cs="Arial"/>
                </w:rPr>
                <w:t>.</w:t>
              </w:r>
            </w:ins>
            <w:ins w:id="55" w:author="jonathan pritchard" w:date="2024-05-29T03:01:00Z" w16du:dateUtc="2024-05-29T02:01:00Z">
              <w:r w:rsidR="002D6A62" w:rsidRPr="00B77A9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ins w:id="56" w:author="jonathan pritchard" w:date="2024-05-21T13:38:00Z" w16du:dateUtc="2024-05-21T12:38:00Z">
              <w:r w:rsidRPr="00237F07">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ins w:id="57" w:author="jonathan pritchard" w:date="2024-05-21T13:38:00Z" w16du:dateUtc="2024-05-21T12:38:00Z">
              <w:r w:rsidRPr="00237F07">
                <w:rPr>
                  <w:rFonts w:cs="Arial"/>
                </w:rPr>
                <w:t>Incorporating stakeholder inputs, GitHub discussions and TSM 2024 outputs.</w:t>
              </w:r>
            </w:ins>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ins w:id="58" w:author="jonathan pritchard" w:date="2024-07-05T16:46:00Z" w16du:dateUtc="2024-07-05T15:46:00Z">
              <w:r w:rsidRPr="00B77A92">
                <w:rPr>
                  <w:rFonts w:cs="Arial"/>
                </w:rPr>
                <w:t>1.3.</w:t>
              </w:r>
            </w:ins>
            <w:ins w:id="59" w:author="jonathan pritchard" w:date="2024-07-30T06:14:00Z" w16du:dateUtc="2024-07-30T05:14:00Z">
              <w:r w:rsidR="00B64E30" w:rsidRPr="00B77A92">
                <w:rPr>
                  <w:rFonts w:cs="Arial"/>
                </w:rPr>
                <w:t>4</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ins w:id="60" w:author="jonathan pritchard" w:date="2024-07-05T16:46:00Z" w16du:dateUtc="2024-07-05T15:46:00Z">
              <w:r w:rsidRPr="00237F07">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ins w:id="61" w:author="jonathan pritchard" w:date="2024-07-05T16:46:00Z" w16du:dateUtc="2024-07-05T15:46:00Z">
              <w:r w:rsidRPr="00237F07">
                <w:rPr>
                  <w:rFonts w:cs="Arial"/>
                </w:rPr>
                <w:t>Version after review m</w:t>
              </w:r>
            </w:ins>
            <w:ins w:id="62" w:author="jonathan pritchard" w:date="2024-07-30T06:13:00Z" w16du:dateUtc="2024-07-30T05:13:00Z">
              <w:r w:rsidR="00B64E30" w:rsidRPr="00B77A92">
                <w:rPr>
                  <w:rFonts w:cs="Arial"/>
                </w:rPr>
                <w:t>eetings</w:t>
              </w:r>
            </w:ins>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ins w:id="63" w:author="jonathan pritchard" w:date="2024-08-21T10:54:00Z" w16du:dateUtc="2024-08-21T09:54:00Z">
              <w:r w:rsidRPr="00B77A92">
                <w:rPr>
                  <w:rFonts w:cs="Arial"/>
                </w:rPr>
                <w:t>1.4.0</w:t>
              </w:r>
            </w:ins>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ins w:id="64" w:author="jonathan pritchard" w:date="2024-08-21T10:54:00Z" w16du:dateUtc="2024-08-21T09:54:00Z">
              <w:r w:rsidRPr="00237F07">
                <w:rPr>
                  <w:rFonts w:cs="Arial"/>
                </w:rPr>
                <w:t>August 2024</w:t>
              </w:r>
            </w:ins>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ins w:id="65" w:author="jonathan pritchard" w:date="2024-08-21T10:54:00Z" w16du:dateUtc="2024-08-21T09:54:00Z">
              <w:r w:rsidRPr="00237F07">
                <w:rPr>
                  <w:rFonts w:cs="Arial"/>
                </w:rPr>
                <w:t xml:space="preserve">Version </w:t>
              </w:r>
            </w:ins>
            <w:ins w:id="66" w:author="jonathan pritchard" w:date="2024-08-21T10:55:00Z" w16du:dateUtc="2024-08-21T09:55:00Z">
              <w:r w:rsidRPr="00B77A92">
                <w:rPr>
                  <w:rFonts w:cs="Arial"/>
                </w:rPr>
                <w:t>prepared for F2F meeting with stakeholders.</w:t>
              </w:r>
            </w:ins>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237F07" w:rsidRDefault="00703BA8" w:rsidP="004E61EE">
            <w:pPr>
              <w:spacing w:before="60" w:after="60" w:line="240" w:lineRule="auto"/>
              <w:ind w:left="44" w:firstLine="43"/>
              <w:rPr>
                <w:rFonts w:cs="Arial"/>
              </w:rPr>
            </w:pP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6"/>
          <w:footerReference w:type="default" r:id="rId17"/>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73" w:name="_Toc175134525"/>
      <w:bookmarkEnd w:id="0"/>
      <w:bookmarkEnd w:id="1"/>
      <w:bookmarkEnd w:id="2"/>
      <w:r w:rsidRPr="00237F07">
        <w:rPr>
          <w:rFonts w:eastAsia="MS Mincho"/>
        </w:rPr>
        <w:lastRenderedPageBreak/>
        <w:t>Introduction</w:t>
      </w:r>
      <w:bookmarkEnd w:id="73"/>
    </w:p>
    <w:p w14:paraId="0BEA3CBA" w14:textId="0700425D"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r w:rsidR="00095477" w:rsidRPr="00237F07">
        <w:t>contains</w:t>
      </w:r>
      <w:r w:rsidRPr="00237F07">
        <w:t xml:space="preserve"> </w:t>
      </w:r>
      <w:r w:rsidR="00C951BB" w:rsidRPr="00237F07">
        <w:t>guidance for the implementation of</w:t>
      </w:r>
      <w:r w:rsidRPr="00237F07">
        <w:t xml:space="preserve"> harmonised portrayal 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759E95F6"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p>
    <w:p w14:paraId="0CB77B74" w14:textId="7BDC49B1" w:rsidR="00297204"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p>
    <w:p w14:paraId="7417A351" w14:textId="3F0163D7" w:rsidR="008B441C" w:rsidRPr="00237F07" w:rsidRDefault="008B441C" w:rsidP="004E61EE">
      <w:pPr>
        <w:spacing w:after="120" w:line="240" w:lineRule="auto"/>
        <w:jc w:val="both"/>
      </w:pPr>
      <w:r w:rsidRPr="00237F07">
        <w:t xml:space="preserve">Users of this document should refer to </w:t>
      </w:r>
      <w:r w:rsidR="00C4067C" w:rsidRPr="00237F07">
        <w:t xml:space="preserve">IEC </w:t>
      </w:r>
      <w:r w:rsidRPr="00237F07">
        <w:t>publications when dealing with implementation testing.</w:t>
      </w:r>
    </w:p>
    <w:p w14:paraId="74DA086D" w14:textId="77777777" w:rsidR="008172D8" w:rsidRPr="00237F07" w:rsidRDefault="008172D8" w:rsidP="004E61EE">
      <w:pPr>
        <w:spacing w:after="120" w:line="240" w:lineRule="auto"/>
        <w:jc w:val="both"/>
      </w:pPr>
    </w:p>
    <w:p w14:paraId="697FD68D" w14:textId="1548D5C5" w:rsidR="0064639B" w:rsidRPr="00237F07" w:rsidRDefault="0064639B" w:rsidP="00AE3E22">
      <w:pPr>
        <w:pStyle w:val="Heading1"/>
      </w:pPr>
      <w:bookmarkStart w:id="74" w:name="_Toc38829536"/>
      <w:bookmarkStart w:id="75" w:name="_Toc38830039"/>
      <w:bookmarkStart w:id="76" w:name="_Toc38936204"/>
      <w:bookmarkStart w:id="77" w:name="_Toc40990380"/>
      <w:bookmarkStart w:id="78" w:name="_Toc175134526"/>
      <w:bookmarkEnd w:id="74"/>
      <w:bookmarkEnd w:id="75"/>
      <w:bookmarkEnd w:id="76"/>
      <w:bookmarkEnd w:id="77"/>
      <w:r w:rsidRPr="00237F07">
        <w:t>References</w:t>
      </w:r>
      <w:bookmarkEnd w:id="78"/>
    </w:p>
    <w:p w14:paraId="263D91F4" w14:textId="7B06BD9B" w:rsidR="0096295A" w:rsidRPr="00237F07" w:rsidRDefault="0096295A" w:rsidP="00AE3E22">
      <w:pPr>
        <w:pStyle w:val="Heading2"/>
      </w:pPr>
      <w:bookmarkStart w:id="79" w:name="_Toc175134527"/>
      <w:r w:rsidRPr="00237F07">
        <w:t>Normative references</w:t>
      </w:r>
      <w:bookmarkEnd w:id="79"/>
    </w:p>
    <w:p w14:paraId="6BD7343C" w14:textId="3530E47E" w:rsidR="00B727EB" w:rsidRPr="00237F07" w:rsidRDefault="00B727EB" w:rsidP="004E61EE">
      <w:pPr>
        <w:spacing w:after="120" w:line="240" w:lineRule="auto"/>
        <w:ind w:left="1418" w:hanging="1418"/>
        <w:jc w:val="both"/>
        <w:rPr>
          <w:lang w:eastAsia="en-GB"/>
        </w:rPr>
      </w:pPr>
      <w:bookmarkStart w:id="80"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80"/>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145745C0" w14:textId="3881B444" w:rsidR="004D3C45" w:rsidRPr="00B77A92" w:rsidDel="00BA1F6C" w:rsidRDefault="00B727EB" w:rsidP="004E61EE">
      <w:pPr>
        <w:spacing w:after="120" w:line="240" w:lineRule="auto"/>
        <w:ind w:left="1418" w:hanging="1418"/>
        <w:jc w:val="both"/>
        <w:rPr>
          <w:del w:id="81" w:author="jonathan pritchard" w:date="2024-05-21T10:31:00Z" w16du:dateUtc="2024-05-21T09:31:00Z"/>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20FFF0AC" w:rsidR="00B727EB" w:rsidRPr="00237F07"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ins w:id="82" w:author="Raphael Malyankar" w:date="2023-08-31T14:58:00Z">
        <w:r w:rsidR="00AD76F5" w:rsidRPr="00B77A92">
          <w:rPr>
            <w:lang w:eastAsia="en-GB"/>
          </w:rPr>
          <w:t>3</w:t>
        </w:r>
      </w:ins>
      <w:del w:id="83" w:author="Raphael Malyankar" w:date="2023-08-31T14:58:00Z">
        <w:r w:rsidR="00335E14" w:rsidRPr="00B77A92" w:rsidDel="00AD76F5">
          <w:rPr>
            <w:lang w:eastAsia="en-GB"/>
          </w:rPr>
          <w:delText>2</w:delText>
        </w:r>
      </w:del>
      <w:r w:rsidR="00335E14" w:rsidRPr="00237F07">
        <w:rPr>
          <w:lang w:eastAsia="en-GB"/>
        </w:rPr>
        <w:t xml:space="preserve">.0, </w:t>
      </w:r>
      <w:del w:id="84" w:author="Raphael Malyankar" w:date="2023-08-31T14:58:00Z">
        <w:r w:rsidR="00335E14" w:rsidRPr="00B77A92" w:rsidDel="00AD76F5">
          <w:rPr>
            <w:lang w:eastAsia="en-GB"/>
          </w:rPr>
          <w:delText>2014</w:delText>
        </w:r>
      </w:del>
      <w:ins w:id="85" w:author="Raphael Malyankar" w:date="2023-08-31T14:58:00Z">
        <w:r w:rsidR="00AD76F5" w:rsidRPr="00B77A92">
          <w:rPr>
            <w:lang w:eastAsia="en-GB"/>
          </w:rPr>
          <w:t>2021</w:t>
        </w:r>
      </w:ins>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86"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77777777" w:rsidR="00395724" w:rsidRPr="00237F07" w:rsidRDefault="00395724" w:rsidP="004E61EE">
      <w:pPr>
        <w:spacing w:after="120" w:line="240" w:lineRule="auto"/>
        <w:ind w:left="1418" w:hanging="1418"/>
        <w:jc w:val="both"/>
        <w:rPr>
          <w:lang w:eastAsia="en-GB"/>
        </w:rPr>
      </w:pPr>
    </w:p>
    <w:p w14:paraId="15FDC10C" w14:textId="6AD92085" w:rsidR="0096295A" w:rsidRPr="00237F07" w:rsidRDefault="0096295A" w:rsidP="00AE3E22">
      <w:pPr>
        <w:pStyle w:val="Heading2"/>
        <w:rPr>
          <w:lang w:eastAsia="en-GB"/>
        </w:rPr>
      </w:pPr>
      <w:bookmarkStart w:id="87" w:name="_Toc175134528"/>
      <w:bookmarkEnd w:id="86"/>
      <w:r w:rsidRPr="00237F07">
        <w:rPr>
          <w:lang w:eastAsia="en-GB"/>
        </w:rPr>
        <w:t>Informative references</w:t>
      </w:r>
      <w:bookmarkEnd w:id="87"/>
    </w:p>
    <w:p w14:paraId="1DC3F177" w14:textId="6044F1BB" w:rsidR="000621E3" w:rsidRPr="00B77A92" w:rsidRDefault="0096295A" w:rsidP="004E61EE">
      <w:pPr>
        <w:spacing w:after="120" w:line="240" w:lineRule="auto"/>
        <w:ind w:left="1418" w:hanging="1418"/>
        <w:jc w:val="both"/>
        <w:rPr>
          <w:ins w:id="88" w:author="Raphael Malyankar" w:date="2023-08-31T15:06:00Z"/>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89" w:name="_Toc175134529"/>
      <w:r w:rsidRPr="00237F07">
        <w:rPr>
          <w:lang w:eastAsia="en-GB"/>
        </w:rPr>
        <w:t>Abbreviations and Notation</w:t>
      </w:r>
      <w:bookmarkEnd w:id="89"/>
    </w:p>
    <w:p w14:paraId="672C963E" w14:textId="6BCD1D62" w:rsidR="003E7D16" w:rsidRPr="00237F07" w:rsidRDefault="003E7D16" w:rsidP="00214B3A">
      <w:pPr>
        <w:pStyle w:val="Heading2"/>
        <w:rPr>
          <w:lang w:eastAsia="en-GB"/>
        </w:rPr>
      </w:pPr>
      <w:bookmarkStart w:id="90" w:name="_Toc99104495"/>
      <w:bookmarkStart w:id="91" w:name="_Toc99104948"/>
      <w:bookmarkStart w:id="92" w:name="_Toc175134530"/>
      <w:bookmarkEnd w:id="90"/>
      <w:bookmarkEnd w:id="91"/>
      <w:r w:rsidRPr="00237F07">
        <w:rPr>
          <w:lang w:eastAsia="en-GB"/>
        </w:rPr>
        <w:t>Abbreviations</w:t>
      </w:r>
      <w:bookmarkEnd w:id="9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93" w:name="_Toc175134531"/>
      <w:r w:rsidRPr="00237F07">
        <w:rPr>
          <w:lang w:eastAsia="en-GB"/>
        </w:rPr>
        <w:t>Notation</w:t>
      </w:r>
      <w:bookmarkEnd w:id="9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94"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9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8"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95" w:name="_Toc175134532"/>
      <w:commentRangeStart w:id="96"/>
      <w:r w:rsidRPr="00237F07">
        <w:rPr>
          <w:lang w:eastAsia="en-GB"/>
        </w:rPr>
        <w:t>Normative vs Informative</w:t>
      </w:r>
      <w:r w:rsidR="00B6123E" w:rsidRPr="00237F07">
        <w:rPr>
          <w:lang w:eastAsia="en-GB"/>
        </w:rPr>
        <w:t xml:space="preserve"> within this document</w:t>
      </w:r>
      <w:r w:rsidRPr="00237F07">
        <w:rPr>
          <w:lang w:eastAsia="en-GB"/>
        </w:rPr>
        <w:t>.</w:t>
      </w:r>
      <w:commentRangeEnd w:id="96"/>
      <w:r w:rsidR="00F2390C" w:rsidRPr="00237F07">
        <w:rPr>
          <w:rStyle w:val="CommentReference"/>
          <w:rFonts w:eastAsia="MS Mincho"/>
          <w:b w:val="0"/>
          <w:bCs w:val="0"/>
          <w:lang w:val="en-GB"/>
          <w:rPrChange w:id="97" w:author="jonathan pritchard" w:date="2024-08-21T11:05:00Z" w16du:dateUtc="2024-08-21T10:05:00Z">
            <w:rPr>
              <w:rStyle w:val="CommentReference"/>
              <w:rFonts w:eastAsia="MS Mincho"/>
              <w:b w:val="0"/>
              <w:bCs w:val="0"/>
            </w:rPr>
          </w:rPrChange>
        </w:rPr>
        <w:commentReference w:id="96"/>
      </w:r>
      <w:bookmarkEnd w:id="95"/>
    </w:p>
    <w:p w14:paraId="2FE3184A" w14:textId="11E72EAC"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should be implemented</w:t>
      </w:r>
      <w:r w:rsidRPr="00237F07">
        <w:rPr>
          <w:lang w:eastAsia="en-GB"/>
        </w:rPr>
        <w:t xml:space="preserve">. </w:t>
      </w:r>
      <w:r w:rsidR="00AD2F07" w:rsidRPr="00237F07">
        <w:rPr>
          <w:lang w:eastAsia="en-GB"/>
        </w:rPr>
        <w:t>Many parts of the S-100 framework are 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4E83EC94" w14:textId="78AD974B" w:rsidR="00AD2F07" w:rsidRPr="00237F07" w:rsidRDefault="00AD2F07" w:rsidP="00F2390C">
      <w:pPr>
        <w:jc w:val="both"/>
        <w:rPr>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36832BAF" w14:textId="77777777" w:rsidR="00237F07" w:rsidRPr="00237F07" w:rsidRDefault="00B6123E" w:rsidP="00F2390C">
      <w:pPr>
        <w:jc w:val="both"/>
        <w:rPr>
          <w:i/>
          <w:iCs/>
          <w:lang w:eastAsia="en-GB"/>
        </w:rPr>
      </w:pPr>
      <w:r w:rsidRPr="00237F07">
        <w:rPr>
          <w:i/>
          <w:iCs/>
          <w:lang w:eastAsia="en-GB"/>
        </w:rPr>
        <w:t xml:space="preserve">In many cases within this document </w:t>
      </w:r>
      <w:r w:rsidR="00953455" w:rsidRPr="00237F07">
        <w:rPr>
          <w:i/>
          <w:iCs/>
          <w:lang w:eastAsia="en-GB"/>
        </w:rPr>
        <w:t xml:space="preserve">S-100 </w:t>
      </w:r>
      <w:r w:rsidRPr="00237F07">
        <w:rPr>
          <w:i/>
          <w:iCs/>
          <w:lang w:eastAsia="en-GB"/>
        </w:rPr>
        <w:t xml:space="preserve">ECDIS behaviour is described which is mandatory, but which is </w:t>
      </w:r>
      <w:r w:rsidR="00237F07" w:rsidRPr="00237F07">
        <w:rPr>
          <w:i/>
          <w:iCs/>
          <w:lang w:eastAsia="en-GB"/>
        </w:rPr>
        <w:t xml:space="preserve">achieved </w:t>
      </w:r>
      <w:r w:rsidRPr="00237F07">
        <w:rPr>
          <w:i/>
          <w:iCs/>
          <w:lang w:eastAsia="en-GB"/>
        </w:rPr>
        <w:t>using e</w:t>
      </w:r>
      <w:r w:rsidR="00237F07" w:rsidRPr="00237F07">
        <w:rPr>
          <w:i/>
          <w:iCs/>
          <w:lang w:eastAsia="en-GB"/>
        </w:rPr>
        <w:t>lements of</w:t>
      </w:r>
      <w:r w:rsidRPr="00237F07">
        <w:rPr>
          <w:i/>
          <w:iCs/>
          <w:lang w:eastAsia="en-GB"/>
        </w:rPr>
        <w:t xml:space="preserve"> S-100 such as feature or portrayal catalogues.</w:t>
      </w:r>
      <w:r w:rsidR="00237F07" w:rsidRPr="00237F07">
        <w:rPr>
          <w:i/>
          <w:iCs/>
          <w:lang w:eastAsia="en-GB"/>
        </w:rPr>
        <w:t xml:space="preserve"> So, </w:t>
      </w:r>
      <w:r w:rsidRPr="00237F07">
        <w:rPr>
          <w:i/>
          <w:iCs/>
          <w:lang w:eastAsia="en-GB"/>
        </w:rPr>
        <w:t xml:space="preserve"> </w:t>
      </w:r>
      <w:r w:rsidR="00237F07" w:rsidRPr="00237F07">
        <w:rPr>
          <w:i/>
          <w:iCs/>
          <w:lang w:eastAsia="en-GB"/>
        </w:rPr>
        <w:t>i</w:t>
      </w:r>
      <w:r w:rsidR="00256304" w:rsidRPr="00237F07">
        <w:rPr>
          <w:i/>
          <w:iCs/>
          <w:lang w:eastAsia="en-GB"/>
        </w:rPr>
        <w:t xml:space="preserve">n many cases this document describes functionality which is mandatory for the S-100 ECDIS, but its implementation is fulfilled by the implementation of S-100 itself. </w:t>
      </w:r>
    </w:p>
    <w:p w14:paraId="292A074A" w14:textId="20CD38AD" w:rsidR="00AE2E01" w:rsidRPr="00237F07" w:rsidRDefault="00256304" w:rsidP="00F2390C">
      <w:pPr>
        <w:jc w:val="both"/>
        <w:rPr>
          <w:i/>
          <w:iCs/>
          <w:lang w:eastAsia="en-GB"/>
        </w:rPr>
      </w:pPr>
      <w:r w:rsidRPr="00237F07">
        <w:rPr>
          <w:i/>
          <w:iCs/>
          <w:lang w:eastAsia="en-GB"/>
        </w:rPr>
        <w:t xml:space="preserve">For example there is a requirement to implement </w:t>
      </w:r>
      <w:r w:rsidR="00237F07" w:rsidRPr="00237F07">
        <w:rPr>
          <w:i/>
          <w:iCs/>
          <w:lang w:eastAsia="en-GB"/>
        </w:rPr>
        <w:t xml:space="preserve">IMO </w:t>
      </w:r>
      <w:r w:rsidRPr="00237F07">
        <w:rPr>
          <w:i/>
          <w:iCs/>
          <w:lang w:eastAsia="en-GB"/>
        </w:rPr>
        <w:t>standard display layers Base, Standard and Other. This document does not define those layers, they are implemented by the S-101 portrayal catalogue, thus the requirement is fulfilled by implementation of S-100 Part 9 and the ability to read and correctly portray ENC dat</w:t>
      </w:r>
      <w:r w:rsidR="00237F07" w:rsidRPr="00237F07">
        <w:rPr>
          <w:i/>
          <w:iCs/>
          <w:lang w:eastAsia="en-GB"/>
        </w:rPr>
        <w:t>a.</w:t>
      </w:r>
    </w:p>
    <w:p w14:paraId="1BFE4A96" w14:textId="185362F5" w:rsidR="0033324D" w:rsidRPr="00237F07" w:rsidRDefault="00256304" w:rsidP="00F2390C">
      <w:pPr>
        <w:pStyle w:val="Heading1"/>
        <w:rPr>
          <w:i/>
          <w:iCs/>
        </w:rPr>
      </w:pPr>
      <w:bookmarkStart w:id="98" w:name="_Toc40990386"/>
      <w:bookmarkStart w:id="99" w:name="_Toc40990387"/>
      <w:bookmarkStart w:id="100" w:name="_Toc40990388"/>
      <w:bookmarkStart w:id="101" w:name="_Toc40990389"/>
      <w:bookmarkStart w:id="102" w:name="_Toc40990390"/>
      <w:bookmarkStart w:id="103" w:name="_Toc40990391"/>
      <w:bookmarkStart w:id="104" w:name="_Toc40990392"/>
      <w:bookmarkStart w:id="105" w:name="_Toc40990393"/>
      <w:bookmarkStart w:id="106" w:name="_Toc40990394"/>
      <w:bookmarkStart w:id="107" w:name="_Toc40990395"/>
      <w:bookmarkStart w:id="108" w:name="_Toc40990396"/>
      <w:bookmarkStart w:id="109" w:name="_Toc40990397"/>
      <w:bookmarkStart w:id="110" w:name="_Toc40990398"/>
      <w:bookmarkStart w:id="111" w:name="_Toc40990399"/>
      <w:bookmarkStart w:id="112" w:name="_Toc40990400"/>
      <w:bookmarkStart w:id="113" w:name="_Toc40990401"/>
      <w:bookmarkStart w:id="114" w:name="_Toc38829544"/>
      <w:bookmarkStart w:id="115" w:name="_Toc38830047"/>
      <w:bookmarkStart w:id="116" w:name="_Toc17513453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237F07">
        <w:rPr>
          <w:i/>
          <w:iCs/>
        </w:rPr>
        <w:lastRenderedPageBreak/>
        <w:t xml:space="preserve">Background - </w:t>
      </w:r>
      <w:r w:rsidR="00E36AC7" w:rsidRPr="00237F07">
        <w:rPr>
          <w:i/>
          <w:iCs/>
        </w:rPr>
        <w:t xml:space="preserve">System </w:t>
      </w:r>
      <w:r w:rsidR="00D259B2" w:rsidRPr="00237F07">
        <w:rPr>
          <w:i/>
          <w:iCs/>
        </w:rPr>
        <w:t>C</w:t>
      </w:r>
      <w:r w:rsidR="0033324D" w:rsidRPr="00237F07">
        <w:rPr>
          <w:i/>
          <w:iCs/>
        </w:rPr>
        <w:t>oncept</w:t>
      </w:r>
      <w:r w:rsidR="004C242A" w:rsidRPr="00237F07">
        <w:rPr>
          <w:i/>
          <w:iCs/>
        </w:rPr>
        <w:t>s</w:t>
      </w:r>
      <w:r w:rsidR="0033324D" w:rsidRPr="00237F07">
        <w:rPr>
          <w:i/>
          <w:iCs/>
        </w:rPr>
        <w:t xml:space="preserve"> and </w:t>
      </w:r>
      <w:r w:rsidR="00D259B2" w:rsidRPr="00237F07">
        <w:rPr>
          <w:i/>
          <w:iCs/>
        </w:rPr>
        <w:t>L</w:t>
      </w:r>
      <w:r w:rsidR="0033324D" w:rsidRPr="00237F07">
        <w:rPr>
          <w:i/>
          <w:iCs/>
        </w:rPr>
        <w:t>imitations</w:t>
      </w:r>
      <w:bookmarkEnd w:id="116"/>
      <w:ins w:id="117" w:author="jonathan pritchard" w:date="2023-12-06T14:04:00Z">
        <w:r w:rsidR="00411D24" w:rsidRPr="00237F07">
          <w:rPr>
            <w:i/>
            <w:iCs/>
          </w:rPr>
          <w:t xml:space="preserve"> </w:t>
        </w:r>
      </w:ins>
    </w:p>
    <w:p w14:paraId="72A69B43" w14:textId="29666087" w:rsidR="00826285" w:rsidRPr="00237F07" w:rsidRDefault="00826285" w:rsidP="00F2390C">
      <w:pPr>
        <w:pStyle w:val="Heading2"/>
      </w:pPr>
      <w:bookmarkStart w:id="118" w:name="_Toc175134534"/>
      <w:r w:rsidRPr="00237F07">
        <w:t>The concepts of ENC</w:t>
      </w:r>
      <w:r w:rsidR="00C64C79" w:rsidRPr="00237F07">
        <w:t>, ENDS and System Database</w:t>
      </w:r>
      <w:bookmarkEnd w:id="118"/>
    </w:p>
    <w:p w14:paraId="7C9F4ED3" w14:textId="15EBD53E"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ins w:id="119" w:author="Raphael Malyankar" w:date="2023-08-31T20:29:00Z">
        <w:r w:rsidR="00C64C79" w:rsidRPr="00237F07">
          <w:t>s</w:t>
        </w:r>
      </w:ins>
      <w:r w:rsidRPr="00237F07">
        <w:t xml:space="preserve"> include</w:t>
      </w:r>
      <w:del w:id="120" w:author="Raphael Malyankar" w:date="2023-08-31T20:29:00Z">
        <w:r w:rsidRPr="00B77A92" w:rsidDel="00C64C79">
          <w:delText>s</w:delText>
        </w:r>
      </w:del>
      <w:r w:rsidRPr="00237F07">
        <w:t xml:space="preserve"> multiple products for use in navigation</w:t>
      </w:r>
      <w:del w:id="121" w:author="Raphael Malyankar" w:date="2023-08-31T15:32:00Z">
        <w:r w:rsidRPr="00B77A92" w:rsidDel="00391671">
          <w:delText>s</w:delText>
        </w:r>
      </w:del>
      <w:r w:rsidRPr="00237F07">
        <w:t xml:space="preserve">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22"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22"/>
      <w:r w:rsidR="0007117E" w:rsidRPr="00237F07">
        <w:rPr>
          <w:i w:val="0"/>
          <w:iCs w:val="0"/>
        </w:rPr>
        <w:t>.</w:t>
      </w:r>
    </w:p>
    <w:p w14:paraId="11B34173" w14:textId="77777777" w:rsidR="00826285" w:rsidRPr="00237F07" w:rsidRDefault="00826285" w:rsidP="00F2390C">
      <w:pPr>
        <w:pStyle w:val="Heading2"/>
      </w:pPr>
      <w:bookmarkStart w:id="123" w:name="_Ref98329076"/>
      <w:bookmarkStart w:id="124" w:name="_Ref98339151"/>
      <w:bookmarkStart w:id="125" w:name="_Ref98339270"/>
      <w:bookmarkStart w:id="126" w:name="_Toc175134535"/>
      <w:r w:rsidRPr="00237F07">
        <w:t>ECDIS concept, limitations, and challenges</w:t>
      </w:r>
      <w:bookmarkEnd w:id="123"/>
      <w:bookmarkEnd w:id="124"/>
      <w:bookmarkEnd w:id="125"/>
      <w:bookmarkEnd w:id="126"/>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582E580D" w:rsidR="000F49BE" w:rsidRPr="00237F07" w:rsidRDefault="000F49BE" w:rsidP="00AE2737">
      <w:pPr>
        <w:pStyle w:val="ListParagraph"/>
        <w:numPr>
          <w:ilvl w:val="0"/>
          <w:numId w:val="37"/>
        </w:numPr>
        <w:spacing w:after="120" w:line="240" w:lineRule="auto"/>
        <w:jc w:val="both"/>
      </w:pPr>
      <w:r w:rsidRPr="00237F07">
        <w:t>Chart information may be used in conjunction with a radar overlay on ECDIS. Integration of tracked radar targets provided for collision avoidance radar (ARPA)</w:t>
      </w:r>
      <w:r w:rsidR="009E196A" w:rsidRPr="00237F07">
        <w:t xml:space="preserve"> or</w:t>
      </w:r>
      <w:del w:id="127" w:author="jonathan pritchard" w:date="2024-05-21T09:51:00Z" w16du:dateUtc="2024-05-21T08:51:00Z">
        <w:r w:rsidRPr="00B77A92" w:rsidDel="009E196A">
          <w:delText>,</w:delText>
        </w:r>
      </w:del>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w:t>
      </w:r>
      <w:r w:rsidRPr="00237F07">
        <w:lastRenderedPageBreak/>
        <w:t xml:space="preserve">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52F268A5"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del w:id="128" w:author="jonathan pritchard" w:date="2024-07-06T12:34:00Z" w16du:dateUtc="2024-07-06T11:34:00Z">
        <w:r w:rsidR="007005BC" w:rsidRPr="00B77A92" w:rsidDel="00776736">
          <w:delText xml:space="preserve"> </w:delText>
        </w:r>
      </w:del>
      <w:r w:rsidR="00776736" w:rsidRPr="00237F07">
        <w:fldChar w:fldCharType="begin"/>
      </w:r>
      <w:r w:rsidR="00776736" w:rsidRPr="00237F07">
        <w:instrText xml:space="preserve"> REF _Ref171161739 \r \h </w:instrText>
      </w:r>
      <w:r w:rsidR="00776736" w:rsidRPr="00237F07">
        <w:fldChar w:fldCharType="separate"/>
      </w:r>
      <w:ins w:id="129" w:author="jonathan pritchard" w:date="2024-08-21T11:01:00Z" w16du:dateUtc="2024-08-21T10:01:00Z">
        <w:r w:rsidR="00237F07" w:rsidRPr="00237F07">
          <w:t>C-21</w:t>
        </w:r>
      </w:ins>
      <w:del w:id="130" w:author="jonathan pritchard" w:date="2024-08-21T11:01:00Z" w16du:dateUtc="2024-08-21T10:01:00Z">
        <w:r w:rsidR="00776736" w:rsidRPr="00B77A92" w:rsidDel="00237F07">
          <w:delText>C-18</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31" w:author="jonathan pritchard" w:date="2024-08-21T11:01:00Z" w16du:dateUtc="2024-08-21T10:01:00Z">
        <w:r w:rsidR="00237F07" w:rsidRPr="00237F07">
          <w:t>C-21</w:t>
        </w:r>
      </w:ins>
      <w:del w:id="132" w:author="jonathan pritchard" w:date="2024-08-21T11:01:00Z" w16du:dateUtc="2024-08-21T10:01:00Z">
        <w:r w:rsidR="00832978" w:rsidRPr="00B77A92" w:rsidDel="00237F07">
          <w:delText>C-18</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5BF57AF8" w:rsidR="00994DB8" w:rsidRPr="00237F07" w:rsidRDefault="00994DB8" w:rsidP="00AE2737">
      <w:pPr>
        <w:pStyle w:val="ListParagraph"/>
        <w:numPr>
          <w:ilvl w:val="0"/>
          <w:numId w:val="14"/>
        </w:numPr>
        <w:spacing w:after="60" w:line="240" w:lineRule="auto"/>
        <w:jc w:val="both"/>
      </w:pPr>
      <w:r w:rsidRPr="00237F07">
        <w:t>possibly, ship</w:t>
      </w:r>
      <w:ins w:id="133" w:author="jonathan pritchard" w:date="2024-01-15T10:48:00Z">
        <w:r w:rsidR="009A245C" w:rsidRPr="00237F07">
          <w:t xml:space="preserve"> </w:t>
        </w:r>
      </w:ins>
      <w:r w:rsidRPr="00237F07">
        <w:t>handling options, based on ship</w:t>
      </w:r>
      <w:del w:id="134" w:author="jonathan pritchard" w:date="2024-01-15T10:49:00Z">
        <w:r w:rsidRPr="00B77A92" w:rsidDel="009A245C">
          <w:delText>'</w:delText>
        </w:r>
      </w:del>
      <w:ins w:id="135" w:author="jonathan pritchard" w:date="2024-01-15T10:49:00Z">
        <w:r w:rsidR="009A245C" w:rsidRPr="00B77A92">
          <w:t>’</w:t>
        </w:r>
      </w:ins>
      <w:r w:rsidRPr="00237F07">
        <w:t>s characteristics, alphanumeric navigation information (ship</w:t>
      </w:r>
      <w:del w:id="136" w:author="jonathan pritchard" w:date="2024-01-15T10:49:00Z">
        <w:r w:rsidRPr="00B77A92" w:rsidDel="009A245C">
          <w:delText>'</w:delText>
        </w:r>
      </w:del>
      <w:ins w:id="137" w:author="jonathan pritchard" w:date="2024-01-15T10:49:00Z">
        <w:r w:rsidR="009A245C" w:rsidRPr="00B77A92">
          <w:t>’</w:t>
        </w:r>
      </w:ins>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lastRenderedPageBreak/>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0E20C1C1"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ins w:id="138" w:author="jonathan pritchard" w:date="2024-01-15T10:49:00Z">
        <w:r w:rsidR="009A245C" w:rsidRPr="00237F07">
          <w:t>“</w:t>
        </w:r>
      </w:ins>
      <w:r w:rsidRPr="00237F07">
        <w:t>too close approach to safety contour</w:t>
      </w:r>
      <w:ins w:id="139" w:author="jonathan pritchard" w:date="2024-01-15T10:49:00Z">
        <w:r w:rsidR="009A245C" w:rsidRPr="00237F07">
          <w:t>”</w:t>
        </w:r>
      </w:ins>
      <w:r w:rsidRPr="00237F07">
        <w:t xml:space="preserve">; </w:t>
      </w:r>
      <w:del w:id="140" w:author="jonathan pritchard" w:date="2024-01-15T10:49:00Z">
        <w:r w:rsidRPr="00B77A92" w:rsidDel="009A245C">
          <w:delText>"</w:delText>
        </w:r>
      </w:del>
      <w:r w:rsidR="009A245C" w:rsidRPr="00237F07">
        <w:t>“</w:t>
      </w:r>
      <w:r w:rsidRPr="00237F07">
        <w:t>about to enter prohibited area</w:t>
      </w:r>
      <w:del w:id="141" w:author="jonathan pritchard" w:date="2024-01-15T10:49:00Z">
        <w:r w:rsidRPr="00B77A92" w:rsidDel="009A245C">
          <w:delText>"</w:delText>
        </w:r>
      </w:del>
      <w:r w:rsidR="009A245C" w:rsidRPr="00237F07">
        <w:t>”</w:t>
      </w:r>
      <w:r w:rsidRPr="00237F07">
        <w:t xml:space="preserve">; </w:t>
      </w:r>
      <w:del w:id="142" w:author="jonathan pritchard" w:date="2024-01-15T10:49:00Z">
        <w:r w:rsidRPr="00B77A92" w:rsidDel="009A245C">
          <w:delText>"</w:delText>
        </w:r>
      </w:del>
      <w:r w:rsidR="009A245C" w:rsidRPr="00237F07">
        <w:t>“</w:t>
      </w:r>
      <w:r w:rsidRPr="00237F07">
        <w:t>overscale display</w:t>
      </w:r>
      <w:del w:id="143" w:author="jonathan pritchard" w:date="2024-01-15T10:49:00Z">
        <w:r w:rsidRPr="00B77A92" w:rsidDel="009A245C">
          <w:delText>"</w:delText>
        </w:r>
      </w:del>
      <w:ins w:id="144" w:author="jonathan pritchard" w:date="2024-01-15T10:49:00Z">
        <w:r w:rsidR="009A245C" w:rsidRPr="00B77A92">
          <w:t>”</w:t>
        </w:r>
      </w:ins>
      <w:r w:rsidRPr="00237F07">
        <w:t xml:space="preserve">; </w:t>
      </w:r>
      <w:del w:id="145" w:author="jonathan pritchard" w:date="2024-01-15T10:49:00Z">
        <w:r w:rsidRPr="00B77A92" w:rsidDel="009A245C">
          <w:delText>"</w:delText>
        </w:r>
      </w:del>
      <w:ins w:id="146" w:author="jonathan pritchard" w:date="2024-01-15T10:49:00Z">
        <w:r w:rsidR="009A245C" w:rsidRPr="00B77A92">
          <w:t>“</w:t>
        </w:r>
      </w:ins>
      <w:r w:rsidRPr="00237F07">
        <w:t>more detailed (larger scale) data available</w:t>
      </w:r>
      <w:del w:id="147" w:author="jonathan pritchard" w:date="2024-01-15T10:49:00Z">
        <w:r w:rsidRPr="00B77A92" w:rsidDel="009A245C">
          <w:delText>"</w:delText>
        </w:r>
      </w:del>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48" w:name="_Toc175134536"/>
      <w:r w:rsidRPr="00237F07">
        <w:t>Depth Related Functionality</w:t>
      </w:r>
      <w:bookmarkEnd w:id="148"/>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149" w:name="_Toc175134537"/>
      <w:r w:rsidRPr="00237F07">
        <w:t>I</w:t>
      </w:r>
      <w:r w:rsidR="000F49BE" w:rsidRPr="00237F07">
        <w:t>ntegrated Navigation System (INS)</w:t>
      </w:r>
      <w:r w:rsidR="004C242A" w:rsidRPr="00237F07">
        <w:t xml:space="preserve"> concept, limitations and challenges</w:t>
      </w:r>
      <w:bookmarkEnd w:id="149"/>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50" w:name="_Toc38936212"/>
      <w:bookmarkStart w:id="151" w:name="_Toc40990404"/>
      <w:bookmarkStart w:id="152" w:name="_Toc41235015"/>
      <w:bookmarkStart w:id="153" w:name="_Toc41235059"/>
      <w:bookmarkStart w:id="154" w:name="_Toc38936213"/>
      <w:bookmarkStart w:id="155" w:name="_Toc40990405"/>
      <w:bookmarkStart w:id="156" w:name="_Toc41235016"/>
      <w:bookmarkStart w:id="157" w:name="_Toc41235060"/>
      <w:bookmarkStart w:id="158" w:name="_Toc175134538"/>
      <w:bookmarkEnd w:id="150"/>
      <w:bookmarkEnd w:id="151"/>
      <w:bookmarkEnd w:id="152"/>
      <w:bookmarkEnd w:id="153"/>
      <w:bookmarkEnd w:id="154"/>
      <w:bookmarkEnd w:id="155"/>
      <w:bookmarkEnd w:id="156"/>
      <w:bookmarkEnd w:id="157"/>
      <w:r w:rsidRPr="00237F07">
        <w:lastRenderedPageBreak/>
        <w:t>User Interface Design</w:t>
      </w:r>
      <w:bookmarkEnd w:id="158"/>
    </w:p>
    <w:p w14:paraId="5681FAC0" w14:textId="00D054DE" w:rsidR="00793684" w:rsidRPr="00237F07" w:rsidRDefault="00793684" w:rsidP="00F2390C">
      <w:pPr>
        <w:pStyle w:val="Heading2"/>
      </w:pPr>
      <w:bookmarkStart w:id="159" w:name="_Toc175134539"/>
      <w:r w:rsidRPr="00237F07">
        <w:t>General principles</w:t>
      </w:r>
      <w:bookmarkEnd w:id="159"/>
    </w:p>
    <w:p w14:paraId="3367E527" w14:textId="26EF4162"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 xml:space="preserve"> 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 </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0" w:name="_Toc47708006"/>
      <w:bookmarkStart w:id="161" w:name="_Toc175134540"/>
      <w:bookmarkEnd w:id="160"/>
      <w:r w:rsidRPr="00237F07">
        <w:t>Data</w:t>
      </w:r>
      <w:r w:rsidR="00E12CDB" w:rsidRPr="00237F07">
        <w:t xml:space="preserve"> </w:t>
      </w:r>
      <w:r w:rsidRPr="00237F07">
        <w:t>L</w:t>
      </w:r>
      <w:r w:rsidR="00E12CDB" w:rsidRPr="00237F07">
        <w:t>ayers</w:t>
      </w:r>
      <w:bookmarkEnd w:id="161"/>
    </w:p>
    <w:p w14:paraId="4B235664" w14:textId="6B279079" w:rsidR="004F7A62" w:rsidRPr="00237F07" w:rsidDel="00796161" w:rsidRDefault="004F7A62" w:rsidP="00AA0332">
      <w:pPr>
        <w:spacing w:after="120" w:line="240" w:lineRule="auto"/>
        <w:jc w:val="both"/>
        <w:rPr>
          <w:del w:id="162" w:author="jonathan pritchard" w:date="2024-07-05T17:14:00Z" w16du:dateUtc="2024-07-05T16:14:00Z"/>
        </w:rPr>
      </w:pPr>
      <w:bookmarkStart w:id="163" w:name="_Toc175130107"/>
      <w:bookmarkEnd w:id="163"/>
    </w:p>
    <w:p w14:paraId="77DB75E3" w14:textId="39CA3488" w:rsidR="00D60E7E" w:rsidRPr="00237F07" w:rsidRDefault="00B55D04" w:rsidP="00F2390C">
      <w:pPr>
        <w:pStyle w:val="Heading2"/>
      </w:pPr>
      <w:bookmarkStart w:id="164" w:name="_Ref45143574"/>
      <w:bookmarkStart w:id="165" w:name="_Toc175134541"/>
      <w:r w:rsidRPr="00237F07">
        <w:t>D</w:t>
      </w:r>
      <w:r w:rsidR="00960834" w:rsidRPr="00237F07">
        <w:t xml:space="preserve">ata </w:t>
      </w:r>
      <w:r w:rsidR="008549AF" w:rsidRPr="00237F07">
        <w:t>products and information layers</w:t>
      </w:r>
      <w:bookmarkEnd w:id="164"/>
      <w:bookmarkEnd w:id="165"/>
    </w:p>
    <w:p w14:paraId="130C22D9" w14:textId="0D0BF85D" w:rsidR="00B55D04" w:rsidRPr="00237F07" w:rsidRDefault="00B55D04" w:rsidP="00F2390C">
      <w:pPr>
        <w:pStyle w:val="Heading3"/>
      </w:pPr>
      <w:bookmarkStart w:id="166" w:name="_Ref45055302"/>
      <w:bookmarkStart w:id="167" w:name="_Ref45211567"/>
      <w:bookmarkStart w:id="168" w:name="_Toc175134542"/>
      <w:r w:rsidRPr="00237F07">
        <w:t>Basic product</w:t>
      </w:r>
      <w:r w:rsidR="00FD4A8D" w:rsidRPr="00237F07">
        <w:t xml:space="preserve"> specifications</w:t>
      </w:r>
      <w:r w:rsidRPr="00237F07">
        <w:t xml:space="preserve"> and layers</w:t>
      </w:r>
      <w:bookmarkEnd w:id="166"/>
      <w:bookmarkEnd w:id="167"/>
      <w:bookmarkEnd w:id="168"/>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77777777" w:rsidR="00AD2F07" w:rsidRPr="00237F07" w:rsidRDefault="00AD2F07" w:rsidP="00AD2F07">
      <w:pPr>
        <w:pStyle w:val="ListParagraph"/>
        <w:numPr>
          <w:ilvl w:val="0"/>
          <w:numId w:val="16"/>
        </w:numPr>
        <w:spacing w:after="120" w:line="240" w:lineRule="auto"/>
        <w:jc w:val="both"/>
      </w:pPr>
      <w:r w:rsidRPr="00237F07">
        <w:t>S-128 Catalogue of Nautical Products</w:t>
      </w:r>
    </w:p>
    <w:p w14:paraId="79926DAB" w14:textId="143BE9DE" w:rsidR="001A3D58" w:rsidRPr="00237F07" w:rsidRDefault="000F2A6A" w:rsidP="00AE2737">
      <w:pPr>
        <w:pStyle w:val="ListParagraph"/>
        <w:numPr>
          <w:ilvl w:val="0"/>
          <w:numId w:val="16"/>
        </w:numPr>
        <w:spacing w:after="60" w:line="240" w:lineRule="auto"/>
        <w:jc w:val="both"/>
      </w:pPr>
      <w:r w:rsidRPr="00237F07">
        <w:t xml:space="preserve">S-129 </w:t>
      </w:r>
      <w:proofErr w:type="spellStart"/>
      <w:r w:rsidRPr="00237F07">
        <w:t>Underkeel</w:t>
      </w:r>
      <w:proofErr w:type="spellEnd"/>
      <w:r w:rsidRPr="00237F07">
        <w:t xml:space="preserve"> Clearance;</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169" w:name="_Ref45055480"/>
      <w:bookmarkStart w:id="170" w:name="_Ref45211570"/>
      <w:bookmarkStart w:id="171" w:name="_Toc175134543"/>
      <w:r w:rsidRPr="00237F07">
        <w:t xml:space="preserve">Other </w:t>
      </w:r>
      <w:r w:rsidR="008549AF" w:rsidRPr="00237F07">
        <w:t>data products</w:t>
      </w:r>
      <w:bookmarkEnd w:id="169"/>
      <w:bookmarkEnd w:id="170"/>
      <w:bookmarkEnd w:id="171"/>
    </w:p>
    <w:p w14:paraId="3209FFF3" w14:textId="2B56230B"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del w:id="172" w:author="jonathan pritchard" w:date="2024-07-05T17:19:00Z" w16du:dateUtc="2024-07-05T16:19:00Z">
        <w:r w:rsidR="00180BAF" w:rsidRPr="00B77A92" w:rsidDel="00796161">
          <w:delText>:</w:delText>
        </w:r>
      </w:del>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rPr>
          <w:ins w:id="173" w:author="jonathan pritchard" w:date="2024-07-05T15:42:00Z" w16du:dateUtc="2024-07-05T14:42:00Z"/>
        </w:rPr>
      </w:pPr>
      <w:r w:rsidRPr="00237F07">
        <w:t xml:space="preserve">S-123 </w:t>
      </w:r>
      <w:r w:rsidR="000F2A6A" w:rsidRPr="00237F07">
        <w:t>Marine Radio Services;</w:t>
      </w:r>
    </w:p>
    <w:p w14:paraId="45AD7D6E" w14:textId="2E4AA9D6"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p>
    <w:p w14:paraId="1E5EFECA" w14:textId="334EA504" w:rsidR="00776736" w:rsidRPr="00237F07" w:rsidRDefault="00776736" w:rsidP="00AE2737">
      <w:pPr>
        <w:pStyle w:val="ListParagraph"/>
        <w:numPr>
          <w:ilvl w:val="0"/>
          <w:numId w:val="17"/>
        </w:numPr>
        <w:spacing w:after="60" w:line="240" w:lineRule="auto"/>
        <w:jc w:val="both"/>
      </w:pPr>
      <w:r w:rsidRPr="00B77A92">
        <w:t>S-126 Physical Environment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266BBA87"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p>
    <w:p w14:paraId="52CFF01E" w14:textId="1505A543" w:rsidR="00776736" w:rsidRPr="00B77A92" w:rsidRDefault="00776736" w:rsidP="00AE2737">
      <w:pPr>
        <w:pStyle w:val="ListParagraph"/>
        <w:numPr>
          <w:ilvl w:val="0"/>
          <w:numId w:val="17"/>
        </w:numPr>
        <w:spacing w:after="60" w:line="240" w:lineRule="auto"/>
        <w:jc w:val="both"/>
      </w:pPr>
      <w:r w:rsidRPr="00B77A92">
        <w:t>WMO S-411 Dynamic Ice Information</w:t>
      </w:r>
    </w:p>
    <w:p w14:paraId="69C2D57B" w14:textId="2EB78E04" w:rsidR="00776736" w:rsidRPr="00237F07" w:rsidRDefault="00776736" w:rsidP="00AE2737">
      <w:pPr>
        <w:pStyle w:val="ListParagraph"/>
        <w:numPr>
          <w:ilvl w:val="0"/>
          <w:numId w:val="17"/>
        </w:numPr>
        <w:spacing w:after="60" w:line="240" w:lineRule="auto"/>
        <w:jc w:val="both"/>
      </w:pPr>
      <w:r w:rsidRPr="00B77A92">
        <w:t>WMO S-412- Marine Weather Warnings</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174" w:name="_Ref42642169"/>
      <w:bookmarkStart w:id="175" w:name="_Toc175134544"/>
      <w:r w:rsidRPr="00237F07">
        <w:t>Mitigation of d</w:t>
      </w:r>
      <w:r w:rsidR="00A36C96" w:rsidRPr="00237F07">
        <w:t>ata overload</w:t>
      </w:r>
      <w:bookmarkEnd w:id="174"/>
      <w:bookmarkEnd w:id="175"/>
    </w:p>
    <w:p w14:paraId="63D55338" w14:textId="6C318236" w:rsidR="000F52FA" w:rsidRPr="00237F07" w:rsidRDefault="0040028C" w:rsidP="00AA0332">
      <w:pPr>
        <w:spacing w:after="120" w:line="240" w:lineRule="auto"/>
        <w:jc w:val="both"/>
      </w:pPr>
      <w:r w:rsidRPr="00237F07">
        <w:t>E</w:t>
      </w:r>
      <w:r w:rsidR="00A36C96" w:rsidRPr="00237F07">
        <w:t xml:space="preserve">ach additional </w:t>
      </w:r>
      <w:r w:rsidRPr="00237F07">
        <w:t xml:space="preserve">data </w:t>
      </w:r>
      <w:r w:rsidR="00A36C96" w:rsidRPr="00237F07">
        <w:t>layer multiplies clutter 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described in outlined in </w:t>
      </w:r>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237F07">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76" w:name="_Toc175134545"/>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7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177" w:name="_Toc175134546"/>
      <w:r w:rsidRPr="00237F07">
        <w:t>Overview of the portrayal process</w:t>
      </w:r>
      <w:bookmarkEnd w:id="17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ins w:id="178" w:author="jonathan pritchard" w:date="2024-05-20T15:51:00Z" w16du:dateUtc="2024-05-20T14:51:00Z">
        <w:r w:rsidR="00F42EC6" w:rsidRPr="00B77A92">
          <w:t xml:space="preserve"> </w:t>
        </w:r>
      </w:ins>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179" w:name="_Toc175134547"/>
      <w:commentRangeStart w:id="180"/>
      <w:r w:rsidRPr="00237F07">
        <w:t xml:space="preserve">Elements of </w:t>
      </w:r>
      <w:r w:rsidR="00AD2F07" w:rsidRPr="00237F07">
        <w:t>S-100 P</w:t>
      </w:r>
      <w:r w:rsidRPr="00237F07">
        <w:t>ortrayal</w:t>
      </w:r>
      <w:r w:rsidR="009A245C" w:rsidRPr="00237F07">
        <w:t xml:space="preserve"> </w:t>
      </w:r>
      <w:commentRangeEnd w:id="180"/>
      <w:r w:rsidR="00AD2F07" w:rsidRPr="00A527F0">
        <w:rPr>
          <w:rStyle w:val="CommentReference"/>
          <w:rFonts w:eastAsia="MS Mincho"/>
          <w:b w:val="0"/>
          <w:bCs w:val="0"/>
          <w:lang w:val="en-GB"/>
        </w:rPr>
        <w:commentReference w:id="180"/>
      </w:r>
      <w:bookmarkEnd w:id="179"/>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1" w:name="_Toc175134548"/>
      <w:proofErr w:type="spellStart"/>
      <w:r w:rsidRPr="00237F07">
        <w:t>Pixmaps</w:t>
      </w:r>
      <w:bookmarkEnd w:id="18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2" w:name="_Toc175134549"/>
      <w:r w:rsidRPr="00237F07">
        <w:t xml:space="preserve">Colour </w:t>
      </w:r>
      <w:r w:rsidR="00E75C72" w:rsidRPr="00237F07">
        <w:t>c</w:t>
      </w:r>
      <w:r w:rsidRPr="00237F07">
        <w:t xml:space="preserve">oding </w:t>
      </w:r>
      <w:r w:rsidR="00E75C72" w:rsidRPr="00237F07">
        <w:t>s</w:t>
      </w:r>
      <w:r w:rsidRPr="00237F07">
        <w:t>cheme</w:t>
      </w:r>
      <w:bookmarkEnd w:id="1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3" w:name="_Toc175134550"/>
      <w:r w:rsidRPr="00B77A92">
        <w:lastRenderedPageBreak/>
        <w:t>Symbols</w:t>
      </w:r>
      <w:bookmarkEnd w:id="1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4" w:name="_Toc175134551"/>
      <w:r w:rsidRPr="00B77A92">
        <w:t xml:space="preserve">Area </w:t>
      </w:r>
      <w:r w:rsidR="00E75C72" w:rsidRPr="00B77A92">
        <w:t>f</w:t>
      </w:r>
      <w:r w:rsidRPr="00B77A92">
        <w:t>ills</w:t>
      </w:r>
      <w:bookmarkEnd w:id="1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ins w:id="185" w:author="jonathan pritchard" w:date="2024-08-15T08:14:00Z" w16du:dateUtc="2024-08-15T07:14:00Z">
        <w:r w:rsidR="00AD2F07" w:rsidRPr="00B77A92">
          <w:t>,</w:t>
        </w:r>
      </w:ins>
      <w:r w:rsidRPr="00B77A92">
        <w:t xml:space="preserve"> area fills effect surface geometry portrayal.</w:t>
      </w:r>
    </w:p>
    <w:p w14:paraId="65D15267" w14:textId="5386D25C" w:rsidR="00EE220D" w:rsidRPr="00B77A92" w:rsidRDefault="00EE220D" w:rsidP="00A13F5A">
      <w:pPr>
        <w:pStyle w:val="Heading3"/>
      </w:pPr>
      <w:bookmarkStart w:id="186" w:name="_Toc175134552"/>
      <w:r w:rsidRPr="00B77A92">
        <w:t xml:space="preserve">Line </w:t>
      </w:r>
      <w:r w:rsidR="00E75C72" w:rsidRPr="00B77A92">
        <w:t>s</w:t>
      </w:r>
      <w:r w:rsidRPr="00B77A92">
        <w:t>tyles</w:t>
      </w:r>
      <w:bookmarkEnd w:id="186"/>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7" w:name="_Toc175130120"/>
      <w:bookmarkStart w:id="188" w:name="_Toc175134553"/>
      <w:bookmarkEnd w:id="187"/>
      <w:r w:rsidRPr="00B77A92">
        <w:t>Portrayal of Shared Edges.</w:t>
      </w:r>
      <w:bookmarkEnd w:id="188"/>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9" w:name="_Toc175134554"/>
      <w:r w:rsidRPr="00B77A92">
        <w:t>Text</w:t>
      </w:r>
      <w:bookmarkEnd w:id="189"/>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90" w:name="_Ref44530594"/>
      <w:bookmarkStart w:id="191" w:name="_Toc175134555"/>
      <w:r w:rsidRPr="00B77A92">
        <w:t>Style sheets</w:t>
      </w:r>
      <w:bookmarkEnd w:id="190"/>
      <w:bookmarkEnd w:id="191"/>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92" w:name="_Toc175134556"/>
      <w:r w:rsidRPr="00B77A92">
        <w:t>Display planes</w:t>
      </w:r>
      <w:bookmarkEnd w:id="192"/>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93" w:name="_Toc175134557"/>
      <w:r w:rsidRPr="00B77A92">
        <w:t xml:space="preserve">Display </w:t>
      </w:r>
      <w:r w:rsidR="00E75C72" w:rsidRPr="00B77A92">
        <w:t>p</w:t>
      </w:r>
      <w:r w:rsidRPr="00B77A92">
        <w:t>riorities</w:t>
      </w:r>
      <w:bookmarkEnd w:id="193"/>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lastRenderedPageBreak/>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94" w:name="_Toc175134558"/>
      <w:r w:rsidRPr="00B77A92">
        <w:t>Viewing groups</w:t>
      </w:r>
      <w:bookmarkEnd w:id="194"/>
    </w:p>
    <w:p w14:paraId="0B851E7D" w14:textId="76371EE4"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95" w:name="_Toc175134559"/>
      <w:r w:rsidRPr="00B77A92">
        <w:t>Viewing group layers</w:t>
      </w:r>
      <w:bookmarkEnd w:id="195"/>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96" w:name="_Toc175134560"/>
      <w:r w:rsidRPr="00B77A92">
        <w:t>Display modes</w:t>
      </w:r>
      <w:bookmarkEnd w:id="196"/>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197" w:name="_Toc175134561"/>
      <w:r w:rsidRPr="00B77A92">
        <w:t>Foundation mode</w:t>
      </w:r>
      <w:bookmarkEnd w:id="197"/>
    </w:p>
    <w:p w14:paraId="2B619DBB" w14:textId="13E5E33F"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should 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198" w:name="_Toc175134562"/>
      <w:r w:rsidRPr="00B77A92">
        <w:t>Rules</w:t>
      </w:r>
      <w:bookmarkEnd w:id="198"/>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99" w:name="_Ref44796990"/>
      <w:bookmarkStart w:id="200" w:name="_Toc175134563"/>
      <w:r w:rsidRPr="00B77A92">
        <w:t>Context</w:t>
      </w:r>
      <w:bookmarkEnd w:id="199"/>
      <w:bookmarkEnd w:id="200"/>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01" w:name="_Toc175134564"/>
      <w:r w:rsidRPr="00B77A92">
        <w:t>Validity times</w:t>
      </w:r>
      <w:bookmarkEnd w:id="201"/>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202" w:name="_Toc175134565"/>
      <w:r w:rsidRPr="00B77A92">
        <w:t>Alerts</w:t>
      </w:r>
      <w:bookmarkEnd w:id="202"/>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03" w:name="_Ref41928217"/>
      <w:bookmarkStart w:id="204" w:name="_Ref171092510"/>
      <w:bookmarkStart w:id="205" w:name="_Toc175134566"/>
      <w:r w:rsidRPr="00B77A92">
        <w:lastRenderedPageBreak/>
        <w:t>I</w:t>
      </w:r>
      <w:r w:rsidR="000A5F45" w:rsidRPr="00B77A92">
        <w:t>nteroperability</w:t>
      </w:r>
      <w:bookmarkEnd w:id="203"/>
      <w:bookmarkEnd w:id="205"/>
      <w:ins w:id="206" w:author="jonathan pritchard" w:date="2024-07-05T16:27:00Z" w16du:dateUtc="2024-07-05T15:27:00Z">
        <w:r w:rsidR="008D0923" w:rsidRPr="00B77A92">
          <w:t xml:space="preserve"> </w:t>
        </w:r>
      </w:ins>
      <w:bookmarkEnd w:id="204"/>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207" w:name="_Ref49380568"/>
      <w:r w:rsidRPr="00B77A92">
        <w:br w:type="page"/>
      </w:r>
    </w:p>
    <w:p w14:paraId="6D762915" w14:textId="43B75661" w:rsidR="00BC555A" w:rsidRPr="00B77A92" w:rsidRDefault="00FD648E" w:rsidP="00A13F5A">
      <w:pPr>
        <w:pStyle w:val="Heading1"/>
      </w:pPr>
      <w:bookmarkStart w:id="208" w:name="_Toc175134567"/>
      <w:r w:rsidRPr="00B77A92">
        <w:lastRenderedPageBreak/>
        <w:t>Display Organisation</w:t>
      </w:r>
      <w:r w:rsidR="00A80530" w:rsidRPr="00B77A92">
        <w:t xml:space="preserve"> and Operation</w:t>
      </w:r>
      <w:bookmarkEnd w:id="207"/>
      <w:bookmarkEnd w:id="208"/>
    </w:p>
    <w:p w14:paraId="501C6929" w14:textId="7DAEDB8F" w:rsidR="00D37328" w:rsidRPr="00A527F0" w:rsidRDefault="00D37328" w:rsidP="00A13F5A">
      <w:pPr>
        <w:pStyle w:val="Heading2"/>
      </w:pPr>
      <w:bookmarkStart w:id="209" w:name="_Toc38829553"/>
      <w:bookmarkStart w:id="210" w:name="_Toc38830056"/>
      <w:bookmarkStart w:id="211" w:name="_Ref49480223"/>
      <w:bookmarkStart w:id="212" w:name="_Ref49480231"/>
      <w:bookmarkStart w:id="213" w:name="_Hlk167438924"/>
      <w:bookmarkStart w:id="214" w:name="_Toc175134568"/>
      <w:bookmarkEnd w:id="209"/>
      <w:bookmarkEnd w:id="210"/>
      <w:r w:rsidRPr="00A527F0">
        <w:t xml:space="preserve">Display of </w:t>
      </w:r>
      <w:r w:rsidR="00950DDE" w:rsidRPr="00A527F0">
        <w:t>non-</w:t>
      </w:r>
      <w:r w:rsidR="00716B39" w:rsidRPr="00A527F0">
        <w:t>S-100</w:t>
      </w:r>
      <w:r w:rsidR="00950DDE" w:rsidRPr="00A527F0">
        <w:t xml:space="preserve"> </w:t>
      </w:r>
      <w:r w:rsidRPr="00A527F0">
        <w:t>information</w:t>
      </w:r>
      <w:bookmarkEnd w:id="211"/>
      <w:bookmarkEnd w:id="212"/>
      <w:bookmarkEnd w:id="214"/>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215" w:name="_Ref49482794"/>
      <w:bookmarkStart w:id="216" w:name="_Toc175134569"/>
      <w:r w:rsidRPr="00A527F0">
        <w:t xml:space="preserve">Distinguishing between </w:t>
      </w:r>
      <w:r w:rsidR="0052443F" w:rsidRPr="00A527F0">
        <w:t xml:space="preserve">official </w:t>
      </w:r>
      <w:r w:rsidR="000F4DF4" w:rsidRPr="00A527F0">
        <w:t xml:space="preserve">S-100 </w:t>
      </w:r>
      <w:r w:rsidRPr="00A527F0">
        <w:t>data and additional data</w:t>
      </w:r>
      <w:bookmarkEnd w:id="215"/>
      <w:bookmarkEnd w:id="216"/>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proofErr w:type="spellStart"/>
      <w:r w:rsidR="00DC2AC5" w:rsidRPr="00A527F0">
        <w:t>digitial</w:t>
      </w:r>
      <w:proofErr w:type="spellEnd"/>
      <w:r w:rsidR="00DC2AC5" w:rsidRPr="00A527F0">
        <w:t xml:space="preserve"> 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62AF86F3" w:rsidR="00850829" w:rsidRPr="00B77A92"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urn:mrn:iho:aa:181</w:t>
      </w:r>
      <w:r w:rsidRPr="00B77A92">
        <w:rPr>
          <w:rFonts w:cs="Arial"/>
        </w:rPr>
        <w:t xml:space="preserve">0 or </w:t>
      </w:r>
      <w:r w:rsidRPr="00B77A92">
        <w:rPr>
          <w:rFonts w:cs="Arial"/>
          <w:b/>
          <w:bCs/>
        </w:rPr>
        <w:t>urn:mrn:iho:GB:540</w:t>
      </w:r>
      <w:r w:rsidRPr="00B77A92">
        <w:rPr>
          <w:rFonts w:ascii="Arial Narrow" w:hAnsi="Arial Narrow"/>
          <w:i/>
          <w:iCs/>
        </w:rPr>
        <w:t xml:space="preserve">. For datasets the CN data producer integer and alpha code must match those contained in the </w:t>
      </w:r>
      <w:r w:rsidR="001473C0" w:rsidRPr="00B77A92">
        <w:rPr>
          <w:rFonts w:cs="Arial"/>
        </w:rPr>
        <w:t xml:space="preserve">corresponding </w:t>
      </w:r>
      <w:r w:rsidRPr="00B77A92">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21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217" w:name="_Toc175130138"/>
      <w:bookmarkStart w:id="218" w:name="_Toc175130139"/>
      <w:bookmarkStart w:id="219" w:name="_Ref49484794"/>
      <w:bookmarkStart w:id="220" w:name="_Toc175134570"/>
      <w:bookmarkEnd w:id="217"/>
      <w:bookmarkEnd w:id="218"/>
      <w:r w:rsidRPr="00A527F0">
        <w:t>Supplemental display items</w:t>
      </w:r>
      <w:bookmarkEnd w:id="219"/>
      <w:bookmarkEnd w:id="22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221" w:name="_Toc175134571"/>
      <w:r w:rsidRPr="00A527F0">
        <w:t>Units</w:t>
      </w:r>
      <w:bookmarkEnd w:id="221"/>
    </w:p>
    <w:p w14:paraId="4C68B880" w14:textId="6F135D3E" w:rsidR="00282925" w:rsidRPr="00A527F0" w:rsidRDefault="00282925" w:rsidP="000D5648">
      <w:pPr>
        <w:spacing w:after="60" w:line="240" w:lineRule="auto"/>
        <w:jc w:val="both"/>
        <w:rPr>
          <w:ins w:id="222" w:author="jonathan pritchard" w:date="2024-01-15T10:53:00Z"/>
        </w:rPr>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237F07" w:rsidRDefault="00282925" w:rsidP="00A13F5A">
      <w:pPr>
        <w:pStyle w:val="Heading3"/>
        <w:rPr>
          <w:rPrChange w:id="223" w:author="jonathan pritchard" w:date="2024-08-21T11:05:00Z" w16du:dateUtc="2024-08-21T10:05:00Z">
            <w:rPr>
              <w:noProof/>
            </w:rPr>
          </w:rPrChange>
        </w:rPr>
      </w:pPr>
      <w:bookmarkStart w:id="224" w:name="_Ref167188547"/>
      <w:bookmarkStart w:id="225" w:name="_Toc175134572"/>
      <w:commentRangeStart w:id="226"/>
      <w:commentRangeStart w:id="227"/>
      <w:commentRangeStart w:id="228"/>
      <w:r w:rsidRPr="00A527F0">
        <w:t>Legend</w:t>
      </w:r>
      <w:bookmarkEnd w:id="224"/>
      <w:commentRangeEnd w:id="226"/>
      <w:r w:rsidR="00330D8D" w:rsidRPr="00237F07">
        <w:rPr>
          <w:rStyle w:val="CommentReference"/>
          <w:b w:val="0"/>
          <w:bCs w:val="0"/>
          <w:lang w:val="en-GB"/>
          <w:rPrChange w:id="229" w:author="jonathan pritchard" w:date="2024-08-21T11:05:00Z" w16du:dateUtc="2024-08-21T10:05:00Z">
            <w:rPr>
              <w:rStyle w:val="CommentReference"/>
              <w:b w:val="0"/>
              <w:bCs w:val="0"/>
            </w:rPr>
          </w:rPrChange>
        </w:rPr>
        <w:commentReference w:id="226"/>
      </w:r>
      <w:commentRangeEnd w:id="227"/>
      <w:commentRangeEnd w:id="228"/>
      <w:r w:rsidR="0023731C" w:rsidRPr="00237F07">
        <w:rPr>
          <w:rStyle w:val="CommentReference"/>
          <w:b w:val="0"/>
          <w:bCs w:val="0"/>
          <w:lang w:val="en-GB"/>
          <w:rPrChange w:id="230" w:author="jonathan pritchard" w:date="2024-08-21T11:05:00Z" w16du:dateUtc="2024-08-21T10:05:00Z">
            <w:rPr>
              <w:rStyle w:val="CommentReference"/>
              <w:b w:val="0"/>
              <w:bCs w:val="0"/>
            </w:rPr>
          </w:rPrChange>
        </w:rPr>
        <w:commentReference w:id="227"/>
      </w:r>
      <w:r w:rsidR="00A82EF8" w:rsidRPr="00237F07">
        <w:rPr>
          <w:rStyle w:val="CommentReference"/>
          <w:b w:val="0"/>
          <w:bCs w:val="0"/>
          <w:lang w:val="en-GB"/>
          <w:rPrChange w:id="231" w:author="jonathan pritchard" w:date="2024-08-21T11:05:00Z" w16du:dateUtc="2024-08-21T10:05:00Z">
            <w:rPr>
              <w:rStyle w:val="CommentReference"/>
              <w:b w:val="0"/>
              <w:bCs w:val="0"/>
            </w:rPr>
          </w:rPrChange>
        </w:rPr>
        <w:commentReference w:id="228"/>
      </w:r>
      <w:bookmarkEnd w:id="225"/>
    </w:p>
    <w:p w14:paraId="51852F08" w14:textId="2F752C75" w:rsidR="00282925" w:rsidRPr="00A527F0" w:rsidRDefault="00282925" w:rsidP="000D5648">
      <w:pPr>
        <w:spacing w:after="60" w:line="240" w:lineRule="auto"/>
        <w:jc w:val="both"/>
      </w:pPr>
      <w:r w:rsidRPr="00237F07">
        <w:rPr>
          <w:rPrChange w:id="232" w:author="jonathan pritchard" w:date="2024-08-21T11:05:00Z" w16du:dateUtc="2024-08-21T10:05:00Z">
            <w:rPr>
              <w:noProof/>
            </w:rPr>
          </w:rPrChange>
        </w:rPr>
        <w:t xml:space="preserve">A standard legend of general information relating to the area displayed, applicable to the position selected by the mariner, </w:t>
      </w:r>
      <w:r w:rsidR="0023731C" w:rsidRPr="00237F07">
        <w:rPr>
          <w:rPrChange w:id="233" w:author="jonathan pritchard" w:date="2024-08-21T11:05:00Z" w16du:dateUtc="2024-08-21T10:05:00Z">
            <w:rPr>
              <w:noProof/>
            </w:rPr>
          </w:rPrChange>
        </w:rPr>
        <w:t xml:space="preserve">must </w:t>
      </w:r>
      <w:r w:rsidRPr="00237F07">
        <w:rPr>
          <w:rPrChange w:id="234" w:author="jonathan pritchard" w:date="2024-08-21T11:05:00Z" w16du:dateUtc="2024-08-21T10:05:00Z">
            <w:rPr>
              <w:noProof/>
            </w:rPr>
          </w:rPrChange>
        </w:rPr>
        <w:t xml:space="preserve">be shown on a graphic or text display. This legend </w:t>
      </w:r>
      <w:commentRangeStart w:id="235"/>
      <w:commentRangeStart w:id="236"/>
      <w:r w:rsidR="00D04DD7" w:rsidRPr="00237F07">
        <w:rPr>
          <w:rPrChange w:id="237" w:author="jonathan pritchard" w:date="2024-08-21T11:05:00Z" w16du:dateUtc="2024-08-21T10:05:00Z">
            <w:rPr>
              <w:noProof/>
            </w:rPr>
          </w:rPrChange>
        </w:rPr>
        <w:t xml:space="preserve">must </w:t>
      </w:r>
      <w:commentRangeEnd w:id="236"/>
      <w:r w:rsidR="00330D8D" w:rsidRPr="00A527F0">
        <w:rPr>
          <w:rStyle w:val="CommentReference"/>
          <w:lang w:val="en-GB"/>
        </w:rPr>
        <w:commentReference w:id="236"/>
      </w:r>
      <w:commentRangeEnd w:id="235"/>
      <w:r w:rsidR="005D7C82" w:rsidRPr="00A527F0">
        <w:rPr>
          <w:rStyle w:val="CommentReference"/>
          <w:lang w:val="en-GB"/>
        </w:rPr>
        <w:commentReference w:id="235"/>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238"/>
      <w:commentRangeStart w:id="239"/>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238"/>
      <w:r w:rsidR="008C77AA" w:rsidRPr="00A527F0">
        <w:rPr>
          <w:rStyle w:val="CommentReference"/>
          <w:lang w:val="en-GB"/>
        </w:rPr>
        <w:commentReference w:id="238"/>
      </w:r>
      <w:commentRangeEnd w:id="239"/>
      <w:r w:rsidR="008C77AA" w:rsidRPr="00A527F0">
        <w:rPr>
          <w:rStyle w:val="CommentReference"/>
          <w:lang w:val="en-GB"/>
        </w:rPr>
        <w:commentReference w:id="239"/>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240" w:name="_Toc175134573"/>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40"/>
    </w:p>
    <w:p w14:paraId="48C6DDC4" w14:textId="7F00C2B6" w:rsidR="00145602" w:rsidRPr="00A527F0" w:rsidRDefault="00950DDE" w:rsidP="00214B3A">
      <w:pPr>
        <w:pStyle w:val="Heading3"/>
      </w:pPr>
      <w:bookmarkStart w:id="250" w:name="_Toc175134574"/>
      <w:r w:rsidRPr="00A527F0">
        <w:t>Priority layers</w:t>
      </w:r>
      <w:bookmarkEnd w:id="250"/>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9</w:t>
      </w:r>
      <w:ins w:id="251" w:author="jonathan pritchard" w:date="2024-07-17T15:38:00Z" w16du:dateUtc="2024-07-17T14:38:00Z">
        <w:r w:rsidR="00CC0C0A" w:rsidRPr="00A527F0">
          <w:t xml:space="preserve"> </w:t>
        </w:r>
      </w:ins>
      <w:r w:rsidR="003500C0" w:rsidRPr="00A527F0">
        <w:t xml:space="preserve">basic </w:t>
      </w:r>
      <w:r w:rsidRPr="00A527F0">
        <w:t xml:space="preserve">priority </w:t>
      </w:r>
      <w:commentRangeStart w:id="252"/>
      <w:r w:rsidRPr="00A527F0">
        <w:t xml:space="preserve">layers </w:t>
      </w:r>
      <w:commentRangeEnd w:id="252"/>
      <w:r w:rsidR="005E1EEA" w:rsidRPr="00A527F0">
        <w:rPr>
          <w:rStyle w:val="CommentReference"/>
          <w:lang w:val="en-GB"/>
        </w:rPr>
        <w:commentReference w:id="252"/>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r w:rsidRPr="00A527F0">
        <w:t xml:space="preserve">Mariners 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53" w:name="_Toc175134575"/>
      <w:r w:rsidRPr="00A527F0">
        <w:t>Radar priority</w:t>
      </w:r>
      <w:bookmarkEnd w:id="253"/>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254"/>
      <w:commentRangeStart w:id="255"/>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254"/>
      <w:r w:rsidR="00546060" w:rsidRPr="00A527F0">
        <w:rPr>
          <w:rStyle w:val="CommentReference"/>
          <w:lang w:val="en-GB"/>
        </w:rPr>
        <w:commentReference w:id="254"/>
      </w:r>
      <w:commentRangeEnd w:id="255"/>
      <w:r w:rsidR="00D04DD7" w:rsidRPr="00A527F0">
        <w:rPr>
          <w:rStyle w:val="CommentReference"/>
          <w:lang w:val="en-GB"/>
        </w:rPr>
        <w:commentReference w:id="255"/>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256" w:name="_Ref49427616"/>
      <w:bookmarkStart w:id="257" w:name="_Ref44795999"/>
      <w:bookmarkStart w:id="258" w:name="_Toc175134576"/>
      <w:r w:rsidRPr="00A527F0">
        <w:t>Displaying ECDIS updates</w:t>
      </w:r>
      <w:bookmarkEnd w:id="256"/>
      <w:bookmarkEnd w:id="258"/>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259"/>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semi-automatic updates: </w:t>
      </w:r>
      <w:r w:rsidR="009B0403" w:rsidRPr="00A527F0">
        <w:t>T</w:t>
      </w:r>
      <w:r w:rsidR="004C64D4" w:rsidRPr="00A527F0">
        <w:t xml:space="preserve">hese </w:t>
      </w:r>
      <w:r w:rsidR="00D04DD7" w:rsidRPr="00A527F0">
        <w:rPr>
          <w:highlight w:val="yellow"/>
        </w:rPr>
        <w:t xml:space="preserve">must </w:t>
      </w:r>
      <w:commentRangeStart w:id="260"/>
      <w:commentRangeEnd w:id="260"/>
      <w:r w:rsidR="0096759C" w:rsidRPr="00A527F0">
        <w:rPr>
          <w:rStyle w:val="CommentReference"/>
          <w:highlight w:val="yellow"/>
          <w:lang w:val="en-GB"/>
        </w:rPr>
        <w:commentReference w:id="260"/>
      </w:r>
      <w:r w:rsidR="004C64D4" w:rsidRPr="00A527F0">
        <w:t>be displayed in the same manner as ENC information, using standard colours and symbols.</w:t>
      </w:r>
      <w:commentRangeEnd w:id="259"/>
      <w:r w:rsidR="009F2EFF" w:rsidRPr="00A527F0">
        <w:rPr>
          <w:rStyle w:val="CommentReference"/>
          <w:lang w:val="en-GB"/>
        </w:rPr>
        <w:commentReference w:id="259"/>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r w:rsidR="004A2268" w:rsidRPr="00A527F0">
        <w:t>C-14.11</w:t>
      </w:r>
    </w:p>
    <w:p w14:paraId="5C62A24D" w14:textId="34164A47" w:rsidR="004C64D4" w:rsidRPr="00237F07" w:rsidRDefault="00A10D31" w:rsidP="009B0403">
      <w:pPr>
        <w:spacing w:after="120" w:line="240" w:lineRule="auto"/>
        <w:ind w:left="2160" w:hanging="2160"/>
        <w:jc w:val="both"/>
        <w:rPr>
          <w:rPrChange w:id="261" w:author="jonathan pritchard" w:date="2024-08-21T11:05:00Z" w16du:dateUtc="2024-08-21T10:05:00Z">
            <w:rPr>
              <w:noProof/>
            </w:rPr>
          </w:rPrChange>
        </w:rPr>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p>
    <w:p w14:paraId="4EF95557" w14:textId="41B71588" w:rsidR="004C64D4" w:rsidRPr="00237F07" w:rsidRDefault="005C568A" w:rsidP="00214B3A">
      <w:pPr>
        <w:pStyle w:val="Heading3"/>
        <w:rPr>
          <w:rPrChange w:id="262" w:author="jonathan pritchard" w:date="2024-08-21T11:05:00Z" w16du:dateUtc="2024-08-21T10:05:00Z">
            <w:rPr>
              <w:noProof/>
            </w:rPr>
          </w:rPrChange>
        </w:rPr>
      </w:pPr>
      <w:bookmarkStart w:id="263" w:name="_Toc175134577"/>
      <w:r w:rsidRPr="00237F07">
        <w:rPr>
          <w:rPrChange w:id="264" w:author="jonathan pritchard" w:date="2024-08-21T11:05:00Z" w16du:dateUtc="2024-08-21T10:05:00Z">
            <w:rPr>
              <w:noProof/>
            </w:rPr>
          </w:rPrChange>
        </w:rPr>
        <w:t>Update Information</w:t>
      </w:r>
      <w:bookmarkEnd w:id="263"/>
    </w:p>
    <w:p w14:paraId="4E4BBDA0" w14:textId="697AC5D5" w:rsidR="004C64D4" w:rsidRPr="00237F07" w:rsidRDefault="004C64D4" w:rsidP="009B0403">
      <w:pPr>
        <w:spacing w:after="120" w:line="240" w:lineRule="auto"/>
        <w:jc w:val="both"/>
        <w:rPr>
          <w:rPrChange w:id="265" w:author="jonathan pritchard" w:date="2024-08-21T11:05:00Z" w16du:dateUtc="2024-08-21T10:05:00Z">
            <w:rPr>
              <w:noProof/>
            </w:rPr>
          </w:rPrChange>
        </w:rPr>
      </w:pPr>
      <w:commentRangeStart w:id="266"/>
      <w:commentRangeStart w:id="267"/>
      <w:commentRangeStart w:id="268"/>
      <w:r w:rsidRPr="00237F07">
        <w:rPr>
          <w:rPrChange w:id="269" w:author="jonathan pritchard" w:date="2024-08-21T11:05:00Z" w16du:dateUtc="2024-08-21T10:05:00Z">
            <w:rPr>
              <w:noProof/>
            </w:rPr>
          </w:rPrChange>
        </w:rPr>
        <w:t xml:space="preserve">The S-101 </w:t>
      </w:r>
      <w:r w:rsidR="009B0403" w:rsidRPr="00237F07">
        <w:rPr>
          <w:rPrChange w:id="270" w:author="jonathan pritchard" w:date="2024-08-21T11:05:00Z" w16du:dateUtc="2024-08-21T10:05:00Z">
            <w:rPr>
              <w:noProof/>
            </w:rPr>
          </w:rPrChange>
        </w:rPr>
        <w:t>F</w:t>
      </w:r>
      <w:r w:rsidRPr="00237F07">
        <w:rPr>
          <w:rPrChange w:id="271" w:author="jonathan pritchard" w:date="2024-08-21T11:05:00Z" w16du:dateUtc="2024-08-21T10:05:00Z">
            <w:rPr>
              <w:noProof/>
            </w:rPr>
          </w:rPrChange>
        </w:rPr>
        <w:t xml:space="preserve">eature </w:t>
      </w:r>
      <w:r w:rsidR="009B0403" w:rsidRPr="00237F07">
        <w:rPr>
          <w:rPrChange w:id="272" w:author="jonathan pritchard" w:date="2024-08-21T11:05:00Z" w16du:dateUtc="2024-08-21T10:05:00Z">
            <w:rPr>
              <w:noProof/>
            </w:rPr>
          </w:rPrChange>
        </w:rPr>
        <w:t>C</w:t>
      </w:r>
      <w:r w:rsidRPr="00237F07">
        <w:rPr>
          <w:rPrChange w:id="273" w:author="jonathan pritchard" w:date="2024-08-21T11:05:00Z" w16du:dateUtc="2024-08-21T10:05:00Z">
            <w:rPr>
              <w:noProof/>
            </w:rPr>
          </w:rPrChange>
        </w:rPr>
        <w:t xml:space="preserve">atalogue </w:t>
      </w:r>
      <w:r w:rsidR="00046A2C" w:rsidRPr="00237F07">
        <w:rPr>
          <w:rPrChange w:id="274" w:author="jonathan pritchard" w:date="2024-08-21T11:05:00Z" w16du:dateUtc="2024-08-21T10:05:00Z">
            <w:rPr>
              <w:noProof/>
            </w:rPr>
          </w:rPrChange>
        </w:rPr>
        <w:t xml:space="preserve">also </w:t>
      </w:r>
      <w:r w:rsidRPr="00237F07">
        <w:rPr>
          <w:rPrChange w:id="275" w:author="jonathan pritchard" w:date="2024-08-21T11:05:00Z" w16du:dateUtc="2024-08-21T10:05:00Z">
            <w:rPr>
              <w:noProof/>
            </w:rPr>
          </w:rPrChange>
        </w:rPr>
        <w:t xml:space="preserve">provides encoders with an </w:t>
      </w:r>
      <w:r w:rsidRPr="00237F07">
        <w:rPr>
          <w:b/>
          <w:bCs/>
          <w:rPrChange w:id="276" w:author="jonathan pritchard" w:date="2024-08-21T11:05:00Z" w16du:dateUtc="2024-08-21T10:05:00Z">
            <w:rPr>
              <w:b/>
              <w:bCs/>
              <w:noProof/>
            </w:rPr>
          </w:rPrChange>
        </w:rPr>
        <w:t>Update</w:t>
      </w:r>
      <w:r w:rsidR="009B0403" w:rsidRPr="00237F07">
        <w:rPr>
          <w:b/>
          <w:bCs/>
          <w:rPrChange w:id="277" w:author="jonathan pritchard" w:date="2024-08-21T11:05:00Z" w16du:dateUtc="2024-08-21T10:05:00Z">
            <w:rPr>
              <w:b/>
              <w:bCs/>
              <w:noProof/>
            </w:rPr>
          </w:rPrChange>
        </w:rPr>
        <w:t xml:space="preserve"> </w:t>
      </w:r>
      <w:r w:rsidRPr="00237F07">
        <w:rPr>
          <w:b/>
          <w:bCs/>
          <w:rPrChange w:id="278" w:author="jonathan pritchard" w:date="2024-08-21T11:05:00Z" w16du:dateUtc="2024-08-21T10:05:00Z">
            <w:rPr>
              <w:b/>
              <w:bCs/>
              <w:noProof/>
            </w:rPr>
          </w:rPrChange>
        </w:rPr>
        <w:t>Information</w:t>
      </w:r>
      <w:r w:rsidRPr="00237F07">
        <w:rPr>
          <w:rPrChange w:id="279" w:author="jonathan pritchard" w:date="2024-08-21T11:05:00Z" w16du:dateUtc="2024-08-21T10:05:00Z">
            <w:rPr>
              <w:noProof/>
            </w:rPr>
          </w:rPrChange>
        </w:rPr>
        <w:t xml:space="preserve"> feature that is used to represent a change to the information shown.</w:t>
      </w:r>
    </w:p>
    <w:p w14:paraId="5802743B" w14:textId="143FA114" w:rsidR="00776DD2" w:rsidRPr="00237F07" w:rsidRDefault="004C64D4" w:rsidP="009B0403">
      <w:pPr>
        <w:spacing w:after="120" w:line="240" w:lineRule="auto"/>
        <w:jc w:val="both"/>
        <w:rPr>
          <w:rPrChange w:id="280" w:author="jonathan pritchard" w:date="2024-08-21T11:05:00Z" w16du:dateUtc="2024-08-21T10:05:00Z">
            <w:rPr>
              <w:noProof/>
            </w:rPr>
          </w:rPrChange>
        </w:rPr>
      </w:pPr>
      <w:r w:rsidRPr="00237F07">
        <w:rPr>
          <w:rPrChange w:id="281" w:author="jonathan pritchard" w:date="2024-08-21T11:05:00Z" w16du:dateUtc="2024-08-21T10:05:00Z">
            <w:rPr>
              <w:noProof/>
            </w:rPr>
          </w:rPrChange>
        </w:rPr>
        <w:t>EXAMPLE:  The ENC update contains updates to various features that adjoined the feature th</w:t>
      </w:r>
      <w:r w:rsidR="009B0403" w:rsidRPr="00237F07">
        <w:rPr>
          <w:rPrChange w:id="282" w:author="jonathan pritchard" w:date="2024-08-21T11:05:00Z" w16du:dateUtc="2024-08-21T10:05:00Z">
            <w:rPr>
              <w:noProof/>
            </w:rPr>
          </w:rPrChange>
        </w:rPr>
        <w:t xml:space="preserve">at was actually updated. </w:t>
      </w:r>
      <w:r w:rsidRPr="00237F07">
        <w:rPr>
          <w:rPrChange w:id="283" w:author="jonathan pritchard" w:date="2024-08-21T11:05:00Z" w16du:dateUtc="2024-08-21T10:05:00Z">
            <w:rPr>
              <w:noProof/>
            </w:rPr>
          </w:rPrChange>
        </w:rPr>
        <w:t xml:space="preserve">In this case, the producer will use an </w:t>
      </w:r>
      <w:r w:rsidRPr="00237F07">
        <w:rPr>
          <w:b/>
          <w:bCs/>
          <w:rPrChange w:id="284" w:author="jonathan pritchard" w:date="2024-08-21T11:05:00Z" w16du:dateUtc="2024-08-21T10:05:00Z">
            <w:rPr>
              <w:b/>
              <w:bCs/>
              <w:noProof/>
            </w:rPr>
          </w:rPrChange>
        </w:rPr>
        <w:t>Update</w:t>
      </w:r>
      <w:r w:rsidR="009B0403" w:rsidRPr="00237F07">
        <w:rPr>
          <w:b/>
          <w:bCs/>
          <w:rPrChange w:id="285" w:author="jonathan pritchard" w:date="2024-08-21T11:05:00Z" w16du:dateUtc="2024-08-21T10:05:00Z">
            <w:rPr>
              <w:b/>
              <w:bCs/>
              <w:noProof/>
            </w:rPr>
          </w:rPrChange>
        </w:rPr>
        <w:t xml:space="preserve"> </w:t>
      </w:r>
      <w:r w:rsidRPr="00237F07">
        <w:rPr>
          <w:b/>
          <w:bCs/>
          <w:rPrChange w:id="286" w:author="jonathan pritchard" w:date="2024-08-21T11:05:00Z" w16du:dateUtc="2024-08-21T10:05:00Z">
            <w:rPr>
              <w:b/>
              <w:bCs/>
              <w:noProof/>
            </w:rPr>
          </w:rPrChange>
        </w:rPr>
        <w:t>Information</w:t>
      </w:r>
      <w:r w:rsidRPr="00237F07">
        <w:rPr>
          <w:rPrChange w:id="287" w:author="jonathan pritchard" w:date="2024-08-21T11:05:00Z" w16du:dateUtc="2024-08-21T10:05:00Z">
            <w:rPr>
              <w:noProof/>
            </w:rPr>
          </w:rPrChange>
        </w:rPr>
        <w:t xml:space="preserve"> feature to indicate the actual feature that was affected and a brief description of the changes.</w:t>
      </w:r>
      <w:commentRangeEnd w:id="266"/>
      <w:r w:rsidR="00776DD2" w:rsidRPr="00DE19F5">
        <w:rPr>
          <w:rStyle w:val="CommentReference"/>
          <w:lang w:val="en-GB"/>
        </w:rPr>
        <w:commentReference w:id="266"/>
      </w:r>
      <w:commentRangeEnd w:id="267"/>
      <w:r w:rsidR="00B022AA" w:rsidRPr="00DE19F5">
        <w:rPr>
          <w:rStyle w:val="CommentReference"/>
          <w:lang w:val="en-GB"/>
        </w:rPr>
        <w:commentReference w:id="267"/>
      </w:r>
      <w:commentRangeEnd w:id="268"/>
      <w:r w:rsidR="00397A11" w:rsidRPr="00DE19F5">
        <w:rPr>
          <w:rStyle w:val="CommentReference"/>
          <w:lang w:val="en-GB"/>
        </w:rPr>
        <w:commentReference w:id="268"/>
      </w:r>
    </w:p>
    <w:p w14:paraId="4B47C362" w14:textId="41255AE0" w:rsidR="00397A11" w:rsidRPr="00DE19F5" w:rsidRDefault="00046A2C" w:rsidP="009B0403">
      <w:pPr>
        <w:spacing w:after="120" w:line="240" w:lineRule="auto"/>
        <w:jc w:val="both"/>
        <w:rPr>
          <w:i/>
          <w:iCs/>
        </w:rPr>
      </w:pPr>
      <w:r w:rsidRPr="00237F07">
        <w:rPr>
          <w:i/>
          <w:iCs/>
          <w:highlight w:val="yellow"/>
          <w:rPrChange w:id="288" w:author="jonathan pritchard" w:date="2024-08-21T11:05:00Z" w16du:dateUtc="2024-08-21T10:05:00Z">
            <w:rPr>
              <w:i/>
              <w:iCs/>
              <w:noProof/>
            </w:rPr>
          </w:rPrChange>
        </w:rPr>
        <w:t xml:space="preserve">The intention of the </w:t>
      </w:r>
      <w:r w:rsidRPr="00237F07">
        <w:rPr>
          <w:b/>
          <w:bCs/>
          <w:i/>
          <w:iCs/>
          <w:highlight w:val="yellow"/>
          <w:rPrChange w:id="289" w:author="jonathan pritchard" w:date="2024-08-21T11:05:00Z" w16du:dateUtc="2024-08-21T10:05:00Z">
            <w:rPr>
              <w:b/>
              <w:bCs/>
              <w:i/>
              <w:iCs/>
              <w:noProof/>
            </w:rPr>
          </w:rPrChange>
        </w:rPr>
        <w:t>Update Information</w:t>
      </w:r>
      <w:r w:rsidRPr="00237F07">
        <w:rPr>
          <w:i/>
          <w:iCs/>
          <w:highlight w:val="yellow"/>
          <w:rPrChange w:id="290" w:author="jonathan pritchard" w:date="2024-08-21T11:05:00Z" w16du:dateUtc="2024-08-21T10:05:00Z">
            <w:rPr>
              <w:i/>
              <w:iCs/>
              <w:noProof/>
            </w:rPr>
          </w:rPrChange>
        </w:rPr>
        <w:t xml:space="preserve"> feature is to show the extent of changes contained in either updates or new editions of S-101 datasets. This is separate to the highlighting mechanism described in clause [XXX] and is optionally included by data producers in ENCs.</w:t>
      </w:r>
    </w:p>
    <w:p w14:paraId="57605055" w14:textId="033DD13F" w:rsidR="004C64D4" w:rsidRPr="00DE19F5" w:rsidRDefault="004C64D4" w:rsidP="00214B3A">
      <w:pPr>
        <w:pStyle w:val="Heading3"/>
      </w:pPr>
      <w:bookmarkStart w:id="291" w:name="_Ref43155422"/>
      <w:bookmarkStart w:id="292" w:name="_Toc175134578"/>
      <w:r w:rsidRPr="00DE19F5">
        <w:t>Manual updates</w:t>
      </w:r>
      <w:bookmarkEnd w:id="291"/>
      <w:bookmarkEnd w:id="292"/>
    </w:p>
    <w:p w14:paraId="05CF681F" w14:textId="13014D3A" w:rsidR="009B0403" w:rsidRPr="00DE19F5" w:rsidRDefault="004C64D4" w:rsidP="009B0403">
      <w:pPr>
        <w:spacing w:after="120" w:line="240" w:lineRule="auto"/>
        <w:jc w:val="both"/>
      </w:pPr>
      <w:r w:rsidRPr="00DE19F5">
        <w:t xml:space="preserve">The manual updates </w:t>
      </w:r>
      <w:commentRangeStart w:id="293"/>
      <w:r w:rsidR="00046A2C" w:rsidRPr="00DE19F5">
        <w:t xml:space="preserve">must </w:t>
      </w:r>
      <w:commentRangeStart w:id="294"/>
      <w:commentRangeEnd w:id="294"/>
      <w:r w:rsidR="00B022AA" w:rsidRPr="00DE19F5">
        <w:rPr>
          <w:rStyle w:val="CommentReference"/>
          <w:lang w:val="en-GB"/>
        </w:rPr>
        <w:commentReference w:id="294"/>
      </w:r>
      <w:commentRangeEnd w:id="293"/>
      <w:r w:rsidR="003839E3" w:rsidRPr="00DE19F5">
        <w:rPr>
          <w:rStyle w:val="CommentReference"/>
          <w:lang w:val="en-GB"/>
        </w:rPr>
        <w:commentReference w:id="293"/>
      </w:r>
      <w:r w:rsidRPr="00DE19F5">
        <w:t xml:space="preserve">be distinguishable from </w:t>
      </w:r>
      <w:r w:rsidR="009F2A8E" w:rsidRPr="00DE19F5">
        <w:t xml:space="preserve">official </w:t>
      </w:r>
      <w:r w:rsidRPr="00DE19F5">
        <w:t>information and its official updates.</w:t>
      </w:r>
    </w:p>
    <w:p w14:paraId="4A3A326D" w14:textId="4604F477" w:rsidR="00CE0733" w:rsidRPr="00DE19F5" w:rsidRDefault="00CE0733" w:rsidP="00214B3A">
      <w:pPr>
        <w:pStyle w:val="Heading2"/>
      </w:pPr>
      <w:bookmarkStart w:id="295" w:name="_Ref45240945"/>
      <w:bookmarkStart w:id="296" w:name="_Toc175134579"/>
      <w:r w:rsidRPr="00DE19F5">
        <w:t>Display functions</w:t>
      </w:r>
      <w:bookmarkEnd w:id="257"/>
      <w:bookmarkEnd w:id="295"/>
      <w:bookmarkEnd w:id="296"/>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97" w:name="_Toc46655801"/>
      <w:bookmarkStart w:id="298" w:name="_Toc46659185"/>
      <w:bookmarkStart w:id="299" w:name="_Toc46659364"/>
      <w:bookmarkStart w:id="300" w:name="_Toc47457004"/>
      <w:bookmarkStart w:id="301" w:name="_Toc47574675"/>
      <w:bookmarkStart w:id="302" w:name="_Toc47618735"/>
      <w:bookmarkStart w:id="303" w:name="_Toc47651153"/>
      <w:bookmarkStart w:id="304" w:name="_Toc47708078"/>
      <w:bookmarkStart w:id="305" w:name="_Toc47708340"/>
      <w:bookmarkStart w:id="306" w:name="_Toc47708574"/>
      <w:bookmarkStart w:id="307" w:name="_Toc47711981"/>
      <w:bookmarkStart w:id="308" w:name="_Toc46655802"/>
      <w:bookmarkStart w:id="309" w:name="_Toc46659186"/>
      <w:bookmarkStart w:id="310" w:name="_Toc46659365"/>
      <w:bookmarkStart w:id="311" w:name="_Toc47457005"/>
      <w:bookmarkStart w:id="312" w:name="_Toc47574676"/>
      <w:bookmarkStart w:id="313" w:name="_Toc47618736"/>
      <w:bookmarkStart w:id="314" w:name="_Toc47651154"/>
      <w:bookmarkStart w:id="315" w:name="_Toc47708079"/>
      <w:bookmarkStart w:id="316" w:name="_Toc47708341"/>
      <w:bookmarkStart w:id="317" w:name="_Toc47708575"/>
      <w:bookmarkStart w:id="318" w:name="_Toc47711982"/>
      <w:bookmarkStart w:id="319" w:name="_Toc46655803"/>
      <w:bookmarkStart w:id="320" w:name="_Toc46659187"/>
      <w:bookmarkStart w:id="321" w:name="_Toc46659366"/>
      <w:bookmarkStart w:id="322" w:name="_Toc47457006"/>
      <w:bookmarkStart w:id="323" w:name="_Toc47574677"/>
      <w:bookmarkStart w:id="324" w:name="_Toc47618737"/>
      <w:bookmarkStart w:id="325" w:name="_Toc47651155"/>
      <w:bookmarkStart w:id="326" w:name="_Toc47708080"/>
      <w:bookmarkStart w:id="327" w:name="_Toc47708342"/>
      <w:bookmarkStart w:id="328" w:name="_Toc47708576"/>
      <w:bookmarkStart w:id="329" w:name="_Toc47711983"/>
      <w:bookmarkStart w:id="330" w:name="_Toc17513458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B77A92">
        <w:t>General Rules for Symbols and Text</w:t>
      </w:r>
      <w:bookmarkEnd w:id="330"/>
    </w:p>
    <w:p w14:paraId="31594813" w14:textId="77777777" w:rsidR="000002BE" w:rsidRPr="00DE19F5" w:rsidRDefault="000002BE" w:rsidP="00214B3A">
      <w:pPr>
        <w:pStyle w:val="Heading2"/>
      </w:pPr>
      <w:bookmarkStart w:id="331" w:name="_Ref49475956"/>
      <w:bookmarkStart w:id="332" w:name="_Toc175134581"/>
      <w:r w:rsidRPr="00DE19F5">
        <w:t>Symbol Specifications</w:t>
      </w:r>
      <w:bookmarkEnd w:id="331"/>
      <w:bookmarkEnd w:id="332"/>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333" w:name="_Ref49261612"/>
      <w:bookmarkStart w:id="334" w:name="_Toc175134582"/>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333"/>
      <w:bookmarkEnd w:id="334"/>
      <w:r w:rsidR="003B02BE" w:rsidRPr="00DE19F5">
        <w:t xml:space="preserve"> </w:t>
      </w:r>
    </w:p>
    <w:p w14:paraId="1EBBC62A" w14:textId="7C446DD6" w:rsidR="0057617F" w:rsidRPr="00B77A92" w:rsidRDefault="0057617F" w:rsidP="00214B3A">
      <w:pPr>
        <w:pStyle w:val="Heading3"/>
      </w:pPr>
      <w:bookmarkStart w:id="335" w:name="_Toc175134583"/>
      <w:r w:rsidRPr="00B77A92">
        <w:t xml:space="preserve">Introduction </w:t>
      </w:r>
      <w:r w:rsidR="00AA714E" w:rsidRPr="00B77A92">
        <w:t>[I</w:t>
      </w:r>
      <w:r w:rsidRPr="00B77A92">
        <w:t>nformative</w:t>
      </w:r>
      <w:r w:rsidR="00AA714E" w:rsidRPr="00B77A92">
        <w:t>]</w:t>
      </w:r>
      <w:bookmarkEnd w:id="335"/>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336"/>
      <w:r w:rsidRPr="00DE19F5">
        <w:t xml:space="preserve">should </w:t>
      </w:r>
      <w:commentRangeEnd w:id="336"/>
      <w:r w:rsidR="00046A2C" w:rsidRPr="00DE19F5">
        <w:rPr>
          <w:rStyle w:val="CommentReference"/>
          <w:lang w:val="en-GB"/>
        </w:rPr>
        <w:commentReference w:id="336"/>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337" w:name="_Ref49150167"/>
      <w:bookmarkStart w:id="338" w:name="_Toc175134584"/>
      <w:commentRangeStart w:id="339"/>
      <w:commentRangeStart w:id="340"/>
      <w:r w:rsidRPr="00B77A92">
        <w:t xml:space="preserve">Minimum Requirement </w:t>
      </w:r>
      <w:r w:rsidR="0057617F" w:rsidRPr="00B77A92">
        <w:t>for size and resolution</w:t>
      </w:r>
      <w:bookmarkEnd w:id="337"/>
      <w:ins w:id="341" w:author="jonathan pritchard" w:date="2024-07-17T17:02:00Z" w16du:dateUtc="2024-07-17T16:02:00Z">
        <w:r w:rsidR="003B02BE" w:rsidRPr="00B77A92">
          <w:t xml:space="preserve"> </w:t>
        </w:r>
      </w:ins>
      <w:commentRangeEnd w:id="339"/>
      <w:ins w:id="342" w:author="jonathan pritchard" w:date="2024-07-18T15:43:00Z" w16du:dateUtc="2024-07-18T14:43:00Z">
        <w:r w:rsidR="000D1BBD" w:rsidRPr="00DE19F5">
          <w:rPr>
            <w:rStyle w:val="CommentReference"/>
            <w:b w:val="0"/>
            <w:bCs w:val="0"/>
            <w:lang w:val="en-GB"/>
          </w:rPr>
          <w:commentReference w:id="339"/>
        </w:r>
      </w:ins>
      <w:commentRangeEnd w:id="340"/>
      <w:ins w:id="343" w:author="jonathan pritchard" w:date="2024-08-15T08:31:00Z" w16du:dateUtc="2024-08-15T07:31:00Z">
        <w:r w:rsidR="00046A2C" w:rsidRPr="00DE19F5">
          <w:rPr>
            <w:rStyle w:val="CommentReference"/>
            <w:b w:val="0"/>
            <w:bCs w:val="0"/>
            <w:lang w:val="en-GB"/>
          </w:rPr>
          <w:commentReference w:id="340"/>
        </w:r>
      </w:ins>
      <w:bookmarkEnd w:id="338"/>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 xml:space="preserve">always be drawn with at least the </w:t>
      </w:r>
      <w:r w:rsidRPr="00DE19F5">
        <w:lastRenderedPageBreak/>
        <w:t>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237F07">
        <w:rPr>
          <w:rPrChange w:id="344" w:author="jonathan pritchard" w:date="2024-08-21T11:05:00Z" w16du:dateUtc="2024-08-21T10:05:00Z">
            <w:rPr>
              <w:noProof/>
            </w:rPr>
          </w:rPrChange>
        </w:rPr>
        <w:fldChar w:fldCharType="begin"/>
      </w:r>
      <w:r w:rsidR="00A83A93" w:rsidRPr="00DE19F5">
        <w:instrText xml:space="preserve"> REF _Ref47552325 \r \h </w:instrText>
      </w:r>
      <w:r w:rsidR="00F26A0C" w:rsidRPr="00DE19F5">
        <w:instrText xml:space="preserve"> \* MERGEFORMAT </w:instrText>
      </w:r>
      <w:r w:rsidR="00A83A93" w:rsidRPr="00237F07">
        <w:rPr>
          <w:rPrChange w:id="345" w:author="jonathan pritchard" w:date="2024-08-21T11:05:00Z" w16du:dateUtc="2024-08-21T10:05:00Z">
            <w:rPr>
              <w:noProof/>
            </w:rPr>
          </w:rPrChange>
        </w:rPr>
      </w:r>
      <w:r w:rsidR="00A83A93" w:rsidRPr="00237F07">
        <w:rPr>
          <w:rPrChange w:id="346" w:author="jonathan pritchard" w:date="2024-08-21T11:05:00Z" w16du:dateUtc="2024-08-21T10:05:00Z">
            <w:rPr>
              <w:noProof/>
            </w:rPr>
          </w:rPrChange>
        </w:rPr>
        <w:fldChar w:fldCharType="separate"/>
      </w:r>
      <w:r w:rsidR="00DE19F5">
        <w:t>C-23.1</w:t>
      </w:r>
      <w:r w:rsidR="00A83A93" w:rsidRPr="00237F07">
        <w:rPr>
          <w:rPrChange w:id="347" w:author="jonathan pritchard" w:date="2024-08-21T11:05:00Z" w16du:dateUtc="2024-08-21T10:05:00Z">
            <w:rPr>
              <w:noProof/>
            </w:rPr>
          </w:rPrChange>
        </w:rPr>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237F07">
        <w:rPr>
          <w:i/>
          <w:iCs/>
          <w:highlight w:val="yellow"/>
          <w:rPrChange w:id="348" w:author="jonathan pritchard" w:date="2024-08-21T11:05:00Z" w16du:dateUtc="2024-08-21T10:05:00Z">
            <w:rPr>
              <w:noProof/>
            </w:rPr>
          </w:rPrChange>
        </w:rPr>
        <w:t>[refer to Section 20, and requirements to be satisfied, note that PS developers define symbols]</w:t>
      </w:r>
    </w:p>
    <w:p w14:paraId="6C57FEC5" w14:textId="162A4C29" w:rsidR="003B4494" w:rsidRPr="00DE19F5" w:rsidRDefault="003B4494" w:rsidP="00214B3A">
      <w:pPr>
        <w:pStyle w:val="Heading3"/>
      </w:pPr>
      <w:bookmarkStart w:id="349" w:name="_Toc175134585"/>
      <w:r w:rsidRPr="00DE19F5">
        <w:t>Zooming</w:t>
      </w:r>
      <w:bookmarkEnd w:id="349"/>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350" w:name="_Toc175134586"/>
      <w:r w:rsidRPr="00DE19F5">
        <w:t>Common text information</w:t>
      </w:r>
      <w:r w:rsidR="0004119A" w:rsidRPr="00DE19F5">
        <w:t xml:space="preserve"> attributes</w:t>
      </w:r>
      <w:bookmarkEnd w:id="350"/>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351"/>
      <w:r w:rsidRPr="00B77A92">
        <w:t xml:space="preserve"> </w:t>
      </w:r>
      <w:r w:rsidRPr="00DE19F5">
        <w:rPr>
          <w:highlight w:val="yellow"/>
        </w:rPr>
        <w:t>if a name should not be displayed (3), displayed when national language is not selected (1), or displayed when national language is selected (2).</w:t>
      </w:r>
      <w:commentRangeEnd w:id="351"/>
      <w:r w:rsidR="00F62570" w:rsidRPr="00DE19F5">
        <w:rPr>
          <w:rStyle w:val="CommentReference"/>
          <w:lang w:val="en-GB"/>
        </w:rPr>
        <w:commentReference w:id="351"/>
      </w:r>
    </w:p>
    <w:p w14:paraId="222FD938" w14:textId="1DE9A199" w:rsidR="00F747C8" w:rsidRPr="00B77A92" w:rsidRDefault="00F747C8" w:rsidP="00DE19F5">
      <w:pPr>
        <w:jc w:val="both"/>
      </w:pPr>
      <w:commentRangeStart w:id="352"/>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352"/>
      <w:r w:rsidR="0010683F" w:rsidRPr="00DE19F5">
        <w:rPr>
          <w:rStyle w:val="CommentReference"/>
          <w:lang w:val="en-GB"/>
        </w:rPr>
        <w:commentReference w:id="352"/>
      </w:r>
    </w:p>
    <w:p w14:paraId="20ACEFF8" w14:textId="77777777" w:rsidR="00F747C8" w:rsidRPr="00B77A92" w:rsidRDefault="00F747C8" w:rsidP="00F747C8">
      <w:r w:rsidRPr="00DE19F5">
        <w:rPr>
          <w:b/>
          <w:bCs/>
        </w:rPr>
        <w:t>National Language (</w:t>
      </w:r>
      <w:r w:rsidRPr="00B77A92">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lastRenderedPageBreak/>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Pr="00DE19F5" w:rsidRDefault="00F355AD" w:rsidP="00BE68E8">
      <w:pPr>
        <w:pStyle w:val="Heading1"/>
      </w:pPr>
      <w:bookmarkStart w:id="353" w:name="_Toc175130157"/>
      <w:bookmarkStart w:id="354" w:name="_Toc175130158"/>
      <w:bookmarkStart w:id="355" w:name="_Toc46655819"/>
      <w:bookmarkStart w:id="356" w:name="_Toc46659203"/>
      <w:bookmarkStart w:id="357" w:name="_Toc46659382"/>
      <w:bookmarkStart w:id="358" w:name="_Toc47457023"/>
      <w:bookmarkStart w:id="359" w:name="_Toc47574699"/>
      <w:bookmarkStart w:id="360" w:name="_Toc47618759"/>
      <w:bookmarkStart w:id="361" w:name="_Toc47651177"/>
      <w:bookmarkStart w:id="362" w:name="_Toc47708102"/>
      <w:bookmarkStart w:id="363" w:name="_Toc47708364"/>
      <w:bookmarkStart w:id="364" w:name="_Toc47708598"/>
      <w:bookmarkStart w:id="365" w:name="_Toc175134587"/>
      <w:bookmarkEnd w:id="353"/>
      <w:bookmarkEnd w:id="354"/>
      <w:bookmarkEnd w:id="355"/>
      <w:bookmarkEnd w:id="356"/>
      <w:bookmarkEnd w:id="357"/>
      <w:bookmarkEnd w:id="358"/>
      <w:bookmarkEnd w:id="359"/>
      <w:bookmarkEnd w:id="360"/>
      <w:bookmarkEnd w:id="361"/>
      <w:bookmarkEnd w:id="362"/>
      <w:bookmarkEnd w:id="363"/>
      <w:bookmarkEnd w:id="364"/>
      <w:commentRangeStart w:id="366"/>
      <w:commentRangeStart w:id="367"/>
      <w:r w:rsidRPr="00DE19F5">
        <w:t>Text</w:t>
      </w:r>
      <w:r w:rsidR="00007DC7" w:rsidRPr="00DE19F5">
        <w:t xml:space="preserve"> and Graphics</w:t>
      </w:r>
      <w:commentRangeEnd w:id="366"/>
      <w:r w:rsidR="009A4F79" w:rsidRPr="00DE19F5">
        <w:rPr>
          <w:rStyle w:val="CommentReference"/>
          <w:rFonts w:eastAsia="MS Mincho"/>
          <w:b w:val="0"/>
          <w:bCs w:val="0"/>
          <w:lang w:val="en-GB"/>
        </w:rPr>
        <w:commentReference w:id="366"/>
      </w:r>
      <w:commentRangeEnd w:id="367"/>
      <w:r w:rsidR="00DE2FFE" w:rsidRPr="00DE19F5">
        <w:rPr>
          <w:rStyle w:val="CommentReference"/>
          <w:rFonts w:eastAsia="MS Mincho"/>
          <w:b w:val="0"/>
          <w:bCs w:val="0"/>
          <w:lang w:val="en-GB"/>
        </w:rPr>
        <w:commentReference w:id="367"/>
      </w:r>
      <w:bookmarkEnd w:id="365"/>
    </w:p>
    <w:p w14:paraId="141F26B2" w14:textId="278EAD76" w:rsidR="00632C0D" w:rsidRPr="00DE19F5" w:rsidRDefault="0010683F" w:rsidP="00B44F83">
      <w:pPr>
        <w:spacing w:after="120" w:line="240" w:lineRule="auto"/>
        <w:jc w:val="both"/>
        <w:rPr>
          <w:strike/>
        </w:rPr>
      </w:pPr>
      <w:bookmarkStart w:id="368" w:name="_Ref44337723"/>
      <w:bookmarkStart w:id="369" w:name="_Ref49155493"/>
      <w:r w:rsidRPr="00B77A92">
        <w:rPr>
          <w:strike/>
        </w:rPr>
        <w:t>[Overview of layers etc..]</w:t>
      </w:r>
      <w:bookmarkEnd w:id="368"/>
      <w:bookmarkEnd w:id="369"/>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B77A92" w14:paraId="5E32007D" w14:textId="77777777" w:rsidTr="00B44F83">
        <w:trPr>
          <w:cantSplit/>
          <w:tblHeader/>
        </w:trPr>
        <w:tc>
          <w:tcPr>
            <w:tcW w:w="2155" w:type="dxa"/>
            <w:shd w:val="clear" w:color="auto" w:fill="D9D9D9" w:themeFill="background1" w:themeFillShade="D9"/>
          </w:tcPr>
          <w:p w14:paraId="06FDE119" w14:textId="42DB9227"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 Layer</w:t>
            </w:r>
          </w:p>
        </w:tc>
        <w:tc>
          <w:tcPr>
            <w:tcW w:w="3909" w:type="dxa"/>
            <w:shd w:val="clear" w:color="auto" w:fill="D9D9D9" w:themeFill="background1" w:themeFillShade="D9"/>
          </w:tcPr>
          <w:p w14:paraId="54B1266A" w14:textId="2B68BFCC" w:rsidR="00271F83" w:rsidRPr="00DE19F5" w:rsidRDefault="00271F83" w:rsidP="00B44F83">
            <w:pPr>
              <w:keepNext/>
              <w:keepLines/>
              <w:spacing w:before="60" w:after="60"/>
              <w:rPr>
                <w:b/>
                <w:bCs/>
                <w:strike/>
              </w:rPr>
            </w:pPr>
            <w:r w:rsidRPr="00DE19F5">
              <w:rPr>
                <w:b/>
                <w:bCs/>
                <w:strike/>
              </w:rPr>
              <w:t xml:space="preserve">Name of </w:t>
            </w:r>
            <w:r w:rsidR="001F2CFE" w:rsidRPr="00DE19F5">
              <w:rPr>
                <w:b/>
                <w:bCs/>
                <w:strike/>
              </w:rPr>
              <w:t xml:space="preserve">Viewing </w:t>
            </w:r>
            <w:r w:rsidRPr="00DE19F5">
              <w:rPr>
                <w:b/>
                <w:bCs/>
                <w:strike/>
              </w:rPr>
              <w:t>group layer in the ECDIS</w:t>
            </w:r>
          </w:p>
        </w:tc>
        <w:tc>
          <w:tcPr>
            <w:tcW w:w="3032" w:type="dxa"/>
            <w:shd w:val="clear" w:color="auto" w:fill="D9D9D9" w:themeFill="background1" w:themeFillShade="D9"/>
          </w:tcPr>
          <w:p w14:paraId="2B1BA267" w14:textId="4A546220"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groups included</w:t>
            </w:r>
          </w:p>
        </w:tc>
      </w:tr>
      <w:tr w:rsidR="00271F83" w:rsidRPr="00B77A92" w14:paraId="692C4A5D" w14:textId="77777777" w:rsidTr="00B44F83">
        <w:trPr>
          <w:cantSplit/>
        </w:trPr>
        <w:tc>
          <w:tcPr>
            <w:tcW w:w="2155" w:type="dxa"/>
          </w:tcPr>
          <w:p w14:paraId="3F49A8A8" w14:textId="77777777" w:rsidR="00271F83" w:rsidRPr="00DE19F5" w:rsidRDefault="00271F83" w:rsidP="00B44F83">
            <w:pPr>
              <w:keepNext/>
              <w:keepLines/>
              <w:spacing w:before="60" w:after="60"/>
              <w:rPr>
                <w:strike/>
              </w:rPr>
            </w:pPr>
            <w:r w:rsidRPr="00DE19F5">
              <w:rPr>
                <w:strike/>
              </w:rPr>
              <w:t>1</w:t>
            </w:r>
          </w:p>
        </w:tc>
        <w:tc>
          <w:tcPr>
            <w:tcW w:w="3909" w:type="dxa"/>
          </w:tcPr>
          <w:p w14:paraId="07D8086E" w14:textId="77777777" w:rsidR="00271F83" w:rsidRPr="00DE19F5" w:rsidRDefault="00271F83" w:rsidP="00B44F83">
            <w:pPr>
              <w:keepNext/>
              <w:keepLines/>
              <w:spacing w:before="60" w:after="60"/>
              <w:rPr>
                <w:strike/>
              </w:rPr>
            </w:pPr>
            <w:r w:rsidRPr="00DE19F5">
              <w:rPr>
                <w:strike/>
              </w:rPr>
              <w:t>Important text</w:t>
            </w:r>
          </w:p>
        </w:tc>
        <w:tc>
          <w:tcPr>
            <w:tcW w:w="3032" w:type="dxa"/>
          </w:tcPr>
          <w:p w14:paraId="05C81DCF" w14:textId="77777777" w:rsidR="00271F83" w:rsidRPr="00DE19F5" w:rsidRDefault="00271F83" w:rsidP="00B44F83">
            <w:pPr>
              <w:keepNext/>
              <w:keepLines/>
              <w:spacing w:before="60" w:after="60"/>
              <w:rPr>
                <w:strike/>
              </w:rPr>
            </w:pPr>
            <w:r w:rsidRPr="00DE19F5">
              <w:rPr>
                <w:strike/>
              </w:rPr>
              <w:t>11</w:t>
            </w:r>
          </w:p>
        </w:tc>
      </w:tr>
      <w:tr w:rsidR="00271F83" w:rsidRPr="00B77A92" w14:paraId="10E41EBE" w14:textId="77777777" w:rsidTr="00B44F83">
        <w:trPr>
          <w:cantSplit/>
        </w:trPr>
        <w:tc>
          <w:tcPr>
            <w:tcW w:w="2155" w:type="dxa"/>
          </w:tcPr>
          <w:p w14:paraId="632DCC84" w14:textId="77777777" w:rsidR="00271F83" w:rsidRPr="00DE19F5" w:rsidRDefault="00271F83" w:rsidP="00B44F83">
            <w:pPr>
              <w:spacing w:before="60" w:after="60"/>
              <w:rPr>
                <w:strike/>
              </w:rPr>
            </w:pPr>
            <w:r w:rsidRPr="00DE19F5">
              <w:rPr>
                <w:strike/>
              </w:rPr>
              <w:t>2</w:t>
            </w:r>
          </w:p>
        </w:tc>
        <w:tc>
          <w:tcPr>
            <w:tcW w:w="3909" w:type="dxa"/>
          </w:tcPr>
          <w:p w14:paraId="6F0BD205" w14:textId="5340A638" w:rsidR="00271F83" w:rsidRPr="00DE19F5" w:rsidRDefault="00271F83" w:rsidP="00B44F83">
            <w:pPr>
              <w:spacing w:before="60" w:after="60"/>
              <w:rPr>
                <w:strike/>
              </w:rPr>
            </w:pPr>
            <w:r w:rsidRPr="00DE19F5">
              <w:rPr>
                <w:strike/>
              </w:rPr>
              <w:t xml:space="preserve">Other </w:t>
            </w:r>
            <w:r w:rsidR="00202CD6" w:rsidRPr="00DE19F5">
              <w:rPr>
                <w:strike/>
              </w:rPr>
              <w:t>T</w:t>
            </w:r>
            <w:r w:rsidRPr="00DE19F5">
              <w:rPr>
                <w:strike/>
              </w:rPr>
              <w:t>ext</w:t>
            </w:r>
          </w:p>
        </w:tc>
        <w:tc>
          <w:tcPr>
            <w:tcW w:w="3032" w:type="dxa"/>
          </w:tcPr>
          <w:p w14:paraId="33850380" w14:textId="77777777" w:rsidR="00271F83" w:rsidRPr="00DE19F5" w:rsidRDefault="00271F83" w:rsidP="00B44F83">
            <w:pPr>
              <w:spacing w:before="60" w:after="60"/>
              <w:rPr>
                <w:strike/>
              </w:rPr>
            </w:pPr>
            <w:r w:rsidRPr="00DE19F5">
              <w:rPr>
                <w:strike/>
              </w:rPr>
              <w:t>20-49, 0-10</w:t>
            </w:r>
          </w:p>
        </w:tc>
      </w:tr>
      <w:tr w:rsidR="00271F83" w:rsidRPr="00B77A92" w14:paraId="3C872AC6" w14:textId="77777777" w:rsidTr="00B44F83">
        <w:trPr>
          <w:cantSplit/>
        </w:trPr>
        <w:tc>
          <w:tcPr>
            <w:tcW w:w="2155" w:type="dxa"/>
          </w:tcPr>
          <w:p w14:paraId="1A7C1F51" w14:textId="77777777" w:rsidR="00271F83" w:rsidRPr="00DE19F5" w:rsidRDefault="00271F83" w:rsidP="00B44F83">
            <w:pPr>
              <w:spacing w:before="60" w:after="60"/>
              <w:rPr>
                <w:strike/>
              </w:rPr>
            </w:pPr>
            <w:r w:rsidRPr="00DE19F5">
              <w:rPr>
                <w:strike/>
              </w:rPr>
              <w:t xml:space="preserve">    2.1</w:t>
            </w:r>
          </w:p>
        </w:tc>
        <w:tc>
          <w:tcPr>
            <w:tcW w:w="3909" w:type="dxa"/>
          </w:tcPr>
          <w:p w14:paraId="26CA140F" w14:textId="77777777" w:rsidR="00271F83" w:rsidRPr="00DE19F5" w:rsidRDefault="00271F83" w:rsidP="00B44F83">
            <w:pPr>
              <w:spacing w:before="60" w:after="60"/>
              <w:rPr>
                <w:strike/>
              </w:rPr>
            </w:pPr>
            <w:r w:rsidRPr="00DE19F5">
              <w:rPr>
                <w:strike/>
              </w:rPr>
              <w:t xml:space="preserve">    Names</w:t>
            </w:r>
          </w:p>
        </w:tc>
        <w:tc>
          <w:tcPr>
            <w:tcW w:w="3032" w:type="dxa"/>
          </w:tcPr>
          <w:p w14:paraId="31704EAE" w14:textId="77777777" w:rsidR="00271F83" w:rsidRPr="00DE19F5" w:rsidRDefault="00271F83" w:rsidP="00B44F83">
            <w:pPr>
              <w:spacing w:before="60" w:after="60"/>
              <w:rPr>
                <w:strike/>
              </w:rPr>
            </w:pPr>
            <w:r w:rsidRPr="00DE19F5">
              <w:rPr>
                <w:strike/>
              </w:rPr>
              <w:t>21, 26, 29</w:t>
            </w:r>
          </w:p>
        </w:tc>
      </w:tr>
      <w:tr w:rsidR="00271F83" w:rsidRPr="00B77A92" w14:paraId="334BB3C2" w14:textId="77777777" w:rsidTr="00B44F83">
        <w:trPr>
          <w:cantSplit/>
        </w:trPr>
        <w:tc>
          <w:tcPr>
            <w:tcW w:w="2155" w:type="dxa"/>
          </w:tcPr>
          <w:p w14:paraId="2880C54C" w14:textId="77777777" w:rsidR="00271F83" w:rsidRPr="00DE19F5" w:rsidRDefault="00271F83" w:rsidP="00B44F83">
            <w:pPr>
              <w:spacing w:before="60" w:after="60"/>
              <w:rPr>
                <w:strike/>
              </w:rPr>
            </w:pPr>
            <w:r w:rsidRPr="00DE19F5">
              <w:rPr>
                <w:strike/>
              </w:rPr>
              <w:t xml:space="preserve">    2.2</w:t>
            </w:r>
          </w:p>
        </w:tc>
        <w:tc>
          <w:tcPr>
            <w:tcW w:w="3909" w:type="dxa"/>
          </w:tcPr>
          <w:p w14:paraId="6F1DC681" w14:textId="77777777" w:rsidR="00271F83" w:rsidRPr="00DE19F5" w:rsidRDefault="00271F83" w:rsidP="00B44F83">
            <w:pPr>
              <w:spacing w:before="60" w:after="60"/>
              <w:rPr>
                <w:strike/>
              </w:rPr>
            </w:pPr>
            <w:r w:rsidRPr="00DE19F5">
              <w:rPr>
                <w:strike/>
              </w:rPr>
              <w:t xml:space="preserve">    Light description</w:t>
            </w:r>
          </w:p>
        </w:tc>
        <w:tc>
          <w:tcPr>
            <w:tcW w:w="3032" w:type="dxa"/>
          </w:tcPr>
          <w:p w14:paraId="64553128" w14:textId="77777777" w:rsidR="00271F83" w:rsidRPr="00DE19F5" w:rsidRDefault="00271F83" w:rsidP="00B44F83">
            <w:pPr>
              <w:spacing w:before="60" w:after="60"/>
              <w:rPr>
                <w:strike/>
              </w:rPr>
            </w:pPr>
            <w:r w:rsidRPr="00DE19F5">
              <w:rPr>
                <w:strike/>
              </w:rPr>
              <w:t>23</w:t>
            </w:r>
          </w:p>
        </w:tc>
      </w:tr>
      <w:tr w:rsidR="00271F83" w:rsidRPr="00B77A92" w14:paraId="2CA3F0FA" w14:textId="77777777" w:rsidTr="00B44F83">
        <w:trPr>
          <w:cantSplit/>
        </w:trPr>
        <w:tc>
          <w:tcPr>
            <w:tcW w:w="2155" w:type="dxa"/>
          </w:tcPr>
          <w:p w14:paraId="7A3BE65A" w14:textId="77777777" w:rsidR="00271F83" w:rsidRPr="00DE19F5" w:rsidRDefault="00271F83" w:rsidP="00B44F83">
            <w:pPr>
              <w:spacing w:before="60" w:after="60"/>
              <w:rPr>
                <w:strike/>
              </w:rPr>
            </w:pPr>
            <w:r w:rsidRPr="00DE19F5">
              <w:rPr>
                <w:strike/>
              </w:rPr>
              <w:t xml:space="preserve">    2.3</w:t>
            </w:r>
          </w:p>
        </w:tc>
        <w:tc>
          <w:tcPr>
            <w:tcW w:w="3909" w:type="dxa"/>
          </w:tcPr>
          <w:p w14:paraId="6700F278" w14:textId="77777777" w:rsidR="00271F83" w:rsidRPr="00DE19F5" w:rsidRDefault="00271F83" w:rsidP="00B44F83">
            <w:pPr>
              <w:spacing w:before="60" w:after="60"/>
              <w:rPr>
                <w:strike/>
              </w:rPr>
            </w:pPr>
            <w:r w:rsidRPr="00DE19F5">
              <w:rPr>
                <w:strike/>
              </w:rPr>
              <w:t xml:space="preserve">    All other</w:t>
            </w:r>
          </w:p>
        </w:tc>
        <w:tc>
          <w:tcPr>
            <w:tcW w:w="3032" w:type="dxa"/>
          </w:tcPr>
          <w:p w14:paraId="2A62D577" w14:textId="77777777" w:rsidR="00271F83" w:rsidRPr="00DE19F5" w:rsidRDefault="00271F83" w:rsidP="00B44F83">
            <w:pPr>
              <w:keepNext/>
              <w:spacing w:before="60" w:after="60"/>
              <w:rPr>
                <w:strike/>
              </w:rPr>
            </w:pPr>
            <w:r w:rsidRPr="00DE19F5">
              <w:rPr>
                <w:strike/>
              </w:rPr>
              <w:t>0-10, 25, 27, 28, 32-49</w:t>
            </w:r>
          </w:p>
        </w:tc>
      </w:tr>
    </w:tbl>
    <w:p w14:paraId="4E7FD680" w14:textId="2A458026" w:rsidR="007D243B" w:rsidRPr="00DE19F5" w:rsidRDefault="00271F83" w:rsidP="001F57C8">
      <w:pPr>
        <w:pStyle w:val="Caption"/>
        <w:spacing w:after="120" w:line="240" w:lineRule="auto"/>
        <w:jc w:val="center"/>
        <w:rPr>
          <w:strike/>
        </w:rPr>
      </w:pPr>
      <w:bookmarkStart w:id="370" w:name="_Ref44339526"/>
      <w:r w:rsidRPr="00DE19F5">
        <w:rPr>
          <w:strike/>
        </w:rPr>
        <w:t xml:space="preserve">Table </w:t>
      </w:r>
      <w:r w:rsidR="001F57C8" w:rsidRPr="00DE19F5">
        <w:rPr>
          <w:strike/>
        </w:rPr>
        <w:t>C-</w:t>
      </w:r>
      <w:r w:rsidR="00331A1D" w:rsidRPr="00DE19F5">
        <w:rPr>
          <w:strike/>
        </w:rPr>
        <w:fldChar w:fldCharType="begin"/>
      </w:r>
      <w:r w:rsidR="00331A1D" w:rsidRPr="00DE19F5">
        <w:rPr>
          <w:strike/>
        </w:rPr>
        <w:instrText xml:space="preserve"> SEQ Table \* ARABIC </w:instrText>
      </w:r>
      <w:r w:rsidR="00331A1D" w:rsidRPr="00DE19F5">
        <w:rPr>
          <w:strike/>
        </w:rPr>
        <w:fldChar w:fldCharType="separate"/>
      </w:r>
      <w:r w:rsidR="00832978" w:rsidRPr="00DE19F5">
        <w:rPr>
          <w:strike/>
        </w:rPr>
        <w:t>18</w:t>
      </w:r>
      <w:r w:rsidR="00331A1D" w:rsidRPr="00DE19F5">
        <w:rPr>
          <w:strike/>
        </w:rPr>
        <w:fldChar w:fldCharType="end"/>
      </w:r>
      <w:bookmarkEnd w:id="370"/>
      <w:r w:rsidRPr="00DE19F5">
        <w:rPr>
          <w:strike/>
        </w:rPr>
        <w:t xml:space="preserve"> - </w:t>
      </w:r>
      <w:r w:rsidR="006E2F26" w:rsidRPr="00DE19F5">
        <w:rPr>
          <w:strike/>
        </w:rPr>
        <w:t>Example of s</w:t>
      </w:r>
      <w:r w:rsidRPr="00DE19F5">
        <w:rPr>
          <w:strike/>
        </w:rPr>
        <w:t xml:space="preserve">ubdivision of </w:t>
      </w:r>
      <w:r w:rsidR="00202CD6" w:rsidRPr="00DE19F5">
        <w:rPr>
          <w:strike/>
        </w:rPr>
        <w:t>“Other T</w:t>
      </w:r>
      <w:r w:rsidRPr="00DE19F5">
        <w:rPr>
          <w:strike/>
        </w:rPr>
        <w:t>ext</w:t>
      </w:r>
      <w:r w:rsidR="00202CD6" w:rsidRPr="00DE19F5">
        <w:rPr>
          <w:strike/>
        </w:rPr>
        <w:t>”</w:t>
      </w:r>
      <w:r w:rsidRPr="00DE19F5">
        <w:rPr>
          <w:strike/>
        </w:rPr>
        <w:t xml:space="preserve"> layer to provide more detailed selections</w:t>
      </w:r>
    </w:p>
    <w:p w14:paraId="67EB8B35" w14:textId="7731ACFC" w:rsidR="00632C0D" w:rsidRPr="00DE19F5" w:rsidRDefault="008C16DA" w:rsidP="001F57C8">
      <w:pPr>
        <w:spacing w:after="120" w:line="240" w:lineRule="auto"/>
        <w:rPr>
          <w:b/>
          <w:bCs/>
          <w:i/>
          <w:iCs/>
        </w:rPr>
      </w:pPr>
      <w:r w:rsidRPr="00450770">
        <w:rPr>
          <w:b/>
          <w:bCs/>
          <w:i/>
          <w:iCs/>
          <w:highlight w:val="yellow"/>
        </w:rPr>
        <w:t>Nothing in part 9 describes the subgroup mechanism in C-18. Would be useful to describe how to group layers together. This section could usefully provide a concise overview and subgroup advice.</w:t>
      </w:r>
    </w:p>
    <w:p w14:paraId="626C9EBE" w14:textId="445440D8" w:rsidR="007D243B" w:rsidRPr="00DE19F5" w:rsidRDefault="007D243B" w:rsidP="00214B3A">
      <w:pPr>
        <w:pStyle w:val="Heading2"/>
      </w:pPr>
      <w:bookmarkStart w:id="371" w:name="_Toc175134588"/>
      <w:r w:rsidRPr="00DE19F5">
        <w:t>Abbreviations</w:t>
      </w:r>
      <w:r w:rsidR="004C5ABE" w:rsidRPr="00DE19F5">
        <w:t xml:space="preserve"> [Move to pick report section]</w:t>
      </w:r>
      <w:bookmarkEnd w:id="371"/>
    </w:p>
    <w:p w14:paraId="0657D4E6" w14:textId="595997A3" w:rsidR="007D243B" w:rsidRPr="00DE19F5" w:rsidRDefault="00964BEB" w:rsidP="00214B3A">
      <w:pPr>
        <w:pStyle w:val="Heading3"/>
      </w:pPr>
      <w:bookmarkStart w:id="372" w:name="_Toc175130161"/>
      <w:bookmarkStart w:id="373" w:name="_Toc175134589"/>
      <w:bookmarkEnd w:id="372"/>
      <w:r w:rsidRPr="00DE19F5">
        <w:t>T</w:t>
      </w:r>
      <w:r w:rsidR="007D243B" w:rsidRPr="00DE19F5">
        <w:t>ext abbreviations</w:t>
      </w:r>
      <w:r w:rsidR="00AC14F2" w:rsidRPr="00DE19F5">
        <w:t xml:space="preserve"> [Informative]</w:t>
      </w:r>
      <w:bookmarkEnd w:id="373"/>
    </w:p>
    <w:p w14:paraId="2D416497" w14:textId="12784781" w:rsidR="00C7054E" w:rsidRPr="00DE19F5" w:rsidRDefault="007D243B" w:rsidP="00620930">
      <w:pPr>
        <w:spacing w:after="120" w:line="240" w:lineRule="auto"/>
        <w:jc w:val="both"/>
      </w:pPr>
      <w:commentRangeStart w:id="374"/>
      <w:r w:rsidRPr="00DE19F5">
        <w:t>The abbreviations</w:t>
      </w:r>
      <w:r w:rsidR="009337C7" w:rsidRPr="00DE19F5">
        <w:t xml:space="preserve"> in </w:t>
      </w:r>
      <w:r w:rsidR="009337C7" w:rsidRPr="00DE19F5">
        <w:fldChar w:fldCharType="begin"/>
      </w:r>
      <w:r w:rsidR="009337C7" w:rsidRPr="00DE19F5">
        <w:instrText xml:space="preserve"> REF _Ref44425187 \h </w:instrText>
      </w:r>
      <w:r w:rsidR="00620930" w:rsidRPr="00DE19F5">
        <w:instrText xml:space="preserve"> \* MERGEFORMAT </w:instrText>
      </w:r>
      <w:r w:rsidR="009337C7" w:rsidRPr="00DE19F5">
        <w:fldChar w:fldCharType="separate"/>
      </w:r>
      <w:r w:rsidR="00832978" w:rsidRPr="00B77A92">
        <w:t>Table C-19</w:t>
      </w:r>
      <w:r w:rsidR="009337C7" w:rsidRPr="00DE19F5">
        <w:fldChar w:fldCharType="end"/>
      </w:r>
      <w:r w:rsidRPr="00DE19F5">
        <w:t xml:space="preserve"> are used </w:t>
      </w:r>
      <w:r w:rsidR="00DB102B" w:rsidRPr="00DE19F5">
        <w:t xml:space="preserve">on the ECDIS display by the portrayal </w:t>
      </w:r>
      <w:proofErr w:type="spellStart"/>
      <w:r w:rsidR="00DB102B" w:rsidRPr="00DE19F5">
        <w:t>catalogue</w:t>
      </w:r>
      <w:r w:rsidR="009337C7" w:rsidRPr="00DE19F5">
        <w:t>.</w:t>
      </w:r>
      <w:commentRangeEnd w:id="374"/>
      <w:proofErr w:type="spellEnd"/>
      <w:r w:rsidR="00214B3A" w:rsidRPr="00DE19F5">
        <w:rPr>
          <w:rStyle w:val="CommentReference"/>
          <w:lang w:val="en-GB"/>
        </w:rPr>
        <w:commentReference w:id="374"/>
      </w:r>
    </w:p>
    <w:p w14:paraId="2544E5B8" w14:textId="76ABDE45" w:rsidR="007D243B" w:rsidRPr="00DE19F5" w:rsidRDefault="007D243B" w:rsidP="00620930">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DB102B" w:rsidRPr="00B77A92" w14:paraId="410337AA" w14:textId="77777777" w:rsidTr="00DE19F5">
        <w:trPr>
          <w:cantSplit/>
          <w:tblHeader/>
          <w:jc w:val="center"/>
        </w:trPr>
        <w:tc>
          <w:tcPr>
            <w:tcW w:w="5845" w:type="dxa"/>
            <w:gridSpan w:val="2"/>
            <w:shd w:val="clear" w:color="auto" w:fill="D9D9D9" w:themeFill="background1" w:themeFillShade="D9"/>
          </w:tcPr>
          <w:p w14:paraId="3ECBAC98" w14:textId="2B7712F2" w:rsidR="00DB102B" w:rsidRPr="00DE19F5" w:rsidRDefault="00DB102B" w:rsidP="004E61EE">
            <w:pPr>
              <w:jc w:val="center"/>
              <w:rPr>
                <w:b/>
                <w:bCs/>
              </w:rPr>
            </w:pPr>
            <w:r w:rsidRPr="00DE19F5">
              <w:rPr>
                <w:b/>
                <w:bCs/>
              </w:rPr>
              <w:t>Abbreviations</w:t>
            </w:r>
          </w:p>
        </w:tc>
      </w:tr>
      <w:tr w:rsidR="00DB102B" w:rsidRPr="00B77A92" w14:paraId="0BEF8EFC" w14:textId="77777777" w:rsidTr="00DE19F5">
        <w:trPr>
          <w:cantSplit/>
          <w:tblHeader/>
          <w:jc w:val="center"/>
        </w:trPr>
        <w:tc>
          <w:tcPr>
            <w:tcW w:w="3595" w:type="dxa"/>
            <w:shd w:val="clear" w:color="auto" w:fill="D9D9D9" w:themeFill="background1" w:themeFillShade="D9"/>
          </w:tcPr>
          <w:p w14:paraId="0F987181" w14:textId="7C766C7A" w:rsidR="00DB102B" w:rsidRPr="00DE19F5" w:rsidRDefault="00DB102B" w:rsidP="004E61EE">
            <w:pPr>
              <w:rPr>
                <w:b/>
                <w:bCs/>
              </w:rPr>
            </w:pPr>
            <w:r w:rsidRPr="00DE19F5">
              <w:rPr>
                <w:b/>
                <w:bCs/>
              </w:rPr>
              <w:t>Prefixes</w:t>
            </w:r>
          </w:p>
        </w:tc>
        <w:tc>
          <w:tcPr>
            <w:tcW w:w="2250" w:type="dxa"/>
            <w:shd w:val="clear" w:color="auto" w:fill="D9D9D9" w:themeFill="background1" w:themeFillShade="D9"/>
          </w:tcPr>
          <w:p w14:paraId="66471AF5" w14:textId="77777777" w:rsidR="00DB102B" w:rsidRPr="00DE19F5" w:rsidRDefault="00DB102B" w:rsidP="004E61EE">
            <w:pPr>
              <w:rPr>
                <w:b/>
                <w:bCs/>
              </w:rPr>
            </w:pPr>
            <w:r w:rsidRPr="00DE19F5">
              <w:rPr>
                <w:b/>
                <w:bCs/>
              </w:rPr>
              <w:t>Suffixes</w:t>
            </w:r>
          </w:p>
        </w:tc>
      </w:tr>
      <w:tr w:rsidR="00DB102B" w:rsidRPr="00B77A92" w14:paraId="636227B6" w14:textId="77777777" w:rsidTr="00DE19F5">
        <w:trPr>
          <w:cantSplit/>
          <w:jc w:val="center"/>
        </w:trPr>
        <w:tc>
          <w:tcPr>
            <w:tcW w:w="3595" w:type="dxa"/>
          </w:tcPr>
          <w:p w14:paraId="5DAF16DA" w14:textId="11CFFF52" w:rsidR="00DB102B" w:rsidRPr="00DE19F5" w:rsidRDefault="00DB102B" w:rsidP="004E61EE">
            <w:pPr>
              <w:keepNext/>
              <w:tabs>
                <w:tab w:val="left" w:pos="690"/>
                <w:tab w:val="left" w:pos="960"/>
              </w:tabs>
              <w:ind w:left="960" w:hanging="960"/>
            </w:pPr>
            <w:r w:rsidRPr="00DE19F5">
              <w:t>bn</w:t>
            </w:r>
            <w:r w:rsidRPr="00DE19F5">
              <w:tab/>
              <w:t>=</w:t>
            </w:r>
            <w:r w:rsidRPr="00DE19F5">
              <w:tab/>
              <w:t>beacon (INT1)</w:t>
            </w:r>
          </w:p>
          <w:p w14:paraId="6F8E6F2F" w14:textId="74EF2683" w:rsidR="00DB102B" w:rsidRPr="00DE19F5" w:rsidRDefault="00DB102B" w:rsidP="004E61EE">
            <w:pPr>
              <w:keepNext/>
              <w:tabs>
                <w:tab w:val="left" w:pos="690"/>
                <w:tab w:val="left" w:pos="960"/>
              </w:tabs>
              <w:ind w:left="960" w:hanging="960"/>
            </w:pPr>
            <w:r w:rsidRPr="00DE19F5">
              <w:t>by</w:t>
            </w:r>
            <w:r w:rsidRPr="00DE19F5">
              <w:tab/>
              <w:t>=</w:t>
            </w:r>
            <w:r w:rsidRPr="00DE19F5">
              <w:tab/>
              <w:t>buoy</w:t>
            </w:r>
          </w:p>
          <w:p w14:paraId="0CD6D264" w14:textId="03773643"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2851EECB" w14:textId="554AF13F"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6A429884" w14:textId="5E940EA0"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17E1F7B1" w14:textId="73B580AA" w:rsidR="00DB102B" w:rsidRPr="00DE19F5" w:rsidRDefault="00DB102B" w:rsidP="004E61EE">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52E7FED1" w14:textId="04E9FDB9" w:rsidR="00DB102B" w:rsidRPr="00DE19F5" w:rsidRDefault="00DB102B" w:rsidP="004E61EE">
            <w:pPr>
              <w:keepNext/>
              <w:tabs>
                <w:tab w:val="left" w:pos="690"/>
                <w:tab w:val="left" w:pos="960"/>
              </w:tabs>
              <w:ind w:left="960" w:hanging="960"/>
            </w:pPr>
            <w:r w:rsidRPr="00DE19F5">
              <w:t>No</w:t>
            </w:r>
            <w:r w:rsidRPr="00DE19F5">
              <w:tab/>
              <w:t>=</w:t>
            </w:r>
            <w:r w:rsidRPr="00DE19F5">
              <w:tab/>
              <w:t>number (INT1)</w:t>
            </w:r>
          </w:p>
          <w:p w14:paraId="292776A3" w14:textId="59E5AF25" w:rsidR="00DB102B" w:rsidRPr="00DE19F5" w:rsidRDefault="00DB102B" w:rsidP="004E61EE">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69FF1577" w14:textId="69021DA3" w:rsidR="00DB102B" w:rsidRPr="00DE19F5" w:rsidRDefault="00DB102B" w:rsidP="004E61EE">
            <w:pPr>
              <w:keepNext/>
              <w:tabs>
                <w:tab w:val="left" w:pos="690"/>
                <w:tab w:val="left" w:pos="960"/>
              </w:tabs>
              <w:ind w:left="960" w:hanging="960"/>
            </w:pPr>
            <w:r w:rsidRPr="00DE19F5">
              <w:t xml:space="preserve">Prod </w:t>
            </w:r>
            <w:r w:rsidRPr="00DE19F5">
              <w:tab/>
              <w:t>=</w:t>
            </w:r>
            <w:r w:rsidRPr="00DE19F5">
              <w:tab/>
              <w:t>offshore production (INT1)</w:t>
            </w:r>
          </w:p>
          <w:p w14:paraId="79E776A8" w14:textId="2AD599F8" w:rsidR="00DB102B" w:rsidRPr="00DE19F5" w:rsidRDefault="00DB102B" w:rsidP="004E61EE">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3FBFF19C" w14:textId="41207B8A" w:rsidR="00DB102B" w:rsidRPr="00237F07" w:rsidRDefault="00DB102B" w:rsidP="004E61EE">
            <w:pPr>
              <w:keepNext/>
              <w:tabs>
                <w:tab w:val="left" w:pos="690"/>
                <w:tab w:val="left" w:pos="960"/>
              </w:tabs>
              <w:ind w:left="960" w:hanging="960"/>
              <w:rPr>
                <w:rPrChange w:id="375" w:author="jonathan pritchard" w:date="2024-08-21T11:05:00Z" w16du:dateUtc="2024-08-21T10:05:00Z">
                  <w:rPr>
                    <w:noProof/>
                  </w:rPr>
                </w:rPrChange>
              </w:rPr>
            </w:pPr>
            <w:proofErr w:type="spellStart"/>
            <w:ins w:id="376" w:author="jonathan pritchard" w:date="2024-05-29T01:47:00Z" w16du:dateUtc="2024-05-29T00:47:00Z">
              <w:r w:rsidRPr="00DE19F5">
                <w:t>v</w:t>
              </w:r>
            </w:ins>
            <w:commentRangeStart w:id="377"/>
            <w:del w:id="378" w:author="jonathan pritchard" w:date="2024-05-29T01:47:00Z" w16du:dateUtc="2024-05-29T00:47:00Z">
              <w:r w:rsidRPr="00DE19F5" w:rsidDel="00214B3A">
                <w:delText>V</w:delText>
              </w:r>
            </w:del>
            <w:r w:rsidRPr="00DE19F5">
              <w:t>arn</w:t>
            </w:r>
            <w:proofErr w:type="spellEnd"/>
            <w:r w:rsidRPr="00DE19F5">
              <w:t xml:space="preserve"> </w:t>
            </w:r>
            <w:commentRangeEnd w:id="377"/>
            <w:r w:rsidRPr="00237F07">
              <w:rPr>
                <w:rStyle w:val="CommentReference"/>
                <w:lang w:val="en-GB"/>
                <w:rPrChange w:id="379" w:author="jonathan pritchard" w:date="2024-08-21T11:05:00Z" w16du:dateUtc="2024-08-21T10:05:00Z">
                  <w:rPr>
                    <w:rStyle w:val="CommentReference"/>
                  </w:rPr>
                </w:rPrChange>
              </w:rPr>
              <w:commentReference w:id="377"/>
            </w:r>
            <w:r w:rsidRPr="00237F07">
              <w:rPr>
                <w:rPrChange w:id="380" w:author="jonathan pritchard" w:date="2024-08-21T11:05:00Z" w16du:dateUtc="2024-08-21T10:05:00Z">
                  <w:rPr>
                    <w:noProof/>
                  </w:rPr>
                </w:rPrChange>
              </w:rPr>
              <w:tab/>
              <w:t>=</w:t>
            </w:r>
            <w:r w:rsidRPr="00237F07">
              <w:rPr>
                <w:rPrChange w:id="381" w:author="jonathan pritchard" w:date="2024-08-21T11:05:00Z" w16du:dateUtc="2024-08-21T10:05:00Z">
                  <w:rPr>
                    <w:noProof/>
                  </w:rPr>
                </w:rPrChange>
              </w:rPr>
              <w:tab/>
              <w:t>magnetic variation</w:t>
            </w:r>
          </w:p>
          <w:p w14:paraId="41A4BAC6" w14:textId="7276CA17" w:rsidR="00DB102B" w:rsidRPr="00237F07" w:rsidRDefault="00DB102B" w:rsidP="004E61EE">
            <w:pPr>
              <w:keepNext/>
              <w:tabs>
                <w:tab w:val="left" w:pos="690"/>
                <w:tab w:val="left" w:pos="960"/>
              </w:tabs>
              <w:ind w:left="960" w:hanging="960"/>
              <w:rPr>
                <w:rPrChange w:id="382" w:author="jonathan pritchard" w:date="2024-08-21T11:05:00Z" w16du:dateUtc="2024-08-21T10:05:00Z">
                  <w:rPr>
                    <w:noProof/>
                  </w:rPr>
                </w:rPrChange>
              </w:rPr>
            </w:pPr>
            <w:proofErr w:type="spellStart"/>
            <w:r w:rsidRPr="00237F07">
              <w:rPr>
                <w:rPrChange w:id="383" w:author="jonathan pritchard" w:date="2024-08-21T11:05:00Z" w16du:dateUtc="2024-08-21T10:05:00Z">
                  <w:rPr>
                    <w:noProof/>
                  </w:rPr>
                </w:rPrChange>
              </w:rPr>
              <w:t>ch</w:t>
            </w:r>
            <w:proofErr w:type="spellEnd"/>
            <w:r w:rsidRPr="00237F07">
              <w:rPr>
                <w:rPrChange w:id="384" w:author="jonathan pritchard" w:date="2024-08-21T11:05:00Z" w16du:dateUtc="2024-08-21T10:05:00Z">
                  <w:rPr>
                    <w:noProof/>
                  </w:rPr>
                </w:rPrChange>
              </w:rPr>
              <w:t xml:space="preserve"> </w:t>
            </w:r>
            <w:r w:rsidRPr="00237F07">
              <w:rPr>
                <w:rPrChange w:id="385" w:author="jonathan pritchard" w:date="2024-08-21T11:05:00Z" w16du:dateUtc="2024-08-21T10:05:00Z">
                  <w:rPr>
                    <w:noProof/>
                  </w:rPr>
                </w:rPrChange>
              </w:rPr>
              <w:tab/>
              <w:t>=</w:t>
            </w:r>
            <w:r w:rsidRPr="00237F07">
              <w:rPr>
                <w:rPrChange w:id="386" w:author="jonathan pritchard" w:date="2024-08-21T11:05:00Z" w16du:dateUtc="2024-08-21T10:05:00Z">
                  <w:rPr>
                    <w:noProof/>
                  </w:rPr>
                </w:rPrChange>
              </w:rPr>
              <w:tab/>
              <w:t>communication channel</w:t>
            </w:r>
          </w:p>
          <w:p w14:paraId="24205B9A" w14:textId="2768DAFA" w:rsidR="00DB102B" w:rsidRPr="00237F07" w:rsidRDefault="00DB102B" w:rsidP="004E61EE">
            <w:pPr>
              <w:keepNext/>
              <w:tabs>
                <w:tab w:val="left" w:pos="690"/>
                <w:tab w:val="left" w:pos="960"/>
              </w:tabs>
              <w:ind w:left="960" w:hanging="960"/>
              <w:rPr>
                <w:rPrChange w:id="387" w:author="jonathan pritchard" w:date="2024-08-21T11:05:00Z" w16du:dateUtc="2024-08-21T10:05:00Z">
                  <w:rPr>
                    <w:noProof/>
                  </w:rPr>
                </w:rPrChange>
              </w:rPr>
            </w:pPr>
            <w:r w:rsidRPr="00237F07">
              <w:rPr>
                <w:rPrChange w:id="388" w:author="jonathan pritchard" w:date="2024-08-21T11:05:00Z" w16du:dateUtc="2024-08-21T10:05:00Z">
                  <w:rPr>
                    <w:noProof/>
                  </w:rPr>
                </w:rPrChange>
              </w:rPr>
              <w:t>NMT</w:t>
            </w:r>
            <w:r w:rsidRPr="00237F07">
              <w:rPr>
                <w:rPrChange w:id="389" w:author="jonathan pritchard" w:date="2024-08-21T11:05:00Z" w16du:dateUtc="2024-08-21T10:05:00Z">
                  <w:rPr>
                    <w:noProof/>
                  </w:rPr>
                </w:rPrChange>
              </w:rPr>
              <w:tab/>
              <w:t>=</w:t>
            </w:r>
            <w:r w:rsidRPr="00237F07">
              <w:rPr>
                <w:rPrChange w:id="390" w:author="jonathan pritchard" w:date="2024-08-21T11:05:00Z" w16du:dateUtc="2024-08-21T10:05:00Z">
                  <w:rPr>
                    <w:noProof/>
                  </w:rPr>
                </w:rPrChange>
              </w:rPr>
              <w:tab/>
              <w:t>not more than “CLEARING BEARING”</w:t>
            </w:r>
          </w:p>
          <w:p w14:paraId="004D1D83" w14:textId="71BB1FC8" w:rsidR="00DB102B" w:rsidRPr="00237F07" w:rsidRDefault="00DB102B" w:rsidP="004E61EE">
            <w:pPr>
              <w:keepNext/>
              <w:tabs>
                <w:tab w:val="left" w:pos="690"/>
                <w:tab w:val="left" w:pos="960"/>
              </w:tabs>
              <w:ind w:left="960" w:hanging="960"/>
              <w:rPr>
                <w:rPrChange w:id="391" w:author="jonathan pritchard" w:date="2024-08-21T11:05:00Z" w16du:dateUtc="2024-08-21T10:05:00Z">
                  <w:rPr>
                    <w:noProof/>
                  </w:rPr>
                </w:rPrChange>
              </w:rPr>
            </w:pPr>
            <w:r w:rsidRPr="00B77A92">
              <w:rPr>
                <w:rFonts w:cs="Arial"/>
              </w:rPr>
              <w:t>NLT</w:t>
            </w:r>
            <w:r w:rsidRPr="00B77A92">
              <w:rPr>
                <w:rFonts w:cs="Arial"/>
              </w:rPr>
              <w:tab/>
              <w:t>=</w:t>
            </w:r>
            <w:r w:rsidRPr="00B77A92">
              <w:rPr>
                <w:rFonts w:cs="Arial"/>
              </w:rPr>
              <w:tab/>
              <w:t>not less than “CLEARING BEARING”</w:t>
            </w:r>
          </w:p>
        </w:tc>
        <w:tc>
          <w:tcPr>
            <w:tcW w:w="2250" w:type="dxa"/>
          </w:tcPr>
          <w:p w14:paraId="4B592302" w14:textId="77777777" w:rsidR="00DB102B" w:rsidRPr="00237F07" w:rsidRDefault="00DB102B" w:rsidP="004E61EE">
            <w:pPr>
              <w:keepNext/>
              <w:rPr>
                <w:rPrChange w:id="392" w:author="jonathan pritchard" w:date="2024-08-21T11:05:00Z" w16du:dateUtc="2024-08-21T10:05:00Z">
                  <w:rPr>
                    <w:noProof/>
                  </w:rPr>
                </w:rPrChange>
              </w:rPr>
            </w:pPr>
            <w:proofErr w:type="spellStart"/>
            <w:r w:rsidRPr="00237F07">
              <w:rPr>
                <w:rPrChange w:id="393" w:author="jonathan pritchard" w:date="2024-08-21T11:05:00Z" w16du:dateUtc="2024-08-21T10:05:00Z">
                  <w:rPr>
                    <w:noProof/>
                  </w:rPr>
                </w:rPrChange>
              </w:rPr>
              <w:t>kn</w:t>
            </w:r>
            <w:proofErr w:type="spellEnd"/>
            <w:r w:rsidRPr="00237F07">
              <w:rPr>
                <w:rPrChange w:id="394" w:author="jonathan pritchard" w:date="2024-08-21T11:05:00Z" w16du:dateUtc="2024-08-21T10:05:00Z">
                  <w:rPr>
                    <w:noProof/>
                  </w:rPr>
                </w:rPrChange>
              </w:rPr>
              <w:t xml:space="preserve"> </w:t>
            </w:r>
            <w:r w:rsidRPr="00237F07">
              <w:rPr>
                <w:rPrChange w:id="395" w:author="jonathan pritchard" w:date="2024-08-21T11:05:00Z" w16du:dateUtc="2024-08-21T10:05:00Z">
                  <w:rPr>
                    <w:noProof/>
                  </w:rPr>
                </w:rPrChange>
              </w:rPr>
              <w:tab/>
              <w:t>= knots (INT1)</w:t>
            </w:r>
          </w:p>
          <w:p w14:paraId="2971D467" w14:textId="35A0CFB4" w:rsidR="00DB102B" w:rsidRPr="00237F07" w:rsidRDefault="00DB102B" w:rsidP="004E61EE">
            <w:pPr>
              <w:keepNext/>
              <w:rPr>
                <w:rPrChange w:id="396" w:author="jonathan pritchard" w:date="2024-08-21T11:05:00Z" w16du:dateUtc="2024-08-21T10:05:00Z">
                  <w:rPr>
                    <w:noProof/>
                  </w:rPr>
                </w:rPrChange>
              </w:rPr>
            </w:pPr>
            <w:proofErr w:type="spellStart"/>
            <w:r w:rsidRPr="00237F07">
              <w:rPr>
                <w:rPrChange w:id="397" w:author="jonathan pritchard" w:date="2024-08-21T11:05:00Z" w16du:dateUtc="2024-08-21T10:05:00Z">
                  <w:rPr>
                    <w:noProof/>
                  </w:rPr>
                </w:rPrChange>
              </w:rPr>
              <w:t>deg</w:t>
            </w:r>
            <w:proofErr w:type="spellEnd"/>
            <w:r w:rsidRPr="00237F07">
              <w:rPr>
                <w:rPrChange w:id="398" w:author="jonathan pritchard" w:date="2024-08-21T11:05:00Z" w16du:dateUtc="2024-08-21T10:05:00Z">
                  <w:rPr>
                    <w:noProof/>
                  </w:rPr>
                </w:rPrChange>
              </w:rPr>
              <w:tab/>
              <w:t>= degrees</w:t>
            </w:r>
          </w:p>
        </w:tc>
      </w:tr>
    </w:tbl>
    <w:p w14:paraId="0C418459" w14:textId="4AF3B390" w:rsidR="007D243B" w:rsidRPr="00450770" w:rsidRDefault="00424521" w:rsidP="00620930">
      <w:pPr>
        <w:pStyle w:val="Caption"/>
        <w:spacing w:after="120" w:line="240" w:lineRule="auto"/>
        <w:jc w:val="center"/>
      </w:pPr>
      <w:bookmarkStart w:id="399" w:name="_Ref44425187"/>
      <w:r w:rsidRPr="00B77A92">
        <w:t xml:space="preserve">Table </w:t>
      </w:r>
      <w:r w:rsidR="00620930"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00" w:author="jonathan pritchard" w:date="2024-08-21T11:05:00Z" w16du:dateUtc="2024-08-21T10:05:00Z">
            <w:rPr>
              <w:noProof/>
            </w:rPr>
          </w:rPrChange>
        </w:rPr>
        <w:t>19</w:t>
      </w:r>
      <w:r w:rsidR="00331A1D" w:rsidRPr="00B77A92">
        <w:fldChar w:fldCharType="end"/>
      </w:r>
      <w:bookmarkEnd w:id="399"/>
      <w:r w:rsidRPr="00B77A92">
        <w:t xml:space="preserve"> - Abbreviations</w:t>
      </w:r>
      <w:r w:rsidR="00B7170B" w:rsidRPr="00B77A92">
        <w:t xml:space="preserve"> and format specifiers</w:t>
      </w:r>
      <w:r w:rsidRPr="00B77A92">
        <w:t xml:space="preserve"> used </w:t>
      </w:r>
      <w:r w:rsidR="00DB102B" w:rsidRPr="00B77A92">
        <w:t>by portrayal catalogue</w:t>
      </w:r>
    </w:p>
    <w:p w14:paraId="34C33955" w14:textId="77777777" w:rsidR="0091366D" w:rsidRPr="00450770" w:rsidRDefault="0091366D" w:rsidP="00620930">
      <w:pPr>
        <w:spacing w:after="120" w:line="240" w:lineRule="auto"/>
        <w:jc w:val="both"/>
      </w:pPr>
    </w:p>
    <w:p w14:paraId="44CDD629" w14:textId="3D15B5BB" w:rsidR="00AD5025" w:rsidRPr="00450770" w:rsidRDefault="001F310E" w:rsidP="00BE68E8">
      <w:pPr>
        <w:pStyle w:val="Heading1"/>
      </w:pPr>
      <w:bookmarkStart w:id="401" w:name="_Toc175130163"/>
      <w:bookmarkStart w:id="402" w:name="_Toc175130164"/>
      <w:bookmarkStart w:id="403" w:name="_Toc175130165"/>
      <w:bookmarkStart w:id="404" w:name="_Toc175130166"/>
      <w:bookmarkStart w:id="405" w:name="_Toc175130167"/>
      <w:bookmarkStart w:id="406" w:name="_Toc175130168"/>
      <w:bookmarkStart w:id="407" w:name="_Toc175130169"/>
      <w:bookmarkStart w:id="408" w:name="_Toc175130170"/>
      <w:bookmarkStart w:id="409" w:name="_Toc175130171"/>
      <w:bookmarkStart w:id="410" w:name="_Toc175130172"/>
      <w:bookmarkStart w:id="411" w:name="_Toc175130173"/>
      <w:bookmarkStart w:id="412" w:name="_Toc175130174"/>
      <w:bookmarkStart w:id="413" w:name="_Toc175130175"/>
      <w:bookmarkStart w:id="414" w:name="_Toc175130176"/>
      <w:bookmarkStart w:id="415" w:name="_Toc175130177"/>
      <w:bookmarkStart w:id="416" w:name="_Toc175130178"/>
      <w:bookmarkStart w:id="417" w:name="_Toc175130179"/>
      <w:bookmarkStart w:id="418" w:name="_Toc175130194"/>
      <w:bookmarkStart w:id="419" w:name="_Toc175130195"/>
      <w:bookmarkStart w:id="420" w:name="_Toc175130196"/>
      <w:bookmarkStart w:id="421" w:name="_Toc175130197"/>
      <w:bookmarkStart w:id="422" w:name="_Toc99104596"/>
      <w:bookmarkStart w:id="423" w:name="_Toc99105049"/>
      <w:bookmarkStart w:id="424" w:name="_Toc175130198"/>
      <w:bookmarkStart w:id="425" w:name="_Toc175130199"/>
      <w:bookmarkStart w:id="426" w:name="_Toc175130200"/>
      <w:bookmarkStart w:id="427" w:name="_Toc175130201"/>
      <w:bookmarkStart w:id="428" w:name="_Toc175130202"/>
      <w:bookmarkStart w:id="429" w:name="_Toc175130203"/>
      <w:bookmarkStart w:id="430" w:name="_Toc175130204"/>
      <w:bookmarkStart w:id="431" w:name="_Toc17513459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commentRangeStart w:id="432"/>
      <w:r w:rsidRPr="00450770">
        <w:lastRenderedPageBreak/>
        <w:t>Miscellaneous</w:t>
      </w:r>
      <w:r w:rsidR="00EA6515" w:rsidRPr="00450770">
        <w:t xml:space="preserve"> Display Elements</w:t>
      </w:r>
      <w:commentRangeEnd w:id="432"/>
      <w:r w:rsidR="00F553C8" w:rsidRPr="00450770">
        <w:rPr>
          <w:rStyle w:val="CommentReference"/>
          <w:rFonts w:eastAsia="MS Mincho"/>
          <w:b w:val="0"/>
          <w:bCs w:val="0"/>
          <w:lang w:val="en-GB"/>
        </w:rPr>
        <w:commentReference w:id="432"/>
      </w:r>
      <w:bookmarkEnd w:id="431"/>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433" w:name="_Toc175134591"/>
      <w:commentRangeStart w:id="434"/>
      <w:commentRangeStart w:id="435"/>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434"/>
      <w:r w:rsidR="007009D1" w:rsidRPr="00450770">
        <w:rPr>
          <w:rStyle w:val="CommentReference"/>
          <w:rFonts w:eastAsia="MS Mincho"/>
          <w:b w:val="0"/>
          <w:bCs w:val="0"/>
          <w:lang w:val="en-GB"/>
        </w:rPr>
        <w:commentReference w:id="434"/>
      </w:r>
      <w:commentRangeEnd w:id="435"/>
      <w:r w:rsidR="004936FD" w:rsidRPr="00450770">
        <w:rPr>
          <w:rStyle w:val="CommentReference"/>
          <w:rFonts w:eastAsia="MS Mincho"/>
          <w:b w:val="0"/>
          <w:bCs w:val="0"/>
          <w:lang w:val="en-GB"/>
        </w:rPr>
        <w:commentReference w:id="435"/>
      </w:r>
      <w:bookmarkEnd w:id="433"/>
    </w:p>
    <w:p w14:paraId="4A2521A0" w14:textId="6BF78C5B" w:rsidR="0010683F" w:rsidRPr="00450770" w:rsidRDefault="00CF374E" w:rsidP="00450770">
      <w:pPr>
        <w:rPr>
          <w:i/>
          <w:iCs/>
        </w:rPr>
      </w:pPr>
      <w:r w:rsidRPr="00B77A92">
        <w:rPr>
          <w:i/>
          <w:iCs/>
        </w:rPr>
        <w:t xml:space="preserve">ENC Features are grouped into DataCoverage features and aggregated into datasets. Each DataCoverage feature contains attributes named </w:t>
      </w:r>
      <w:proofErr w:type="spellStart"/>
      <w:r w:rsidRPr="00B77A92">
        <w:rPr>
          <w:i/>
          <w:iCs/>
        </w:rPr>
        <w:t>optimumDisplayScale</w:t>
      </w:r>
      <w:proofErr w:type="spellEnd"/>
      <w:r w:rsidRPr="00B77A92">
        <w:rPr>
          <w:i/>
          <w:iCs/>
        </w:rPr>
        <w:t xml:space="preserve">, </w:t>
      </w:r>
      <w:proofErr w:type="spellStart"/>
      <w:r w:rsidRPr="00B77A92">
        <w:rPr>
          <w:i/>
          <w:iCs/>
        </w:rPr>
        <w:t>minimumDisplayScale</w:t>
      </w:r>
      <w:proofErr w:type="spellEnd"/>
      <w:r w:rsidRPr="00B77A92">
        <w:rPr>
          <w:i/>
          <w:iCs/>
        </w:rPr>
        <w:t xml:space="preserve"> and MaximumDisplayScale. </w:t>
      </w:r>
    </w:p>
    <w:p w14:paraId="00620AFF" w14:textId="4436BC53" w:rsidR="002A10D2" w:rsidRPr="00450770" w:rsidRDefault="002A10D2" w:rsidP="00450770">
      <w:pPr>
        <w:pStyle w:val="Heading3"/>
      </w:pPr>
      <w:bookmarkStart w:id="436" w:name="_Toc175134592"/>
      <w:r w:rsidRPr="00450770">
        <w:t>ENC scale</w:t>
      </w:r>
      <w:bookmarkEnd w:id="436"/>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3C845AAC" w:rsidR="00CF374E" w:rsidRPr="00450770" w:rsidRDefault="00CF374E" w:rsidP="00450770">
      <w:pPr>
        <w:pStyle w:val="BodyText"/>
        <w:spacing w:before="120" w:after="240"/>
        <w:rPr>
          <w:bCs/>
          <w:i/>
        </w:rPr>
      </w:pPr>
      <w:r w:rsidRPr="00450770">
        <w:rPr>
          <w:bCs/>
          <w:i/>
          <w:sz w:val="20"/>
        </w:rPr>
        <w:t xml:space="preserve">The ordering of </w:t>
      </w:r>
      <w:r w:rsidRPr="00450770">
        <w:rPr>
          <w:b/>
          <w:i/>
          <w:sz w:val="20"/>
        </w:rPr>
        <w:t>Data Coverage</w:t>
      </w:r>
      <w:r w:rsidRPr="00450770">
        <w:rPr>
          <w:bCs/>
          <w:i/>
          <w:sz w:val="20"/>
        </w:rPr>
        <w:t xml:space="preserve"> features by Data Scale, prior to S-101 portrayal is defined fully in Annex </w:t>
      </w:r>
      <w:r w:rsidRPr="00450770">
        <w:rPr>
          <w:bCs/>
          <w:i/>
          <w:sz w:val="20"/>
          <w:highlight w:val="yellow"/>
        </w:rPr>
        <w:t>XXX</w:t>
      </w:r>
      <w:r w:rsidRPr="00450770">
        <w:rPr>
          <w:bCs/>
          <w:i/>
          <w:sz w:val="20"/>
        </w:rPr>
        <w:t xml:space="preserve"> – Data Loading Strategy.</w:t>
      </w:r>
    </w:p>
    <w:p w14:paraId="4B8E4439" w14:textId="52089920" w:rsidR="002A10D2" w:rsidRPr="00450770" w:rsidRDefault="002A10D2" w:rsidP="00450770">
      <w:pPr>
        <w:pStyle w:val="Heading3"/>
      </w:pPr>
      <w:bookmarkStart w:id="437" w:name="_Toc175130208"/>
      <w:bookmarkStart w:id="438" w:name="_Ref49483442"/>
      <w:bookmarkStart w:id="439" w:name="_Toc175134593"/>
      <w:bookmarkEnd w:id="437"/>
      <w:r w:rsidRPr="00450770">
        <w:t>Overscale</w:t>
      </w:r>
      <w:bookmarkEnd w:id="438"/>
      <w:bookmarkEnd w:id="439"/>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r w:rsidRPr="00450770">
        <w:lastRenderedPageBreak/>
        <w:t>Overscale Indication</w:t>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77777777" w:rsidR="00B73DF0" w:rsidRPr="00450770" w:rsidRDefault="002A10D2" w:rsidP="00916A2A">
      <w:pPr>
        <w:spacing w:after="120" w:line="240" w:lineRule="auto"/>
        <w:jc w:val="both"/>
      </w:pPr>
      <w:r w:rsidRPr="00450770">
        <w:t xml:space="preserve">[denominator of the </w:t>
      </w:r>
      <w:proofErr w:type="spellStart"/>
      <w:r w:rsidRPr="00450770">
        <w:rPr>
          <w:i/>
          <w:iCs/>
        </w:rPr>
        <w:t>maximumDisplayScale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450770"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display, and treated as display base.</w:t>
      </w:r>
      <w:r w:rsidR="0042425D" w:rsidRPr="00450770">
        <w:t xml:space="preserve"> </w:t>
      </w:r>
      <w:r w:rsidRPr="00450770">
        <w:t>Use colour SCLBR.</w:t>
      </w:r>
    </w:p>
    <w:p w14:paraId="6CC5F540" w14:textId="734825C7" w:rsidR="002A10D2" w:rsidRPr="00450770" w:rsidRDefault="002A10D2" w:rsidP="00916A2A">
      <w:pPr>
        <w:spacing w:after="120" w:line="240" w:lineRule="auto"/>
        <w:jc w:val="both"/>
      </w:pPr>
      <w:r w:rsidRPr="00450770">
        <w:t xml:space="preserve">This overscale indication is required by IMO </w:t>
      </w:r>
      <w:r w:rsidR="00EA2EBA" w:rsidRPr="00450770">
        <w:t>Performance Standards</w:t>
      </w:r>
      <w:r w:rsidRPr="00450770">
        <w:t xml:space="preserve"> </w:t>
      </w:r>
      <w:r w:rsidR="00EA2EBA" w:rsidRPr="00450770">
        <w:t>(MSC.</w:t>
      </w:r>
      <w:r w:rsidR="00D748C8" w:rsidRPr="00450770">
        <w:t>530(106)</w:t>
      </w:r>
      <w:r w:rsidR="00EA2EBA" w:rsidRPr="00450770">
        <w:t>)</w:t>
      </w:r>
      <w:r w:rsidRPr="00450770">
        <w:t xml:space="preserve"> whenever the display scale exceeds the </w:t>
      </w:r>
      <w:r w:rsidR="00632E3E" w:rsidRPr="00450770">
        <w:t>maximum intended viewing</w:t>
      </w:r>
      <w:r w:rsidRPr="00450770">
        <w:t xml:space="preserve"> scale</w:t>
      </w:r>
      <w:r w:rsidR="00632E3E" w:rsidRPr="00450770">
        <w:t xml:space="preserve"> </w:t>
      </w:r>
      <w:r w:rsidR="005E5376" w:rsidRPr="00450770">
        <w:t>defined</w:t>
      </w:r>
      <w:r w:rsidR="00632E3E" w:rsidRPr="00450770">
        <w:t xml:space="preserve"> by</w:t>
      </w:r>
      <w:r w:rsidR="005E5376" w:rsidRPr="00450770">
        <w:t xml:space="preserve"> the</w:t>
      </w:r>
      <w:r w:rsidR="00632E3E" w:rsidRPr="00450770">
        <w:t xml:space="preserve"> </w:t>
      </w:r>
      <w:commentRangeStart w:id="440"/>
      <w:proofErr w:type="spellStart"/>
      <w:r w:rsidR="00632E3E" w:rsidRPr="00450770">
        <w:rPr>
          <w:i/>
          <w:iCs/>
        </w:rPr>
        <w:t>maximumDisplayScale</w:t>
      </w:r>
      <w:proofErr w:type="spellEnd"/>
      <w:r w:rsidR="005E5376" w:rsidRPr="00450770">
        <w:t xml:space="preserve"> </w:t>
      </w:r>
      <w:commentRangeEnd w:id="440"/>
      <w:r w:rsidR="00CF374E" w:rsidRPr="00450770">
        <w:rPr>
          <w:rStyle w:val="CommentReference"/>
          <w:lang w:val="en-GB"/>
        </w:rPr>
        <w:commentReference w:id="440"/>
      </w:r>
      <w:r w:rsidR="005E5376" w:rsidRPr="00450770">
        <w:t>attribute.</w:t>
      </w:r>
    </w:p>
    <w:p w14:paraId="015E92D6" w14:textId="5DE29B8B" w:rsidR="002A10D2" w:rsidRPr="00450770" w:rsidRDefault="002A10D2" w:rsidP="00916A2A">
      <w:pPr>
        <w:spacing w:after="120" w:line="240" w:lineRule="auto"/>
        <w:jc w:val="both"/>
      </w:pPr>
      <w:commentRangeStart w:id="441"/>
      <w:r w:rsidRPr="00450770">
        <w:t xml:space="preserve">NOTE </w:t>
      </w:r>
      <w:r w:rsidRPr="00450770">
        <w:tab/>
        <w:t xml:space="preserve">If the display is compiled from more than one ENC of the same </w:t>
      </w:r>
      <w:proofErr w:type="spellStart"/>
      <w:r w:rsidRPr="00450770">
        <w:rPr>
          <w:i/>
          <w:iCs/>
        </w:rPr>
        <w:t>maximumDisplayScale</w:t>
      </w:r>
      <w:proofErr w:type="spellEnd"/>
      <w:r w:rsidRPr="00450770">
        <w:t xml:space="preserve">, and if the mariner deliberately chooses to zoom in so that the display scale exceeds the </w:t>
      </w:r>
      <w:proofErr w:type="spellStart"/>
      <w:r w:rsidRPr="00450770">
        <w:rPr>
          <w:i/>
          <w:iCs/>
        </w:rPr>
        <w:t>maximumDisplayScale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441"/>
      <w:r w:rsidR="00C8687E" w:rsidRPr="00450770">
        <w:rPr>
          <w:rStyle w:val="CommentReference"/>
          <w:lang w:val="en-GB"/>
        </w:rPr>
        <w:commentReference w:id="441"/>
      </w:r>
    </w:p>
    <w:p w14:paraId="7392DE27" w14:textId="4D699213" w:rsidR="002A10D2" w:rsidRPr="00450770" w:rsidRDefault="002A10D2" w:rsidP="00C8687E">
      <w:pPr>
        <w:pStyle w:val="Heading3"/>
      </w:pPr>
      <w:bookmarkStart w:id="442" w:name="_Toc175134594"/>
      <w:r w:rsidRPr="00450770">
        <w:t>Scale boundary</w:t>
      </w:r>
      <w:bookmarkEnd w:id="442"/>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443"/>
      <w:commentRangeStart w:id="444"/>
      <w:r w:rsidR="005E6B56" w:rsidRPr="00450770">
        <w:t xml:space="preserve"> The steps are given in S-101.</w:t>
      </w:r>
      <w:r w:rsidRPr="00450770">
        <w:t xml:space="preserve"> </w:t>
      </w:r>
      <w:commentRangeEnd w:id="443"/>
      <w:r w:rsidR="00F553C8" w:rsidRPr="00450770">
        <w:rPr>
          <w:rStyle w:val="CommentReference"/>
          <w:lang w:val="en-GB"/>
        </w:rPr>
        <w:commentReference w:id="443"/>
      </w:r>
      <w:commentRangeEnd w:id="444"/>
      <w:r w:rsidR="00962051" w:rsidRPr="00450770">
        <w:rPr>
          <w:rStyle w:val="CommentReference"/>
          <w:lang w:val="en-GB"/>
        </w:rPr>
        <w:commentReference w:id="444"/>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445" w:name="_Toc175134595"/>
      <w:commentRangeStart w:id="446"/>
      <w:commentRangeStart w:id="447"/>
      <w:commentRangeStart w:id="448"/>
      <w:r w:rsidRPr="00450770">
        <w:t>Overscale area at scale boundary</w:t>
      </w:r>
      <w:commentRangeEnd w:id="446"/>
      <w:r w:rsidR="00F24086" w:rsidRPr="00450770">
        <w:rPr>
          <w:rStyle w:val="CommentReference"/>
          <w:b w:val="0"/>
          <w:bCs w:val="0"/>
          <w:lang w:val="en-GB"/>
        </w:rPr>
        <w:commentReference w:id="446"/>
      </w:r>
      <w:commentRangeEnd w:id="447"/>
      <w:r w:rsidR="005D36F8" w:rsidRPr="00450770">
        <w:rPr>
          <w:rStyle w:val="CommentReference"/>
          <w:b w:val="0"/>
          <w:bCs w:val="0"/>
          <w:lang w:val="en-GB"/>
        </w:rPr>
        <w:commentReference w:id="447"/>
      </w:r>
      <w:commentRangeEnd w:id="448"/>
      <w:r w:rsidR="002C4C4D" w:rsidRPr="00450770">
        <w:rPr>
          <w:rStyle w:val="CommentReference"/>
          <w:b w:val="0"/>
          <w:bCs w:val="0"/>
          <w:lang w:val="en-GB"/>
        </w:rPr>
        <w:commentReference w:id="448"/>
      </w:r>
      <w:bookmarkEnd w:id="445"/>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 xml:space="preserve">scale. </w:t>
      </w:r>
      <w:r w:rsidRPr="00450770">
        <w:rPr>
          <w:highlight w:val="yellow"/>
        </w:rPr>
        <w:t>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6B26A5FC" w:rsidR="002A10D2" w:rsidRPr="00450770" w:rsidRDefault="002A10D2" w:rsidP="00632E3E">
      <w:pPr>
        <w:spacing w:after="120" w:line="240" w:lineRule="auto"/>
        <w:jc w:val="both"/>
      </w:pPr>
      <w:r w:rsidRPr="00450770">
        <w:rPr>
          <w:highlight w:val="yellow"/>
        </w:rPr>
        <w:t xml:space="preserve">The </w:t>
      </w:r>
      <w:r w:rsidR="00546445" w:rsidRPr="00450770">
        <w:rPr>
          <w:highlight w:val="yellow"/>
        </w:rPr>
        <w:t xml:space="preserve">area fill </w:t>
      </w:r>
      <w:r w:rsidRPr="00450770">
        <w:rPr>
          <w:highlight w:val="yellow"/>
        </w:rPr>
        <w:t xml:space="preserve">OVERSC01 must be used to indicate </w:t>
      </w:r>
      <w:r w:rsidRPr="00450770">
        <w:rPr>
          <w:b/>
          <w:highlight w:val="yellow"/>
        </w:rPr>
        <w:t>Data</w:t>
      </w:r>
      <w:r w:rsidR="00735361" w:rsidRPr="00450770">
        <w:rPr>
          <w:b/>
          <w:highlight w:val="yellow"/>
        </w:rPr>
        <w:t xml:space="preserve"> </w:t>
      </w:r>
      <w:r w:rsidRPr="00450770">
        <w:rPr>
          <w:b/>
          <w:highlight w:val="yellow"/>
        </w:rPr>
        <w:t>Coverage</w:t>
      </w:r>
      <w:r w:rsidRPr="00450770">
        <w:rPr>
          <w:highlight w:val="yellow"/>
        </w:rPr>
        <w:t xml:space="preserve"> areas displayed </w:t>
      </w:r>
      <w:commentRangeStart w:id="449"/>
      <w:r w:rsidRPr="00450770">
        <w:rPr>
          <w:highlight w:val="yellow"/>
        </w:rPr>
        <w:t>larger</w:t>
      </w:r>
      <w:commentRangeEnd w:id="449"/>
      <w:r w:rsidR="00F553C8" w:rsidRPr="00450770">
        <w:rPr>
          <w:rStyle w:val="CommentReference"/>
          <w:highlight w:val="yellow"/>
          <w:lang w:val="en-GB"/>
        </w:rPr>
        <w:commentReference w:id="449"/>
      </w:r>
      <w:r w:rsidRPr="00450770">
        <w:rPr>
          <w:highlight w:val="yellow"/>
        </w:rPr>
        <w:t xml:space="preserve"> than the </w:t>
      </w:r>
      <w:proofErr w:type="spellStart"/>
      <w:r w:rsidR="009A279C" w:rsidRPr="00450770">
        <w:rPr>
          <w:i/>
          <w:iCs/>
          <w:highlight w:val="yellow"/>
        </w:rPr>
        <w:t>optimumDisplayScale</w:t>
      </w:r>
      <w:proofErr w:type="spellEnd"/>
      <w:r w:rsidRPr="00450770">
        <w:rPr>
          <w:highlight w:val="yellow"/>
        </w:rPr>
        <w:t>; provided that the area was displayed automatically by the ECDIS in order to avoid leaving that portion of the display blank.</w:t>
      </w:r>
    </w:p>
    <w:p w14:paraId="26802AE2" w14:textId="0449601E"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at different </w:t>
      </w:r>
      <w:proofErr w:type="spellStart"/>
      <w:r w:rsidR="009A279C" w:rsidRPr="00450770">
        <w:rPr>
          <w:i/>
          <w:iCs/>
        </w:rPr>
        <w:t>optimumDisplayScale</w:t>
      </w:r>
      <w:proofErr w:type="spellEnd"/>
      <w:r w:rsidRPr="00450770">
        <w:t xml:space="preserve">. It should not be applied to an overscale display deliberately requested by the mariner, which should 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71D956AD" w:rsidR="002A10D2" w:rsidRPr="00450770" w:rsidRDefault="002A10D2" w:rsidP="00632E3E">
      <w:pPr>
        <w:spacing w:after="120" w:line="240" w:lineRule="auto"/>
        <w:jc w:val="both"/>
      </w:pPr>
      <w:r w:rsidRPr="00450770">
        <w:t xml:space="preserve">In this context, "grossly enlarged" and "grossly overscale" should be taken to mean that the display scale is enlarged/overscale by X2 or more with respect to the </w:t>
      </w:r>
      <w:proofErr w:type="spellStart"/>
      <w:r w:rsidR="009A279C" w:rsidRPr="00450770">
        <w:rPr>
          <w:i/>
          <w:iCs/>
        </w:rPr>
        <w:t>optimumDisplayScale</w:t>
      </w:r>
      <w:proofErr w:type="spellEnd"/>
      <w:r w:rsidRPr="00450770">
        <w:t>.</w:t>
      </w:r>
      <w:r w:rsidR="0042425D" w:rsidRPr="00450770">
        <w:t xml:space="preserve"> </w:t>
      </w:r>
      <w:r w:rsidRPr="00450770">
        <w:t xml:space="preserve">For example, at the left edge of </w:t>
      </w:r>
      <w:r w:rsidR="00ED0269" w:rsidRPr="00450770">
        <w:fldChar w:fldCharType="begin"/>
      </w:r>
      <w:r w:rsidR="00ED0269" w:rsidRPr="00450770">
        <w:instrText xml:space="preserve"> REF _Ref45642442 \h </w:instrText>
      </w:r>
      <w:r w:rsidR="00632E3E" w:rsidRPr="00450770">
        <w:instrText xml:space="preserve"> \* MERGEFORMAT </w:instrText>
      </w:r>
      <w:r w:rsidR="00ED0269" w:rsidRPr="00450770">
        <w:fldChar w:fldCharType="separate"/>
      </w:r>
      <w:r w:rsidR="00832978" w:rsidRPr="00B77A92">
        <w:t>Figure C-1</w:t>
      </w:r>
      <w:r w:rsidR="00ED0269" w:rsidRPr="00450770">
        <w:fldChar w:fldCharType="end"/>
      </w:r>
      <w:r w:rsidRPr="00450770">
        <w:t xml:space="preserve"> the display scale of 1/12,500 is X4 the </w:t>
      </w:r>
      <w:proofErr w:type="spellStart"/>
      <w:r w:rsidR="009A279C" w:rsidRPr="00450770">
        <w:rPr>
          <w:i/>
          <w:iCs/>
        </w:rPr>
        <w:t>optimumDisplayScale</w:t>
      </w:r>
      <w:proofErr w:type="spellEnd"/>
      <w:r w:rsidR="009A279C" w:rsidRPr="00450770">
        <w:t xml:space="preserve"> </w:t>
      </w:r>
      <w:r w:rsidRPr="00450770">
        <w:t>of 1/50,000, and so the overscale pattern is required.</w:t>
      </w:r>
    </w:p>
    <w:p w14:paraId="18329010" w14:textId="77777777" w:rsidR="00ED0269" w:rsidRPr="00B77A92" w:rsidRDefault="0037409F" w:rsidP="004E61EE">
      <w:pPr>
        <w:keepNext/>
        <w:spacing w:line="240" w:lineRule="auto"/>
        <w:jc w:val="center"/>
      </w:pPr>
      <w:commentRangeStart w:id="450"/>
      <w:commentRangeStart w:id="451"/>
      <w:r w:rsidRPr="00450770">
        <w:rPr>
          <w:lang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7">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450"/>
      <w:r w:rsidR="00F553C8" w:rsidRPr="00450770">
        <w:rPr>
          <w:rStyle w:val="CommentReference"/>
          <w:lang w:val="en-GB"/>
        </w:rPr>
        <w:commentReference w:id="450"/>
      </w:r>
      <w:commentRangeEnd w:id="451"/>
      <w:r w:rsidR="00214374" w:rsidRPr="00450770">
        <w:rPr>
          <w:rStyle w:val="CommentReference"/>
          <w:lang w:val="en-GB"/>
        </w:rPr>
        <w:commentReference w:id="451"/>
      </w:r>
    </w:p>
    <w:p w14:paraId="2DA84ACE" w14:textId="4498CC05" w:rsidR="00735361" w:rsidRPr="00B77A92" w:rsidRDefault="00ED0269" w:rsidP="00735361">
      <w:pPr>
        <w:pStyle w:val="Caption"/>
        <w:spacing w:after="120" w:line="240" w:lineRule="auto"/>
        <w:jc w:val="center"/>
      </w:pPr>
      <w:bookmarkStart w:id="452" w:name="_Ref45642442"/>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452"/>
      <w:r w:rsidRPr="00B77A92">
        <w:t xml:space="preserve"> - Illustration of overscale display</w:t>
      </w:r>
    </w:p>
    <w:p w14:paraId="517055A1" w14:textId="07793E79" w:rsidR="0037409F" w:rsidRPr="00450770" w:rsidRDefault="00735361" w:rsidP="00AA1762">
      <w:pPr>
        <w:spacing w:after="120" w:line="240" w:lineRule="auto"/>
        <w:jc w:val="both"/>
      </w:pPr>
      <w:r w:rsidRPr="00B77A92">
        <w:t>[</w:t>
      </w:r>
      <w:r w:rsidR="005226C6" w:rsidRPr="00B77A92">
        <w:t xml:space="preserve">The right hand side of the </w:t>
      </w:r>
      <w:r w:rsidR="00AA1762" w:rsidRPr="00B77A92">
        <w:t>Figure</w:t>
      </w:r>
      <w:r w:rsidR="005226C6" w:rsidRPr="00B77A92">
        <w:t xml:space="preserve"> shows the ENC layout with the screen window overlaid, and the left hand side is enlarged to show the ECDIS display on that screen.</w:t>
      </w:r>
      <w:r w:rsidRPr="00B77A92">
        <w:t>]</w:t>
      </w:r>
    </w:p>
    <w:p w14:paraId="485851D7" w14:textId="5598C8EA"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For example if the </w:t>
      </w:r>
      <w:r w:rsidR="009A279C" w:rsidRPr="00450770">
        <w:t xml:space="preserve">optimum </w:t>
      </w:r>
      <w:r w:rsidRPr="00450770">
        <w:t xml:space="preserve">display scale of the situation in the data coverage diagram was 1/3,500 the area of </w:t>
      </w:r>
      <w:r w:rsidR="009A279C" w:rsidRPr="00450770">
        <w:t>optimum display scale</w:t>
      </w:r>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p>
    <w:p w14:paraId="72BD321A" w14:textId="2C827F5A" w:rsidR="002A10D2" w:rsidRPr="00450770" w:rsidRDefault="002A10D2" w:rsidP="00C8687E">
      <w:pPr>
        <w:pStyle w:val="Heading3"/>
      </w:pPr>
      <w:bookmarkStart w:id="453" w:name="_Ref49483424"/>
      <w:bookmarkStart w:id="454" w:name="_Toc17513459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453"/>
      <w:bookmarkEnd w:id="454"/>
    </w:p>
    <w:p w14:paraId="5F37F44C" w14:textId="573C7AE4" w:rsidR="002A10D2" w:rsidRPr="00450770" w:rsidRDefault="002A10D2" w:rsidP="00AA1762">
      <w:pPr>
        <w:spacing w:after="120" w:line="240" w:lineRule="auto"/>
        <w:jc w:val="both"/>
      </w:pPr>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455" w:name="_Ref49376543"/>
      <w:bookmarkStart w:id="456" w:name="_Toc175134597"/>
      <w:r w:rsidRPr="00450770">
        <w:t>Graphical indexes</w:t>
      </w:r>
      <w:bookmarkEnd w:id="455"/>
      <w:bookmarkEnd w:id="456"/>
    </w:p>
    <w:p w14:paraId="704627B5" w14:textId="1C88F51F" w:rsidR="00910895" w:rsidRPr="00450770" w:rsidRDefault="002A10D2" w:rsidP="00C8687E">
      <w:pPr>
        <w:pStyle w:val="Heading3"/>
      </w:pPr>
      <w:bookmarkStart w:id="457" w:name="_Ref45727559"/>
      <w:bookmarkStart w:id="458" w:name="_Toc175134598"/>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457"/>
      <w:bookmarkEnd w:id="45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237F07">
        <w:rPr>
          <w:rPrChange w:id="459" w:author="jonathan pritchard" w:date="2024-08-21T11:05:00Z" w16du:dateUtc="2024-08-21T10:05:00Z">
            <w:rPr>
              <w:highlight w:val="yellow"/>
            </w:rPr>
          </w:rPrChange>
        </w:rPr>
        <w:t xml:space="preserve"> </w:t>
      </w:r>
      <w:r w:rsidRPr="00237F07">
        <w:rPr>
          <w:rPrChange w:id="460" w:author="jonathan pritchard" w:date="2024-08-21T11:05:00Z" w16du:dateUtc="2024-08-21T10:05:00Z">
            <w:rPr>
              <w:highlight w:val="yellow"/>
            </w:rPr>
          </w:rPrChange>
        </w:rPr>
        <w:t xml:space="preserve">as long as the graphical index </w:t>
      </w:r>
      <w:r w:rsidR="00F65057" w:rsidRPr="00237F07">
        <w:rPr>
          <w:rPrChange w:id="461" w:author="jonathan pritchard" w:date="2024-08-21T11:05:00Z" w16du:dateUtc="2024-08-21T10:05:00Z">
            <w:rPr>
              <w:highlight w:val="yellow"/>
            </w:rPr>
          </w:rPrChange>
        </w:rPr>
        <w:t>distinguish</w:t>
      </w:r>
      <w:r w:rsidRPr="00237F07">
        <w:rPr>
          <w:rPrChange w:id="462" w:author="jonathan pritchard" w:date="2024-08-21T11:05:00Z" w16du:dateUtc="2024-08-21T10:05:00Z">
            <w:rPr>
              <w:highlight w:val="yellow"/>
            </w:rPr>
          </w:rPrChange>
        </w:rPr>
        <w:t>es them</w:t>
      </w:r>
      <w:r w:rsidR="00F65057" w:rsidRPr="00237F07">
        <w:rPr>
          <w:rPrChange w:id="463" w:author="jonathan pritchard" w:date="2024-08-21T11:05:00Z" w16du:dateUtc="2024-08-21T10:05:00Z">
            <w:rPr>
              <w:highlight w:val="yellow"/>
            </w:rPr>
          </w:rPrChange>
        </w:rPr>
        <w:t xml:space="preserve"> from data</w:t>
      </w:r>
      <w:r w:rsidRPr="00237F07">
        <w:rPr>
          <w:rPrChange w:id="464" w:author="jonathan pritchard" w:date="2024-08-21T11:05:00Z" w16du:dateUtc="2024-08-21T10:05:00Z">
            <w:rPr>
              <w:highlight w:val="yellow"/>
            </w:rPr>
          </w:rPrChange>
        </w:rPr>
        <w:t>sets</w:t>
      </w:r>
      <w:r w:rsidR="00F65057" w:rsidRPr="00237F07">
        <w:rPr>
          <w:rPrChange w:id="465" w:author="jonathan pritchard" w:date="2024-08-21T11:05:00Z" w16du:dateUtc="2024-08-21T10:05:00Z">
            <w:rPr>
              <w:highlight w:val="yellow"/>
            </w:rPr>
          </w:rPrChange>
        </w:rPr>
        <w:t xml:space="preserve"> installed on the system</w:t>
      </w:r>
      <w:r w:rsidRPr="00237F07">
        <w:rPr>
          <w:rPrChange w:id="466" w:author="jonathan pritchard" w:date="2024-08-21T11:05:00Z" w16du:dateUtc="2024-08-21T10:05:00Z">
            <w:rPr>
              <w:highlight w:val="yellow"/>
            </w:rPr>
          </w:rPrChange>
        </w:rPr>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pPr>
        <w:spacing w:after="120" w:line="240" w:lineRule="auto"/>
        <w:pPrChange w:id="467" w:author="jonathan pritchard" w:date="2024-07-24T08:37:00Z" w16du:dateUtc="2024-07-24T07:37:00Z">
          <w:pPr>
            <w:spacing w:after="120" w:line="240" w:lineRule="auto"/>
            <w:jc w:val="both"/>
          </w:pPr>
        </w:pPrChange>
      </w:pPr>
    </w:p>
    <w:p w14:paraId="570B89FF" w14:textId="3282D785" w:rsidR="00AF63FF" w:rsidRPr="00450770" w:rsidRDefault="00AF63FF" w:rsidP="00226D98">
      <w:pPr>
        <w:pStyle w:val="Heading3"/>
      </w:pPr>
      <w:bookmarkStart w:id="468" w:name="_Ref45727563"/>
      <w:bookmarkStart w:id="469" w:name="_Toc175134599"/>
      <w:r w:rsidRPr="00450770">
        <w:t>Graphical indexes of other S-100 products</w:t>
      </w:r>
      <w:bookmarkEnd w:id="468"/>
      <w:bookmarkEnd w:id="469"/>
    </w:p>
    <w:p w14:paraId="68FD5F3A" w14:textId="79DAD475" w:rsidR="00377E3F" w:rsidRPr="00450770" w:rsidRDefault="00AF63FF" w:rsidP="00D66CA5">
      <w:pPr>
        <w:spacing w:after="120" w:line="240" w:lineRule="auto"/>
        <w:jc w:val="both"/>
        <w:rPr>
          <w:strike/>
        </w:rPr>
      </w:pPr>
      <w:r w:rsidRPr="00B77A92">
        <w:t xml:space="preserve">The system </w:t>
      </w:r>
      <w:r w:rsidRPr="00450770">
        <w:t>may</w:t>
      </w:r>
      <w:r w:rsidRPr="00B77A92">
        <w:t xml:space="preserve"> implement a capability for displaying graphical indexes of non-ENC data products</w:t>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470" w:name="_Toc175130216"/>
      <w:bookmarkStart w:id="471" w:name="_Toc175130217"/>
      <w:bookmarkStart w:id="472" w:name="_Toc175134600"/>
      <w:bookmarkEnd w:id="470"/>
      <w:bookmarkEnd w:id="471"/>
      <w:commentRangeStart w:id="473"/>
      <w:r w:rsidRPr="00B77A92">
        <w:lastRenderedPageBreak/>
        <w:t>Limits of data</w:t>
      </w:r>
      <w:commentRangeEnd w:id="473"/>
      <w:r w:rsidR="00194893" w:rsidRPr="00450770">
        <w:rPr>
          <w:rStyle w:val="CommentReference"/>
          <w:rFonts w:eastAsia="MS Mincho"/>
          <w:b w:val="0"/>
          <w:bCs w:val="0"/>
          <w:lang w:val="en-GB"/>
        </w:rPr>
        <w:commentReference w:id="473"/>
      </w:r>
      <w:bookmarkEnd w:id="472"/>
    </w:p>
    <w:p w14:paraId="1971E9CE" w14:textId="0B2AE818" w:rsidR="00115385" w:rsidRPr="00450770" w:rsidRDefault="007B18E6" w:rsidP="00115385">
      <w:pPr>
        <w:pStyle w:val="Heading3"/>
      </w:pPr>
      <w:bookmarkStart w:id="474" w:name="_Ref45730411"/>
      <w:bookmarkStart w:id="475" w:name="_Toc175134601"/>
      <w:r w:rsidRPr="00450770">
        <w:t xml:space="preserve">ENC </w:t>
      </w:r>
      <w:r w:rsidR="00115385" w:rsidRPr="00450770">
        <w:t>No data areas</w:t>
      </w:r>
      <w:bookmarkEnd w:id="474"/>
      <w:bookmarkEnd w:id="475"/>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476"/>
      <w:commentRangeStart w:id="477"/>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476"/>
      <w:r w:rsidR="00194893" w:rsidRPr="00450770">
        <w:rPr>
          <w:rStyle w:val="CommentReference"/>
          <w:lang w:val="en-GB"/>
        </w:rPr>
        <w:commentReference w:id="476"/>
      </w:r>
      <w:commentRangeEnd w:id="477"/>
      <w:r w:rsidR="001A3949" w:rsidRPr="00450770">
        <w:rPr>
          <w:rStyle w:val="CommentReference"/>
          <w:lang w:val="en-GB"/>
        </w:rPr>
        <w:commentReference w:id="477"/>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237F07">
        <w:rPr>
          <w:rPrChange w:id="478" w:author="jonathan pritchard" w:date="2024-08-21T11:05:00Z" w16du:dateUtc="2024-08-21T10:05:00Z">
            <w:rPr>
              <w:noProof/>
            </w:rPr>
          </w:rPrChange>
        </w:rPr>
        <w:t xml:space="preserve">An indication that the mariner must refer to the official chart </w:t>
      </w:r>
      <w:r w:rsidR="006577E0" w:rsidRPr="00237F07">
        <w:rPr>
          <w:rPrChange w:id="479" w:author="jonathan pritchard" w:date="2024-08-21T11:05:00Z" w16du:dateUtc="2024-08-21T10:05:00Z">
            <w:rPr>
              <w:noProof/>
            </w:rPr>
          </w:rPrChange>
        </w:rPr>
        <w:t>must also</w:t>
      </w:r>
      <w:r w:rsidRPr="00237F07">
        <w:rPr>
          <w:rPrChange w:id="480" w:author="jonathan pritchard" w:date="2024-08-21T11:05:00Z" w16du:dateUtc="2024-08-21T10:05:00Z">
            <w:rPr>
              <w:noProof/>
            </w:rPr>
          </w:rPrChange>
        </w:rPr>
        <w:t xml:space="preserve"> be given whenever line style NONHODAT appears on the display, or whenever the display is comprised of other than ENC </w:t>
      </w:r>
      <w:commentRangeStart w:id="481"/>
      <w:r w:rsidRPr="00237F07">
        <w:rPr>
          <w:rPrChange w:id="482" w:author="jonathan pritchard" w:date="2024-08-21T11:05:00Z" w16du:dateUtc="2024-08-21T10:05:00Z">
            <w:rPr>
              <w:noProof/>
            </w:rPr>
          </w:rPrChange>
        </w:rPr>
        <w:t>data</w:t>
      </w:r>
      <w:commentRangeEnd w:id="481"/>
      <w:r w:rsidRPr="00450770">
        <w:rPr>
          <w:rStyle w:val="CommentReference"/>
          <w:lang w:val="en-GB"/>
        </w:rPr>
        <w:commentReference w:id="481"/>
      </w:r>
      <w:r w:rsidR="006577E0" w:rsidRPr="00450770">
        <w:t xml:space="preserve"> [</w:t>
      </w:r>
      <w:r w:rsidR="006577E0" w:rsidRPr="00450770">
        <w:rPr>
          <w:i/>
          <w:iCs/>
        </w:rPr>
        <w:t>ref non official data section</w:t>
      </w:r>
      <w:r w:rsidR="00AB2742" w:rsidRPr="00450770">
        <w:rPr>
          <w:i/>
          <w:iCs/>
        </w:rPr>
        <w:t xml:space="preserve"> (next section)</w:t>
      </w:r>
      <w:r w:rsidR="006577E0" w:rsidRPr="00450770">
        <w:t>]</w:t>
      </w:r>
      <w:r w:rsidRPr="00450770">
        <w:t>.</w:t>
      </w:r>
    </w:p>
    <w:p w14:paraId="4DC1DFAF" w14:textId="1F5A0E07" w:rsidR="002A10D2" w:rsidRPr="00450770" w:rsidRDefault="002A10D2" w:rsidP="00226D98">
      <w:pPr>
        <w:pStyle w:val="Heading3"/>
      </w:pPr>
      <w:bookmarkStart w:id="483" w:name="_Toc175134602"/>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483"/>
    </w:p>
    <w:p w14:paraId="21AF0B2D" w14:textId="20674FBD"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484"/>
      <w:r w:rsidRPr="00450770">
        <w:t>coverage</w:t>
      </w:r>
      <w:commentRangeEnd w:id="484"/>
      <w:r w:rsidR="009C2EC8" w:rsidRPr="00450770">
        <w:rPr>
          <w:rStyle w:val="CommentReference"/>
          <w:lang w:val="en-GB"/>
        </w:rPr>
        <w:commentReference w:id="484"/>
      </w:r>
      <w:r w:rsidRPr="00450770">
        <w:t xml:space="preserve">. </w:t>
      </w:r>
      <w:r w:rsidR="00B70A86" w:rsidRPr="00450770">
        <w:rPr>
          <w:b/>
          <w:bCs/>
        </w:rPr>
        <w:t>[</w:t>
      </w:r>
      <w:r w:rsidR="00B70A86" w:rsidRPr="00450770">
        <w:rPr>
          <w:b/>
          <w:bCs/>
          <w:i/>
          <w:iCs/>
        </w:rPr>
        <w:t>insert ref to certificate parameters for official/unofficial data</w:t>
      </w:r>
      <w:r w:rsidR="00B70A86" w:rsidRPr="00450770">
        <w:t>]</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485"/>
      <w:commentRangeEnd w:id="485"/>
      <w:r w:rsidR="00AB2742" w:rsidRPr="00450770">
        <w:rPr>
          <w:rStyle w:val="CommentReference"/>
          <w:lang w:val="en-GB"/>
        </w:rPr>
        <w:commentReference w:id="485"/>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486" w:name="_Toc175134603"/>
      <w:commentRangeStart w:id="487"/>
      <w:commentRangeStart w:id="488"/>
      <w:r w:rsidRPr="00450770">
        <w:t>Limits of other S-100 product data</w:t>
      </w:r>
      <w:commentRangeEnd w:id="487"/>
      <w:r w:rsidR="0083785C" w:rsidRPr="00450770">
        <w:rPr>
          <w:rStyle w:val="CommentReference"/>
          <w:b w:val="0"/>
          <w:bCs w:val="0"/>
          <w:lang w:val="en-GB"/>
        </w:rPr>
        <w:commentReference w:id="487"/>
      </w:r>
      <w:commentRangeEnd w:id="488"/>
      <w:r w:rsidR="00C1640C" w:rsidRPr="00450770">
        <w:rPr>
          <w:rStyle w:val="CommentReference"/>
          <w:b w:val="0"/>
          <w:bCs w:val="0"/>
          <w:lang w:val="en-GB"/>
        </w:rPr>
        <w:commentReference w:id="488"/>
      </w:r>
      <w:bookmarkEnd w:id="486"/>
    </w:p>
    <w:p w14:paraId="458A3D49" w14:textId="7F03F32A" w:rsidR="00E90EC5" w:rsidRPr="00450770" w:rsidRDefault="00E90EC5" w:rsidP="0008472D">
      <w:pPr>
        <w:spacing w:after="120" w:line="240" w:lineRule="auto"/>
        <w:jc w:val="both"/>
      </w:pPr>
      <w:r w:rsidRPr="00450770">
        <w:t xml:space="preserve">To reduce screen clutter, “no data” areas and “non-HO data” boundaries for products other than </w:t>
      </w:r>
      <w:r w:rsidR="005465C0" w:rsidRPr="00450770">
        <w:t xml:space="preserve">S-101 and S-57 </w:t>
      </w:r>
      <w:r w:rsidRPr="00450770">
        <w:t xml:space="preserve">ENCs </w:t>
      </w:r>
      <w:commentRangeStart w:id="489"/>
      <w:r w:rsidR="00A605B3" w:rsidRPr="00450770">
        <w:t xml:space="preserve">should </w:t>
      </w:r>
      <w:commentRangeEnd w:id="489"/>
      <w:r w:rsidR="0083785C" w:rsidRPr="00450770">
        <w:rPr>
          <w:rStyle w:val="CommentReference"/>
          <w:lang w:val="en-GB"/>
        </w:rPr>
        <w:commentReference w:id="489"/>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7FC9EC55"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Nevertheless, consistent treatment of products is recommended for the convenience of the mariner - either this clause should be implemented for all t</w:t>
      </w:r>
      <w:r w:rsidR="00BB07CC" w:rsidRPr="00450770">
        <w:tab/>
      </w:r>
      <w:r w:rsidR="00D6305C" w:rsidRPr="00450770">
        <w: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490" w:name="_Ref98335407"/>
      <w:bookmarkStart w:id="491" w:name="_Toc175134604"/>
      <w:commentRangeStart w:id="492"/>
      <w:commentRangeStart w:id="493"/>
      <w:r w:rsidRPr="00450770">
        <w:t>Special ECDIS chart symbols to identify unsafe depths</w:t>
      </w:r>
      <w:bookmarkEnd w:id="490"/>
      <w:bookmarkEnd w:id="491"/>
    </w:p>
    <w:p w14:paraId="14A536DC" w14:textId="77777777"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commentRangeEnd w:id="492"/>
      <w:r w:rsidR="00CA426D" w:rsidRPr="00450770">
        <w:rPr>
          <w:rStyle w:val="CommentReference"/>
          <w:lang w:val="en-GB"/>
        </w:rPr>
        <w:commentReference w:id="492"/>
      </w:r>
      <w:commentRangeEnd w:id="493"/>
      <w:r w:rsidR="00B70A86" w:rsidRPr="00450770">
        <w:rPr>
          <w:rStyle w:val="CommentReference"/>
          <w:lang w:val="en-GB"/>
        </w:rPr>
        <w:commentReference w:id="493"/>
      </w:r>
    </w:p>
    <w:p w14:paraId="21364CD9" w14:textId="7BC1E763" w:rsidR="002A10D2" w:rsidRPr="00450770" w:rsidRDefault="002A10D2" w:rsidP="00793CB3">
      <w:pPr>
        <w:pStyle w:val="Heading3"/>
      </w:pPr>
      <w:bookmarkStart w:id="494" w:name="_Ref49484089"/>
      <w:bookmarkStart w:id="495" w:name="_Toc175134605"/>
      <w:commentRangeStart w:id="496"/>
      <w:r w:rsidRPr="00450770">
        <w:t>Safety Contour</w:t>
      </w:r>
      <w:bookmarkEnd w:id="494"/>
      <w:commentRangeEnd w:id="496"/>
      <w:r w:rsidR="00CA426D" w:rsidRPr="00450770">
        <w:rPr>
          <w:rStyle w:val="CommentReference"/>
          <w:b w:val="0"/>
          <w:bCs w:val="0"/>
          <w:lang w:val="en-GB"/>
        </w:rPr>
        <w:commentReference w:id="496"/>
      </w:r>
      <w:bookmarkEnd w:id="495"/>
    </w:p>
    <w:p w14:paraId="3B2ED9C7" w14:textId="7CF93E89" w:rsidR="002A10D2" w:rsidRPr="00450770" w:rsidRDefault="002A10D2" w:rsidP="00A72FA4">
      <w:pPr>
        <w:spacing w:after="120" w:line="240" w:lineRule="auto"/>
        <w:jc w:val="both"/>
      </w:pPr>
      <w:r w:rsidRPr="00450770">
        <w:t xml:space="preserve">The own-ship safety contour, selected by the mariner from among the contours in the </w:t>
      </w:r>
      <w:r w:rsidR="00071364" w:rsidRPr="00450770">
        <w:t>System Database</w:t>
      </w:r>
      <w:r w:rsidRPr="00450770">
        <w:t>, is double-coded by a thick line and a prominent change in depth shade.</w:t>
      </w:r>
    </w:p>
    <w:p w14:paraId="0F6582EF" w14:textId="7A7CF90D" w:rsidR="002A10D2" w:rsidRPr="00450770"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and </w:t>
      </w:r>
      <w:commentRangeStart w:id="497"/>
      <w:commentRangeStart w:id="498"/>
      <w:r w:rsidRPr="00450770">
        <w:rPr>
          <w:b/>
        </w:rPr>
        <w:t>inform the mariner</w:t>
      </w:r>
      <w:r w:rsidRPr="00450770">
        <w:t xml:space="preserve">. </w:t>
      </w:r>
      <w:commentRangeEnd w:id="497"/>
      <w:r w:rsidR="00CA426D" w:rsidRPr="00450770">
        <w:rPr>
          <w:rStyle w:val="CommentReference"/>
          <w:lang w:val="en-GB"/>
        </w:rPr>
        <w:commentReference w:id="497"/>
      </w:r>
      <w:commentRangeEnd w:id="498"/>
      <w:r w:rsidR="0083785C" w:rsidRPr="00450770">
        <w:rPr>
          <w:rStyle w:val="CommentReference"/>
          <w:lang w:val="en-GB"/>
        </w:rPr>
        <w:commentReference w:id="498"/>
      </w:r>
      <w:r w:rsidRPr="00450770">
        <w:t xml:space="preserve">If,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and </w:t>
      </w:r>
      <w:r w:rsidRPr="00450770">
        <w:rPr>
          <w:b/>
        </w:rPr>
        <w:t>inform the mariner</w:t>
      </w:r>
      <w:r w:rsidRPr="00450770">
        <w:t>.</w:t>
      </w:r>
    </w:p>
    <w:p w14:paraId="445CC3EB" w14:textId="0C3060BB" w:rsidR="002A10D2" w:rsidRPr="00450770" w:rsidRDefault="002A10D2" w:rsidP="00A72FA4">
      <w:pPr>
        <w:spacing w:after="120" w:line="240" w:lineRule="auto"/>
        <w:jc w:val="both"/>
      </w:pPr>
      <w:commentRangeStart w:id="499"/>
      <w:r w:rsidRPr="00450770">
        <w:t xml:space="preserve">If the mariner does not select a safety contour, the value </w:t>
      </w:r>
      <w:r w:rsidR="00EC44E4" w:rsidRPr="00450770">
        <w:t xml:space="preserve">must </w:t>
      </w:r>
      <w:commentRangeStart w:id="500"/>
      <w:r w:rsidRPr="00450770">
        <w:rPr>
          <w:highlight w:val="yellow"/>
        </w:rPr>
        <w:t>default</w:t>
      </w:r>
      <w:commentRangeEnd w:id="500"/>
      <w:r w:rsidR="00B70A86" w:rsidRPr="00450770">
        <w:rPr>
          <w:rStyle w:val="CommentReference"/>
          <w:lang w:val="en-GB"/>
        </w:rPr>
        <w:commentReference w:id="500"/>
      </w:r>
      <w:r w:rsidRPr="00450770">
        <w:t xml:space="preserve"> to 30 m</w:t>
      </w:r>
      <w:r w:rsidR="00235BEA" w:rsidRPr="00450770">
        <w:t>etres</w:t>
      </w:r>
      <w:r w:rsidRPr="00450770">
        <w:t>.</w:t>
      </w:r>
      <w:commentRangeEnd w:id="499"/>
      <w:r w:rsidR="00BD3F37" w:rsidRPr="00450770">
        <w:rPr>
          <w:rStyle w:val="CommentReference"/>
          <w:lang w:val="en-GB"/>
        </w:rPr>
        <w:commentReference w:id="499"/>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501" w:name="_Toc175134606"/>
      <w:r w:rsidRPr="00450770">
        <w:lastRenderedPageBreak/>
        <w:t>Other ECDIS symbols and their use</w:t>
      </w:r>
      <w:bookmarkEnd w:id="501"/>
    </w:p>
    <w:p w14:paraId="1AD80AAC" w14:textId="13957A41" w:rsidR="002A10D2" w:rsidRPr="00450770" w:rsidRDefault="002A10D2" w:rsidP="00793CB3">
      <w:pPr>
        <w:pStyle w:val="Heading3"/>
      </w:pPr>
      <w:bookmarkStart w:id="502" w:name="_Toc175134607"/>
      <w:r w:rsidRPr="00450770">
        <w:t>Mariners Caution Notes</w:t>
      </w:r>
      <w:bookmarkEnd w:id="502"/>
    </w:p>
    <w:p w14:paraId="735A51A7" w14:textId="179B8AB4" w:rsidR="00B70A86" w:rsidRPr="00450770" w:rsidRDefault="002A10D2">
      <w:pPr>
        <w:rPr>
          <w:b/>
          <w:bCs/>
          <w:strike/>
        </w:rPr>
        <w:pPrChange w:id="503" w:author="jonathan pritchard" w:date="2024-08-15T10:28:00Z" w16du:dateUtc="2024-08-15T09:28:00Z">
          <w:pPr>
            <w:spacing w:after="120" w:line="240" w:lineRule="auto"/>
            <w:jc w:val="both"/>
          </w:pPr>
        </w:pPrChange>
      </w:pPr>
      <w:commentRangeStart w:id="504"/>
      <w:r w:rsidRPr="00450770">
        <w:t xml:space="preserve">Point cautions and notes entered by the mariner and the manufacturer </w:t>
      </w:r>
      <w:r w:rsidR="002C3002" w:rsidRPr="00450770">
        <w:t>must be</w:t>
      </w:r>
      <w:r w:rsidRPr="00450770">
        <w:t xml:space="preserve"> distinguished by the colours orange and yellow respectively.</w:t>
      </w:r>
      <w:commentRangeEnd w:id="504"/>
      <w:r w:rsidR="00CE0807" w:rsidRPr="00450770">
        <w:rPr>
          <w:rStyle w:val="CommentReference"/>
          <w:lang w:val="en-GB"/>
        </w:rPr>
        <w:commentReference w:id="504"/>
      </w:r>
    </w:p>
    <w:p w14:paraId="2A9C84E2" w14:textId="2158E3F4" w:rsidR="002A10D2" w:rsidRPr="00450770" w:rsidRDefault="002A10D2" w:rsidP="00EC44E4">
      <w:pPr>
        <w:pStyle w:val="Heading3"/>
      </w:pPr>
      <w:bookmarkStart w:id="505" w:name="_Toc175134608"/>
      <w:commentRangeStart w:id="506"/>
      <w:r w:rsidRPr="00450770">
        <w:t>Manual chart correction</w:t>
      </w:r>
      <w:bookmarkEnd w:id="505"/>
    </w:p>
    <w:p w14:paraId="51A2A113" w14:textId="722ACF91" w:rsidR="002A10D2" w:rsidRPr="00450770" w:rsidRDefault="002A10D2" w:rsidP="00235BEA">
      <w:pPr>
        <w:spacing w:after="120" w:line="240" w:lineRule="auto"/>
        <w:jc w:val="both"/>
        <w:rPr>
          <w:i/>
          <w:iCs/>
        </w:rPr>
      </w:pPr>
      <w:commentRangeStart w:id="507"/>
      <w:commentRangeStart w:id="508"/>
      <w:r w:rsidRPr="00450770">
        <w:rPr>
          <w:i/>
          <w:iCs/>
        </w:rPr>
        <w:t xml:space="preserve">Small orange identifiers are used to distinguish hand-entered chart corrections, which are subject to human error, from corrections entered automatically by electronic means. The original chart feature </w:t>
      </w:r>
      <w:commentRangeStart w:id="509"/>
      <w:r w:rsidRPr="00450770">
        <w:rPr>
          <w:i/>
          <w:iCs/>
        </w:rPr>
        <w:t xml:space="preserve">should </w:t>
      </w:r>
      <w:commentRangeEnd w:id="509"/>
      <w:r w:rsidR="0083785C" w:rsidRPr="00450770">
        <w:rPr>
          <w:rStyle w:val="CommentReference"/>
          <w:i/>
          <w:iCs/>
          <w:lang w:val="en-GB"/>
        </w:rPr>
        <w:commentReference w:id="509"/>
      </w:r>
      <w:r w:rsidRPr="00450770">
        <w:rPr>
          <w:i/>
          <w:iCs/>
        </w:rPr>
        <w:t>not be removed or altered.</w:t>
      </w:r>
      <w:commentRangeEnd w:id="507"/>
      <w:r w:rsidR="00CA426D" w:rsidRPr="00450770">
        <w:rPr>
          <w:rStyle w:val="CommentReference"/>
          <w:i/>
          <w:iCs/>
          <w:lang w:val="en-GB"/>
        </w:rPr>
        <w:commentReference w:id="507"/>
      </w:r>
      <w:commentRangeEnd w:id="508"/>
      <w:r w:rsidR="00EC6DA6" w:rsidRPr="00450770">
        <w:rPr>
          <w:rStyle w:val="CommentReference"/>
          <w:i/>
          <w:iCs/>
          <w:lang w:val="en-GB"/>
        </w:rPr>
        <w:commentReference w:id="508"/>
      </w:r>
    </w:p>
    <w:p w14:paraId="072B1D4D" w14:textId="05A3BFC0" w:rsidR="00EB4A11" w:rsidRPr="00450770" w:rsidRDefault="00EB4A11" w:rsidP="00235BEA">
      <w:pPr>
        <w:spacing w:after="120" w:line="240" w:lineRule="auto"/>
        <w:jc w:val="both"/>
      </w:pPr>
      <w:r w:rsidRPr="00450770">
        <w:t>The specification and portrayal of Manual Chart Corrections is defined in Annex XX</w:t>
      </w:r>
    </w:p>
    <w:p w14:paraId="79EFA849" w14:textId="7DE05E06" w:rsidR="00204D5D" w:rsidRPr="00450770" w:rsidRDefault="00204D5D" w:rsidP="00EC44E4">
      <w:pPr>
        <w:pStyle w:val="Heading3"/>
        <w:rPr>
          <w:i/>
          <w:iCs/>
        </w:rPr>
      </w:pPr>
      <w:bookmarkStart w:id="510" w:name="_Toc175134609"/>
      <w:commentRangeStart w:id="511"/>
      <w:r w:rsidRPr="00450770">
        <w:rPr>
          <w:i/>
          <w:iCs/>
        </w:rPr>
        <w:t xml:space="preserve">Manual corrections to non-ENC </w:t>
      </w:r>
      <w:r w:rsidR="00C8356C" w:rsidRPr="00450770">
        <w:rPr>
          <w:i/>
          <w:iCs/>
        </w:rPr>
        <w:t xml:space="preserve">S-100 </w:t>
      </w:r>
      <w:r w:rsidRPr="00450770">
        <w:rPr>
          <w:i/>
          <w:iCs/>
        </w:rPr>
        <w:t>products</w:t>
      </w:r>
      <w:bookmarkEnd w:id="510"/>
    </w:p>
    <w:p w14:paraId="6F69EA94" w14:textId="32102CFF" w:rsidR="00204D5D" w:rsidRPr="00450770" w:rsidRDefault="00204D5D" w:rsidP="00235BEA">
      <w:pPr>
        <w:spacing w:after="120" w:line="240" w:lineRule="auto"/>
        <w:jc w:val="both"/>
        <w:rPr>
          <w:i/>
          <w:iCs/>
        </w:rPr>
      </w:pPr>
      <w:r w:rsidRPr="00450770">
        <w:rPr>
          <w:i/>
          <w:iCs/>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450770">
        <w:rPr>
          <w:i/>
          <w:iCs/>
        </w:rPr>
        <w:t>from the display along with the appropriate viewing groups from the relevant S-100 product.</w:t>
      </w:r>
      <w:commentRangeEnd w:id="511"/>
      <w:r w:rsidR="0083785C" w:rsidRPr="00450770">
        <w:rPr>
          <w:rStyle w:val="CommentReference"/>
          <w:i/>
          <w:iCs/>
          <w:lang w:val="en-GB"/>
        </w:rPr>
        <w:commentReference w:id="511"/>
      </w:r>
      <w:commentRangeEnd w:id="506"/>
      <w:r w:rsidR="00CE0807" w:rsidRPr="00450770">
        <w:rPr>
          <w:rStyle w:val="CommentReference"/>
          <w:i/>
          <w:iCs/>
          <w:lang w:val="en-GB"/>
        </w:rPr>
        <w:commentReference w:id="506"/>
      </w:r>
    </w:p>
    <w:p w14:paraId="0C277B55" w14:textId="1E5A3FBF" w:rsidR="000C4FCD" w:rsidRPr="00450770" w:rsidRDefault="000C4FCD" w:rsidP="00EC44E4">
      <w:pPr>
        <w:pStyle w:val="Heading2"/>
      </w:pPr>
      <w:bookmarkStart w:id="512" w:name="_Toc175130228"/>
      <w:bookmarkStart w:id="513" w:name="_Toc175130229"/>
      <w:bookmarkStart w:id="514" w:name="_Toc175130230"/>
      <w:bookmarkStart w:id="515" w:name="_Toc175130231"/>
      <w:bookmarkStart w:id="516" w:name="_Toc175130232"/>
      <w:bookmarkStart w:id="517" w:name="_Toc175130233"/>
      <w:bookmarkStart w:id="518" w:name="_Ref49471603"/>
      <w:bookmarkStart w:id="519" w:name="_Toc175134610"/>
      <w:bookmarkEnd w:id="512"/>
      <w:bookmarkEnd w:id="513"/>
      <w:bookmarkEnd w:id="514"/>
      <w:bookmarkEnd w:id="515"/>
      <w:bookmarkEnd w:id="516"/>
      <w:bookmarkEnd w:id="517"/>
      <w:r w:rsidRPr="00450770">
        <w:t>Date-dependent features</w:t>
      </w:r>
      <w:bookmarkEnd w:id="518"/>
      <w:bookmarkEnd w:id="519"/>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520" w:name="_Toc175134611"/>
      <w:r w:rsidRPr="00B77A92">
        <w:t>Display of date-dependent features by mariner-selected date</w:t>
      </w:r>
      <w:bookmarkEnd w:id="52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ECDIS </w:t>
      </w:r>
      <w:r w:rsidR="00EB4A11" w:rsidRPr="00B77A92">
        <w:t xml:space="preserve">must </w:t>
      </w:r>
      <w:r w:rsidR="00C558E0" w:rsidRPr="00B77A92">
        <w:t xml:space="preserve">be capable of providing the Mariner the ability to set the date the vessel will be in the area </w:t>
      </w:r>
      <w:r w:rsidR="00C558E0" w:rsidRPr="00450770">
        <w:rPr>
          <w:highlight w:val="yellow"/>
        </w:rPr>
        <w:t>(</w:t>
      </w:r>
      <w:r w:rsidR="00EB4A11" w:rsidRPr="00B77A92">
        <w:rPr>
          <w:highlight w:val="yellow"/>
        </w:rPr>
        <w:t xml:space="preserve">e.g. </w:t>
      </w:r>
      <w:r w:rsidR="00C558E0" w:rsidRPr="00450770">
        <w:rPr>
          <w:highlight w:val="yellow"/>
        </w:rPr>
        <w:t>02.01.2013</w:t>
      </w:r>
      <w:r w:rsidR="00EB4A11" w:rsidRPr="00B77A92">
        <w:rPr>
          <w:highlight w:val="yellow"/>
        </w:rPr>
        <w:t xml:space="preserve"> in the above example</w:t>
      </w:r>
      <w:r w:rsidR="00C558E0" w:rsidRPr="00450770">
        <w:rPr>
          <w:highlight w:val="yellow"/>
        </w:rPr>
        <w:t>) and</w:t>
      </w:r>
      <w:r w:rsidR="00C558E0" w:rsidRPr="00B77A92">
        <w:t xml:space="preserve"> the system should show the new traffic scheme.</w:t>
      </w:r>
    </w:p>
    <w:p w14:paraId="3E4C5F4C" w14:textId="54717664" w:rsidR="00315014" w:rsidRPr="00B77A92" w:rsidRDefault="00315014" w:rsidP="00EC44E4">
      <w:pPr>
        <w:pStyle w:val="Heading3"/>
      </w:pPr>
      <w:bookmarkStart w:id="521" w:name="_Toc175130236"/>
      <w:bookmarkStart w:id="522" w:name="_Toc175130237"/>
      <w:bookmarkStart w:id="523" w:name="_Ref49481796"/>
      <w:bookmarkStart w:id="524" w:name="_Toc175134612"/>
      <w:bookmarkEnd w:id="521"/>
      <w:bookmarkEnd w:id="522"/>
      <w:r w:rsidRPr="00B77A92">
        <w:t>Indication of date adjustment</w:t>
      </w:r>
      <w:bookmarkEnd w:id="523"/>
      <w:bookmarkEnd w:id="524"/>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r w:rsidR="009C5D16" w:rsidRPr="00B77A92">
        <w:t xml:space="preserve">The format of the date </w:t>
      </w:r>
      <w:r w:rsidR="00004400" w:rsidRPr="00B77A92">
        <w:t xml:space="preserve">must </w:t>
      </w:r>
      <w:commentRangeStart w:id="525"/>
      <w:commentRangeEnd w:id="525"/>
      <w:r w:rsidR="0083785C" w:rsidRPr="00450770">
        <w:rPr>
          <w:rStyle w:val="CommentReference"/>
          <w:lang w:val="en-GB"/>
        </w:rPr>
        <w:commentReference w:id="525"/>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526" w:name="_Toc175134613"/>
      <w:r w:rsidRPr="00450770">
        <w:lastRenderedPageBreak/>
        <w:t>Decluttering the screen</w:t>
      </w:r>
      <w:bookmarkEnd w:id="526"/>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rPr>
          <w:ins w:id="527" w:author="jonathan pritchard" w:date="2024-06-06T17:44:00Z" w16du:dateUtc="2024-06-06T16:44:00Z"/>
        </w:rPr>
      </w:pPr>
      <w:r w:rsidRPr="00B77A92">
        <w:t>For example</w:t>
      </w:r>
      <w:commentRangeStart w:id="528"/>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528"/>
      <w:r w:rsidR="00D45CCF" w:rsidRPr="00450770">
        <w:rPr>
          <w:rStyle w:val="CommentReference"/>
          <w:lang w:val="en-GB"/>
        </w:rPr>
        <w:commentReference w:id="528"/>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529" w:name="_Toc175134614"/>
      <w:commentRangeStart w:id="530"/>
      <w:r w:rsidRPr="00450770">
        <w:t>IMO presentation elements</w:t>
      </w:r>
      <w:commentRangeEnd w:id="530"/>
      <w:r w:rsidR="0005475F" w:rsidRPr="00450770">
        <w:rPr>
          <w:rStyle w:val="CommentReference"/>
          <w:rFonts w:eastAsia="MS Mincho"/>
          <w:b w:val="0"/>
          <w:bCs w:val="0"/>
          <w:lang w:val="en-GB"/>
        </w:rPr>
        <w:commentReference w:id="530"/>
      </w:r>
      <w:bookmarkEnd w:id="529"/>
    </w:p>
    <w:p w14:paraId="29C46191" w14:textId="57F1ABC8" w:rsidR="0041139F" w:rsidRPr="00B77A92" w:rsidRDefault="0041139F" w:rsidP="00737C53">
      <w:pPr>
        <w:spacing w:after="120" w:line="240" w:lineRule="auto"/>
        <w:jc w:val="both"/>
      </w:pPr>
      <w:r w:rsidRPr="00450770">
        <w:rPr>
          <w:highlight w:val="yellow"/>
        </w:rPr>
        <w:t xml:space="preserve">In some cases S-101 does not provide a symbology instruction in the </w:t>
      </w:r>
      <w:r w:rsidR="00737C53" w:rsidRPr="00450770">
        <w:rPr>
          <w:highlight w:val="yellow"/>
        </w:rPr>
        <w:t>P</w:t>
      </w:r>
      <w:r w:rsidRPr="00450770">
        <w:rPr>
          <w:highlight w:val="yellow"/>
        </w:rPr>
        <w:t xml:space="preserve">ortrayal </w:t>
      </w:r>
      <w:r w:rsidR="00737C53" w:rsidRPr="00450770">
        <w:rPr>
          <w:highlight w:val="yellow"/>
        </w:rPr>
        <w:t>C</w:t>
      </w:r>
      <w:r w:rsidRPr="00450770">
        <w:rPr>
          <w:highlight w:val="yellow"/>
        </w:rPr>
        <w:t>atalogue that specifies how to present a specific feature on the ECDIS screen. The reason is</w:t>
      </w:r>
      <w:r w:rsidR="00474DDF" w:rsidRPr="00450770">
        <w:rPr>
          <w:highlight w:val="yellow"/>
        </w:rPr>
        <w:t xml:space="preserve"> </w:t>
      </w:r>
      <w:r w:rsidRPr="00450770">
        <w:rPr>
          <w:highlight w:val="yellow"/>
        </w:rPr>
        <w:t>that such a feature cannot be clearly identified as an S-101 feature class or it appears to be 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531" w:name="_Ref49482141"/>
      <w:bookmarkStart w:id="532" w:name="_Toc175134615"/>
      <w:r w:rsidRPr="00450770">
        <w:t xml:space="preserve">Scale bar </w:t>
      </w:r>
      <w:r w:rsidR="006455DA" w:rsidRPr="00450770">
        <w:t>and</w:t>
      </w:r>
      <w:r w:rsidRPr="00450770">
        <w:t xml:space="preserve"> latitude scale</w:t>
      </w:r>
      <w:bookmarkEnd w:id="531"/>
      <w:bookmarkEnd w:id="532"/>
    </w:p>
    <w:p w14:paraId="5655115B" w14:textId="67FB481A" w:rsidR="00A9027F" w:rsidRPr="00450770" w:rsidRDefault="00A9027F" w:rsidP="00737C53">
      <w:pPr>
        <w:spacing w:after="60" w:line="240" w:lineRule="auto"/>
        <w:jc w:val="both"/>
      </w:pPr>
      <w:bookmarkStart w:id="533" w:name="_Hlk47653421"/>
      <w:r w:rsidRPr="00450770">
        <w:t xml:space="preserve">The IMO </w:t>
      </w:r>
      <w:r w:rsidR="001F7977" w:rsidRPr="00450770">
        <w:t>Performance Standards</w:t>
      </w:r>
      <w:r w:rsidRPr="00450770">
        <w:t xml:space="preserve"> require an indication of scale and range as part of the Display Base.</w:t>
      </w:r>
      <w:bookmarkEnd w:id="533"/>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534"/>
      <w:r w:rsidR="00A9027F" w:rsidRPr="00450770">
        <w:t>display</w:t>
      </w:r>
      <w:commentRangeEnd w:id="534"/>
      <w:r w:rsidR="009C2EC8" w:rsidRPr="00450770">
        <w:rPr>
          <w:rStyle w:val="CommentReference"/>
          <w:lang w:val="en-GB"/>
        </w:rPr>
        <w:commentReference w:id="534"/>
      </w:r>
      <w:r w:rsidR="00A9027F" w:rsidRPr="00450770">
        <w:t xml:space="preserve"> scales larger than 1/90,000: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535"/>
      <w:commentRangeEnd w:id="535"/>
      <w:r w:rsidR="009C2EC8" w:rsidRPr="00450770">
        <w:rPr>
          <w:rStyle w:val="CommentReference"/>
          <w:lang w:val="en-GB"/>
        </w:rPr>
        <w:commentReference w:id="535"/>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53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537"/>
            <w:r w:rsidRPr="00450770">
              <w:rPr>
                <w:highlight w:val="yellow"/>
              </w:rPr>
              <w:t>90</w:t>
            </w:r>
            <w:commentRangeEnd w:id="537"/>
            <w:r w:rsidR="002C3002" w:rsidRPr="00450770">
              <w:rPr>
                <w:rStyle w:val="CommentReference"/>
                <w:lang w:val="en-GB"/>
              </w:rPr>
              <w:commentReference w:id="537"/>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536"/>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7B88DBE4" w:rsidR="0004238B" w:rsidRPr="00B77A92" w:rsidRDefault="0004238B" w:rsidP="00F42179">
      <w:pPr>
        <w:pStyle w:val="Caption"/>
        <w:spacing w:after="120" w:line="240" w:lineRule="auto"/>
        <w:jc w:val="center"/>
      </w:pPr>
      <w:bookmarkStart w:id="538" w:name="_Ref46837498"/>
      <w:bookmarkStart w:id="539" w:name="_Ref46837493"/>
      <w:r w:rsidRPr="00B77A92">
        <w:t xml:space="preserve">Table </w:t>
      </w:r>
      <w:r w:rsidR="00F42179"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21</w:t>
      </w:r>
      <w:r w:rsidR="00331A1D" w:rsidRPr="00B77A92">
        <w:fldChar w:fldCharType="end"/>
      </w:r>
      <w:bookmarkEnd w:id="538"/>
      <w:r w:rsidRPr="00B77A92">
        <w:t xml:space="preserve"> - Scale bar presentation</w:t>
      </w:r>
      <w:bookmarkEnd w:id="539"/>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540"/>
      <w:commentRangeStart w:id="541"/>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542"/>
      <w:r w:rsidRPr="00450770">
        <w:t xml:space="preserve">shall indicate the scale either at own ship location or at the centre of the displayed area. In such case a permanent indication “at own ship” or “at centre” shall be close to the scale bar or latitude scale. </w:t>
      </w:r>
      <w:commentRangeEnd w:id="542"/>
      <w:r w:rsidR="002D13C2" w:rsidRPr="00450770">
        <w:rPr>
          <w:rStyle w:val="CommentReference"/>
          <w:i w:val="0"/>
          <w:iCs w:val="0"/>
          <w:color w:val="auto"/>
          <w:lang w:val="en-GB"/>
        </w:rPr>
        <w:commentReference w:id="542"/>
      </w:r>
      <w:r w:rsidRPr="00450770">
        <w:t>[IEC 61174:2015].</w:t>
      </w:r>
      <w:commentRangeEnd w:id="540"/>
      <w:r w:rsidR="009C2EC8" w:rsidRPr="00450770">
        <w:rPr>
          <w:rStyle w:val="CommentReference"/>
          <w:i w:val="0"/>
          <w:iCs w:val="0"/>
          <w:color w:val="auto"/>
          <w:lang w:val="en-GB"/>
        </w:rPr>
        <w:commentReference w:id="540"/>
      </w:r>
      <w:commentRangeEnd w:id="541"/>
      <w:r w:rsidR="00D32B71" w:rsidRPr="00450770">
        <w:rPr>
          <w:rStyle w:val="CommentReference"/>
          <w:i w:val="0"/>
          <w:iCs w:val="0"/>
          <w:color w:val="auto"/>
          <w:lang w:val="en-GB"/>
        </w:rPr>
        <w:commentReference w:id="541"/>
      </w:r>
    </w:p>
    <w:p w14:paraId="3F5D3C69" w14:textId="77777777" w:rsidR="00A9027F" w:rsidRPr="00450770" w:rsidRDefault="00A9027F" w:rsidP="00EC44E4">
      <w:pPr>
        <w:pStyle w:val="Heading3"/>
      </w:pPr>
      <w:bookmarkStart w:id="543" w:name="_Ref49482026"/>
      <w:bookmarkStart w:id="544" w:name="_Toc175134616"/>
      <w:r w:rsidRPr="00450770">
        <w:lastRenderedPageBreak/>
        <w:t>North arrow</w:t>
      </w:r>
      <w:bookmarkEnd w:id="543"/>
      <w:bookmarkEnd w:id="544"/>
    </w:p>
    <w:p w14:paraId="3801110B" w14:textId="519C5DEA" w:rsidR="009C2EC8" w:rsidRPr="00237F07" w:rsidDel="00004400" w:rsidRDefault="00A9027F" w:rsidP="00F42179">
      <w:pPr>
        <w:spacing w:after="120" w:line="240" w:lineRule="auto"/>
        <w:jc w:val="both"/>
        <w:rPr>
          <w:del w:id="545" w:author="jonathan pritchard" w:date="2024-07-18T15:31:00Z" w16du:dateUtc="2024-07-18T14:31:00Z"/>
          <w:rPrChange w:id="546" w:author="jonathan pritchard" w:date="2024-08-21T11:05:00Z" w16du:dateUtc="2024-08-21T10:05:00Z">
            <w:rPr>
              <w:del w:id="547" w:author="jonathan pritchard" w:date="2024-07-18T15:31:00Z" w16du:dateUtc="2024-07-18T14:31:00Z"/>
              <w:noProof/>
            </w:rPr>
          </w:rPrChange>
        </w:rPr>
      </w:pPr>
      <w:commentRangeStart w:id="548"/>
      <w:r w:rsidRPr="00450770">
        <w:t xml:space="preserve">The IMO </w:t>
      </w:r>
      <w:r w:rsidR="00166F64" w:rsidRPr="00450770">
        <w:t>Performance Standard</w:t>
      </w:r>
      <w:r w:rsidRPr="00450770">
        <w:t xml:space="preserve"> </w:t>
      </w:r>
      <w:commentRangeStart w:id="549"/>
      <w:r w:rsidRPr="00450770">
        <w:t xml:space="preserve">requires </w:t>
      </w:r>
      <w:commentRangeEnd w:id="549"/>
      <w:r w:rsidR="002D13C2" w:rsidRPr="00237F07">
        <w:rPr>
          <w:rStyle w:val="CommentReference"/>
          <w:lang w:val="en-GB"/>
          <w:rPrChange w:id="550" w:author="jonathan pritchard" w:date="2024-08-21T11:05:00Z" w16du:dateUtc="2024-08-21T10:05:00Z">
            <w:rPr>
              <w:rStyle w:val="CommentReference"/>
            </w:rPr>
          </w:rPrChange>
        </w:rPr>
        <w:commentReference w:id="549"/>
      </w:r>
      <w:r w:rsidRPr="00237F07">
        <w:rPr>
          <w:rPrChange w:id="551" w:author="jonathan pritchard" w:date="2024-08-21T11:05:00Z" w16du:dateUtc="2024-08-21T10:05:00Z">
            <w:rPr>
              <w:noProof/>
            </w:rPr>
          </w:rPrChange>
        </w:rPr>
        <w:t xml:space="preserve">a north arrow as part of the Display Base. The north arrow </w:t>
      </w:r>
      <w:r w:rsidR="009C2EC8" w:rsidRPr="00237F07">
        <w:rPr>
          <w:rPrChange w:id="552" w:author="jonathan pritchard" w:date="2024-08-21T11:05:00Z" w16du:dateUtc="2024-08-21T10:05:00Z">
            <w:rPr>
              <w:noProof/>
            </w:rPr>
          </w:rPrChange>
        </w:rPr>
        <w:t xml:space="preserve">must </w:t>
      </w:r>
      <w:r w:rsidRPr="00237F07">
        <w:rPr>
          <w:rPrChange w:id="553" w:author="jonathan pritchard" w:date="2024-08-21T11:05:00Z" w16du:dateUtc="2024-08-21T10:05:00Z">
            <w:rPr>
              <w:noProof/>
            </w:rPr>
          </w:rPrChange>
        </w:rPr>
        <w:t>always be shown at the top left corner of the chart display, just clear of the scale bar or latitude scale.</w:t>
      </w:r>
      <w:r w:rsidR="002A21D7" w:rsidRPr="00237F07">
        <w:rPr>
          <w:rPrChange w:id="554" w:author="jonathan pritchard" w:date="2024-08-21T11:05:00Z" w16du:dateUtc="2024-08-21T10:05:00Z">
            <w:rPr>
              <w:noProof/>
            </w:rPr>
          </w:rPrChange>
        </w:rPr>
        <w:t xml:space="preserve"> Other requirements for the north arrow are defined in IEC 61174.</w:t>
      </w:r>
      <w:commentRangeEnd w:id="548"/>
      <w:r w:rsidR="009C2EC8" w:rsidRPr="00237F07">
        <w:rPr>
          <w:rStyle w:val="CommentReference"/>
          <w:lang w:val="en-GB"/>
          <w:rPrChange w:id="555" w:author="jonathan pritchard" w:date="2024-08-21T11:05:00Z" w16du:dateUtc="2024-08-21T10:05:00Z">
            <w:rPr>
              <w:rStyle w:val="CommentReference"/>
            </w:rPr>
          </w:rPrChange>
        </w:rPr>
        <w:commentReference w:id="548"/>
      </w:r>
    </w:p>
    <w:p w14:paraId="5100DC40" w14:textId="77777777" w:rsidR="00004400" w:rsidRPr="00237F07" w:rsidRDefault="00004400" w:rsidP="00F42179">
      <w:pPr>
        <w:spacing w:after="120" w:line="240" w:lineRule="auto"/>
        <w:jc w:val="both"/>
        <w:rPr>
          <w:rPrChange w:id="556" w:author="jonathan pritchard" w:date="2024-08-21T11:05:00Z" w16du:dateUtc="2024-08-21T10:05:00Z">
            <w:rPr>
              <w:noProof/>
            </w:rPr>
          </w:rPrChange>
        </w:rPr>
      </w:pPr>
    </w:p>
    <w:p w14:paraId="3DFD4083" w14:textId="6FE93FF0" w:rsidR="00F47D5B" w:rsidRPr="00450770" w:rsidRDefault="00004400" w:rsidP="00F42179">
      <w:pPr>
        <w:spacing w:after="120" w:line="240" w:lineRule="auto"/>
        <w:jc w:val="both"/>
        <w:rPr>
          <w:strike/>
        </w:rPr>
      </w:pPr>
      <w:r w:rsidRPr="00237F07">
        <w:rPr>
          <w:rPrChange w:id="557" w:author="jonathan pritchard" w:date="2024-08-21T11:05:00Z" w16du:dateUtc="2024-08-21T10:05:00Z">
            <w:rPr>
              <w:noProof/>
            </w:rPr>
          </w:rPrChange>
        </w:rPr>
        <w:t xml:space="preserve">The </w:t>
      </w:r>
      <w:commentRangeStart w:id="558"/>
      <w:r w:rsidR="005702A1" w:rsidRPr="00237F07">
        <w:rPr>
          <w:rPrChange w:id="559" w:author="jonathan pritchard" w:date="2024-08-21T11:05:00Z" w16du:dateUtc="2024-08-21T10:05:00Z">
            <w:rPr>
              <w:noProof/>
            </w:rPr>
          </w:rPrChange>
        </w:rPr>
        <w:t xml:space="preserve">symbol 'NORTHAR1' </w:t>
      </w:r>
      <w:r w:rsidRPr="00237F07">
        <w:rPr>
          <w:rPrChange w:id="560" w:author="jonathan pritchard" w:date="2024-08-21T11:05:00Z" w16du:dateUtc="2024-08-21T10:05:00Z">
            <w:rPr>
              <w:noProof/>
            </w:rPr>
          </w:rPrChange>
        </w:rPr>
        <w:t>must be used to</w:t>
      </w:r>
      <w:r w:rsidR="005702A1" w:rsidRPr="00237F07">
        <w:rPr>
          <w:rPrChange w:id="561" w:author="jonathan pritchard" w:date="2024-08-21T11:05:00Z" w16du:dateUtc="2024-08-21T10:05:00Z">
            <w:rPr>
              <w:noProof/>
            </w:rPr>
          </w:rPrChange>
        </w:rPr>
        <w:t xml:space="preserve"> indicate true north. </w:t>
      </w:r>
      <w:r w:rsidRPr="00237F07">
        <w:rPr>
          <w:rPrChange w:id="562" w:author="jonathan pritchard" w:date="2024-08-21T11:05:00Z" w16du:dateUtc="2024-08-21T10:05:00Z">
            <w:rPr>
              <w:noProof/>
            </w:rPr>
          </w:rPrChange>
        </w:rPr>
        <w:t>It must be p</w:t>
      </w:r>
      <w:r w:rsidR="005702A1" w:rsidRPr="00237F07">
        <w:rPr>
          <w:rPrChange w:id="563" w:author="jonathan pritchard" w:date="2024-08-21T11:05:00Z" w16du:dateUtc="2024-08-21T10:05:00Z">
            <w:rPr>
              <w:noProof/>
            </w:rPr>
          </w:rPrChange>
        </w:rPr>
        <w:t>lace</w:t>
      </w:r>
      <w:r w:rsidRPr="00237F07">
        <w:rPr>
          <w:rPrChange w:id="564" w:author="jonathan pritchard" w:date="2024-08-21T11:05:00Z" w16du:dateUtc="2024-08-21T10:05:00Z">
            <w:rPr>
              <w:noProof/>
            </w:rPr>
          </w:rPrChange>
        </w:rPr>
        <w:t>d</w:t>
      </w:r>
      <w:r w:rsidR="005702A1" w:rsidRPr="00237F07">
        <w:rPr>
          <w:rPrChange w:id="565" w:author="jonathan pritchard" w:date="2024-08-21T11:05:00Z" w16du:dateUtc="2024-08-21T10:05:00Z">
            <w:rPr>
              <w:noProof/>
            </w:rPr>
          </w:rPrChange>
        </w:rPr>
        <w:t xml:space="preserve"> in the top left corner of the chart display, on the inner side of the scalebar. </w:t>
      </w:r>
      <w:r w:rsidR="004E69AF" w:rsidRPr="00237F07">
        <w:rPr>
          <w:rPrChange w:id="566" w:author="jonathan pritchard" w:date="2024-08-21T11:05:00Z" w16du:dateUtc="2024-08-21T10:05:00Z">
            <w:rPr>
              <w:noProof/>
            </w:rPr>
          </w:rPrChange>
        </w:rPr>
        <w:t>It must be r</w:t>
      </w:r>
      <w:commentRangeStart w:id="567"/>
      <w:commentRangeStart w:id="568"/>
      <w:r w:rsidR="005702A1" w:rsidRPr="00237F07">
        <w:rPr>
          <w:rPrChange w:id="569" w:author="jonathan pritchard" w:date="2024-08-21T11:05:00Z" w16du:dateUtc="2024-08-21T10:05:00Z">
            <w:rPr>
              <w:noProof/>
            </w:rPr>
          </w:rPrChange>
        </w:rPr>
        <w:t>otate</w:t>
      </w:r>
      <w:r w:rsidR="004E69AF" w:rsidRPr="00237F07">
        <w:rPr>
          <w:rPrChange w:id="570" w:author="jonathan pritchard" w:date="2024-08-21T11:05:00Z" w16du:dateUtc="2024-08-21T10:05:00Z">
            <w:rPr>
              <w:noProof/>
            </w:rPr>
          </w:rPrChange>
        </w:rPr>
        <w:t>d</w:t>
      </w:r>
      <w:r w:rsidR="005702A1" w:rsidRPr="00237F07">
        <w:rPr>
          <w:rPrChange w:id="571" w:author="jonathan pritchard" w:date="2024-08-21T11:05:00Z" w16du:dateUtc="2024-08-21T10:05:00Z">
            <w:rPr>
              <w:noProof/>
            </w:rPr>
          </w:rPrChange>
        </w:rPr>
        <w:t xml:space="preserve"> to true north if the display is other than north up, a</w:t>
      </w:r>
      <w:r w:rsidR="004E69AF" w:rsidRPr="00237F07">
        <w:rPr>
          <w:rPrChange w:id="572" w:author="jonathan pritchard" w:date="2024-08-21T11:05:00Z" w16du:dateUtc="2024-08-21T10:05:00Z">
            <w:rPr>
              <w:noProof/>
            </w:rPr>
          </w:rPrChange>
        </w:rPr>
        <w:t>nd</w:t>
      </w:r>
      <w:r w:rsidR="005702A1" w:rsidRPr="00237F07">
        <w:rPr>
          <w:rPrChange w:id="573" w:author="jonathan pritchard" w:date="2024-08-21T11:05:00Z" w16du:dateUtc="2024-08-21T10:05:00Z">
            <w:rPr>
              <w:noProof/>
            </w:rPr>
          </w:rPrChange>
        </w:rPr>
        <w:t xml:space="preserve"> clear of the scalebar even if the latter extends the full height of the display</w:t>
      </w:r>
      <w:commentRangeEnd w:id="567"/>
      <w:r w:rsidR="00A6043D" w:rsidRPr="00450770">
        <w:rPr>
          <w:rStyle w:val="CommentReference"/>
          <w:lang w:val="en-GB"/>
        </w:rPr>
        <w:commentReference w:id="567"/>
      </w:r>
      <w:commentRangeEnd w:id="568"/>
      <w:r w:rsidR="004E69AF" w:rsidRPr="00450770">
        <w:rPr>
          <w:rStyle w:val="CommentReference"/>
          <w:lang w:val="en-GB"/>
        </w:rPr>
        <w:commentReference w:id="568"/>
      </w:r>
      <w:r w:rsidR="005702A1" w:rsidRPr="00450770">
        <w:t>.</w:t>
      </w:r>
      <w:commentRangeEnd w:id="558"/>
      <w:r w:rsidR="009C2EC8" w:rsidRPr="00450770">
        <w:rPr>
          <w:rStyle w:val="CommentReference"/>
          <w:lang w:val="en-GB"/>
        </w:rPr>
        <w:commentReference w:id="558"/>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10662458" w:rsidR="004E69AF" w:rsidRPr="00B77A92" w:rsidRDefault="004E69AF" w:rsidP="004E69AF">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574" w:name="_Toc175134617"/>
      <w:r w:rsidRPr="00B77A92">
        <w:t>Graticule</w:t>
      </w:r>
      <w:bookmarkEnd w:id="574"/>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575"/>
      <w:commentRangeEnd w:id="575"/>
      <w:r w:rsidR="009C2EC8" w:rsidRPr="00450770">
        <w:rPr>
          <w:rStyle w:val="CommentReference"/>
          <w:lang w:val="en-GB"/>
        </w:rPr>
        <w:commentReference w:id="575"/>
      </w:r>
      <w:r w:rsidRPr="00B77A92">
        <w:t>use the colour token CHBLK.</w:t>
      </w:r>
    </w:p>
    <w:p w14:paraId="73727AD6" w14:textId="55A423AC" w:rsidR="00A4679E" w:rsidRPr="00B77A92" w:rsidRDefault="00F667CD" w:rsidP="00EC44E4">
      <w:pPr>
        <w:pStyle w:val="Heading3"/>
      </w:pPr>
      <w:bookmarkStart w:id="576" w:name="_Toc175134618"/>
      <w:r w:rsidRPr="00B77A92">
        <w:t>Display mode</w:t>
      </w:r>
      <w:bookmarkEnd w:id="576"/>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577"/>
      <w:commentRangeEnd w:id="577"/>
      <w:r w:rsidR="009C2EC8" w:rsidRPr="00450770">
        <w:rPr>
          <w:rStyle w:val="CommentReference"/>
          <w:lang w:val="en-GB"/>
        </w:rPr>
        <w:commentReference w:id="577"/>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pPr>
        <w:spacing w:after="120" w:line="240" w:lineRule="auto"/>
        <w:jc w:val="both"/>
        <w:rPr>
          <w:strike/>
        </w:rPr>
        <w:pPrChange w:id="578" w:author="jonathan pritchard" w:date="2024-08-12T07:00:00Z" w16du:dateUtc="2024-08-12T06:00:00Z">
          <w:pPr>
            <w:pStyle w:val="Caption"/>
            <w:spacing w:after="120" w:line="240" w:lineRule="auto"/>
            <w:jc w:val="center"/>
          </w:pPr>
        </w:pPrChange>
      </w:pPr>
    </w:p>
    <w:p w14:paraId="4B9238FD" w14:textId="150F3839" w:rsidR="001275B6" w:rsidRPr="00B77A92" w:rsidRDefault="001275B6" w:rsidP="00EC44E4">
      <w:pPr>
        <w:pStyle w:val="Heading3"/>
      </w:pPr>
      <w:bookmarkStart w:id="579" w:name="_Toc175134619"/>
      <w:r w:rsidRPr="00B77A92">
        <w:t>Black level adjustment symbol</w:t>
      </w:r>
      <w:bookmarkEnd w:id="579"/>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w:t>
      </w:r>
      <w:commentRangeStart w:id="580"/>
      <w:commentRangeStart w:id="581"/>
      <w:r w:rsidRPr="00B77A92">
        <w:t>BLKADJ</w:t>
      </w:r>
      <w:commentRangeEnd w:id="580"/>
      <w:r w:rsidR="0006476E" w:rsidRPr="00450770">
        <w:rPr>
          <w:rStyle w:val="CommentReference"/>
          <w:lang w:val="en-GB"/>
        </w:rPr>
        <w:commentReference w:id="580"/>
      </w:r>
      <w:commentRangeEnd w:id="581"/>
      <w:r w:rsidR="00D32B71" w:rsidRPr="00450770">
        <w:rPr>
          <w:rStyle w:val="CommentReference"/>
          <w:lang w:val="en-GB"/>
        </w:rPr>
        <w:commentReference w:id="581"/>
      </w:r>
      <w:r w:rsidRPr="00B77A92">
        <w:t xml:space="preserve">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582" w:name="_Toc175130246"/>
      <w:bookmarkStart w:id="583" w:name="_Ref49340745"/>
      <w:bookmarkStart w:id="584" w:name="_Toc175134620"/>
      <w:bookmarkEnd w:id="582"/>
      <w:commentRangeStart w:id="585"/>
      <w:commentRangeStart w:id="586"/>
      <w:r w:rsidRPr="00B77A92">
        <w:t>Detection and notification of navigational hazards</w:t>
      </w:r>
      <w:bookmarkEnd w:id="583"/>
      <w:commentRangeEnd w:id="585"/>
      <w:r w:rsidR="00CA426D" w:rsidRPr="00450770">
        <w:rPr>
          <w:rStyle w:val="CommentReference"/>
          <w:b w:val="0"/>
          <w:bCs w:val="0"/>
          <w:lang w:val="en-GB"/>
        </w:rPr>
        <w:commentReference w:id="585"/>
      </w:r>
      <w:commentRangeEnd w:id="586"/>
      <w:r w:rsidR="00962757" w:rsidRPr="00450770">
        <w:rPr>
          <w:rStyle w:val="CommentReference"/>
          <w:b w:val="0"/>
          <w:bCs w:val="0"/>
          <w:lang w:val="en-GB"/>
        </w:rPr>
        <w:commentReference w:id="586"/>
      </w:r>
      <w:bookmarkEnd w:id="584"/>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11.3.5 Route planning states:</w:t>
      </w:r>
    </w:p>
    <w:p w14:paraId="3EC5BA78" w14:textId="53FE1A6B"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r w:rsidR="00584966" w:rsidRPr="00B77A92">
        <w:t>.</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587"/>
      <w:r w:rsidR="004F4995" w:rsidRPr="00B77A92">
        <w:t xml:space="preserve">default </w:t>
      </w:r>
      <w:commentRangeEnd w:id="587"/>
      <w:r w:rsidR="004256B9" w:rsidRPr="00450770">
        <w:rPr>
          <w:rStyle w:val="CommentReference"/>
          <w:lang w:val="en-GB"/>
        </w:rPr>
        <w:commentReference w:id="587"/>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588" w:name="_Ref47321487"/>
      <w:bookmarkStart w:id="589"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588"/>
      <w:r w:rsidRPr="00B77A92">
        <w:t xml:space="preserve"> - Example</w:t>
      </w:r>
      <w:r w:rsidR="00A96A31" w:rsidRPr="00B77A92">
        <w:t>s</w:t>
      </w:r>
      <w:r w:rsidRPr="00B77A92">
        <w:t xml:space="preserve"> of indication highlight</w:t>
      </w:r>
      <w:bookmarkEnd w:id="589"/>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590" w:name="_Ref49340750"/>
      <w:bookmarkStart w:id="591" w:name="_Toc175134621"/>
      <w:r w:rsidRPr="00B77A92">
        <w:t>Detection of areas for which special conditions exist</w:t>
      </w:r>
      <w:bookmarkEnd w:id="590"/>
      <w:bookmarkEnd w:id="591"/>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11.3.5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592" w:name="_Toc175134622"/>
      <w:r w:rsidRPr="00B77A92">
        <w:t>Definition</w:t>
      </w:r>
      <w:r w:rsidR="001275B6" w:rsidRPr="00B77A92">
        <w:t xml:space="preserve"> of safety contour</w:t>
      </w:r>
      <w:bookmarkEnd w:id="592"/>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593" w:name="_Ref49340754"/>
      <w:bookmarkStart w:id="594" w:name="_Toc175134623"/>
      <w:r w:rsidRPr="00B77A92">
        <w:t>Detection of safety contour</w:t>
      </w:r>
      <w:bookmarkEnd w:id="593"/>
      <w:bookmarkEnd w:id="594"/>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11.3.4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B77A92" w:rsidRDefault="00947715" w:rsidP="00DA5A6F">
      <w:pPr>
        <w:spacing w:after="120" w:line="240" w:lineRule="auto"/>
        <w:jc w:val="both"/>
      </w:pPr>
      <w:r w:rsidRPr="00450770">
        <w:rPr>
          <w:highlight w:val="yellow"/>
        </w:rPr>
        <w:t xml:space="preserve">The ECDIS must implement support for </w:t>
      </w:r>
      <w:r w:rsidR="00DA5A6F" w:rsidRPr="00450770">
        <w:rPr>
          <w:highlight w:val="yellow"/>
        </w:rPr>
        <w:t>A</w:t>
      </w:r>
      <w:r w:rsidRPr="00450770">
        <w:rPr>
          <w:highlight w:val="yellow"/>
        </w:rPr>
        <w:t xml:space="preserve">lert and </w:t>
      </w:r>
      <w:r w:rsidR="00DA5A6F" w:rsidRPr="00450770">
        <w:rPr>
          <w:highlight w:val="yellow"/>
        </w:rPr>
        <w:t>I</w:t>
      </w:r>
      <w:r w:rsidRPr="00450770">
        <w:rPr>
          <w:highlight w:val="yellow"/>
        </w:rPr>
        <w:t xml:space="preserve">ndications </w:t>
      </w:r>
      <w:r w:rsidR="00DA5A6F" w:rsidRPr="00450770">
        <w:rPr>
          <w:highlight w:val="yellow"/>
        </w:rPr>
        <w:t>Catalogue</w:t>
      </w:r>
      <w:r w:rsidR="004E69AF" w:rsidRPr="00B77A92">
        <w:rPr>
          <w:highlight w:val="yellow"/>
        </w:rPr>
        <w:t>s</w:t>
      </w:r>
      <w:r w:rsidRPr="00450770">
        <w:rPr>
          <w:highlight w:val="yellow"/>
        </w:rPr>
        <w:t xml:space="preserve"> </w:t>
      </w:r>
    </w:p>
    <w:p w14:paraId="4972FE83" w14:textId="0A730296" w:rsidR="001275B6" w:rsidRPr="00B77A92" w:rsidRDefault="001275B6" w:rsidP="00DA5A6F">
      <w:pPr>
        <w:spacing w:after="120" w:line="240" w:lineRule="auto"/>
        <w:jc w:val="both"/>
      </w:pPr>
      <w:r w:rsidRPr="00450770">
        <w:rPr>
          <w:highlight w:val="yellow"/>
        </w:rPr>
        <w:t xml:space="preserve">The point, </w:t>
      </w:r>
      <w:r w:rsidR="00FF731D" w:rsidRPr="00450770">
        <w:rPr>
          <w:highlight w:val="yellow"/>
        </w:rPr>
        <w:t xml:space="preserve">curve </w:t>
      </w:r>
      <w:r w:rsidRPr="00450770">
        <w:rPr>
          <w:highlight w:val="yellow"/>
        </w:rPr>
        <w:t xml:space="preserve">or surface </w:t>
      </w:r>
      <w:r w:rsidR="004E69AF" w:rsidRPr="00B77A92">
        <w:rPr>
          <w:highlight w:val="yellow"/>
        </w:rPr>
        <w:t>must</w:t>
      </w:r>
      <w:r w:rsidR="004E69AF" w:rsidRPr="00450770">
        <w:rPr>
          <w:highlight w:val="yellow"/>
        </w:rPr>
        <w:t xml:space="preserve"> </w:t>
      </w:r>
      <w:commentRangeStart w:id="595"/>
      <w:commentRangeEnd w:id="595"/>
      <w:r w:rsidR="008B56E2" w:rsidRPr="00450770">
        <w:rPr>
          <w:rStyle w:val="CommentReference"/>
          <w:highlight w:val="yellow"/>
          <w:lang w:val="en-GB"/>
        </w:rPr>
        <w:commentReference w:id="595"/>
      </w:r>
      <w:r w:rsidRPr="00450770">
        <w:rPr>
          <w:highlight w:val="yellow"/>
        </w:rPr>
        <w:t>be graphically indicated using the presentation named as “</w:t>
      </w:r>
      <w:r w:rsidR="000B797B" w:rsidRPr="00450770">
        <w:rPr>
          <w:highlight w:val="yellow"/>
        </w:rPr>
        <w:t>DNGHLT</w:t>
      </w:r>
      <w:r w:rsidRPr="00450770">
        <w:rPr>
          <w:highlight w:val="yellow"/>
        </w:rPr>
        <w:t xml:space="preserve">” in the </w:t>
      </w:r>
      <w:r w:rsidR="00FF731D" w:rsidRPr="00450770">
        <w:rPr>
          <w:highlight w:val="yellow"/>
        </w:rPr>
        <w:t xml:space="preserve">S-101 </w:t>
      </w:r>
      <w:r w:rsidR="009C3086" w:rsidRPr="00450770">
        <w:rPr>
          <w:highlight w:val="yellow"/>
        </w:rPr>
        <w:t>P</w:t>
      </w:r>
      <w:r w:rsidRPr="00450770">
        <w:rPr>
          <w:highlight w:val="yellow"/>
        </w:rPr>
        <w:t xml:space="preserve">ortrayal </w:t>
      </w:r>
      <w:r w:rsidR="009C3086" w:rsidRPr="00450770">
        <w:rPr>
          <w:highlight w:val="yellow"/>
        </w:rPr>
        <w:t>C</w:t>
      </w:r>
      <w:r w:rsidRPr="00450770">
        <w:rPr>
          <w:highlight w:val="yellow"/>
        </w:rPr>
        <w:t xml:space="preserve">atalogue, as depicted in </w:t>
      </w:r>
      <w:r w:rsidR="001F0B6C" w:rsidRPr="00450770">
        <w:rPr>
          <w:highlight w:val="yellow"/>
        </w:rPr>
        <w:fldChar w:fldCharType="begin"/>
      </w:r>
      <w:r w:rsidR="001F0B6C" w:rsidRPr="00450770">
        <w:rPr>
          <w:highlight w:val="yellow"/>
        </w:rPr>
        <w:instrText xml:space="preserve"> REF _Ref47324104 \h </w:instrText>
      </w:r>
      <w:r w:rsidR="00DA5A6F" w:rsidRPr="00450770">
        <w:rPr>
          <w:highlight w:val="yellow"/>
        </w:rPr>
        <w:instrText xml:space="preserve"> \* MERGEFORMAT </w:instrText>
      </w:r>
      <w:r w:rsidR="001F0B6C" w:rsidRPr="00B77A92">
        <w:rPr>
          <w:highlight w:val="yellow"/>
        </w:rPr>
      </w:r>
      <w:r w:rsidR="001F0B6C" w:rsidRPr="00450770">
        <w:rPr>
          <w:highlight w:val="yellow"/>
        </w:rPr>
        <w:fldChar w:fldCharType="separate"/>
      </w:r>
      <w:r w:rsidR="00832978" w:rsidRPr="00450770">
        <w:rPr>
          <w:highlight w:val="yellow"/>
        </w:rPr>
        <w:t>Figure C-3</w:t>
      </w:r>
      <w:r w:rsidR="001F0B6C" w:rsidRPr="00450770">
        <w:rPr>
          <w:highlight w:val="yellow"/>
        </w:rPr>
        <w:fldChar w:fldCharType="end"/>
      </w:r>
      <w:r w:rsidRPr="00450770">
        <w:rPr>
          <w:highlight w:val="yellow"/>
        </w:rPr>
        <w:t>.</w:t>
      </w:r>
    </w:p>
    <w:p w14:paraId="29AC0510" w14:textId="558114FA" w:rsidR="008B56E2" w:rsidRPr="00450770" w:rsidRDefault="008B56E2" w:rsidP="00DA5A6F">
      <w:pPr>
        <w:spacing w:after="120" w:line="240" w:lineRule="auto"/>
        <w:jc w:val="both"/>
        <w:rPr>
          <w:i/>
          <w:iCs/>
        </w:rPr>
      </w:pPr>
      <w:r w:rsidRPr="00450770">
        <w:rPr>
          <w:i/>
          <w:iCs/>
          <w:highlight w:val="yellow"/>
        </w:rPr>
        <w:t>[How do we highlight the other geometry cases (coverage data)]</w:t>
      </w:r>
    </w:p>
    <w:p w14:paraId="7957D30A" w14:textId="77777777" w:rsidR="001F0B6C" w:rsidRPr="00B77A92" w:rsidRDefault="001F0B6C" w:rsidP="004E61EE">
      <w:pPr>
        <w:keepNext/>
        <w:spacing w:line="240" w:lineRule="auto"/>
        <w:jc w:val="center"/>
      </w:pPr>
      <w:r w:rsidRPr="00450770">
        <w:rPr>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596"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596"/>
      <w:r w:rsidRPr="00B77A92">
        <w:t xml:space="preserve"> - Example</w:t>
      </w:r>
      <w:r w:rsidR="00A96A31" w:rsidRPr="00B77A92">
        <w:t>s</w:t>
      </w:r>
      <w:r w:rsidRPr="00B77A92">
        <w:t xml:space="preserve"> of danger highlight</w:t>
      </w:r>
      <w:r w:rsidR="00A96A31" w:rsidRPr="00B77A92">
        <w:t>s</w:t>
      </w:r>
      <w:r w:rsidRPr="00B77A92">
        <w:t xml:space="preserve"> in </w:t>
      </w:r>
      <w:commentRangeStart w:id="597"/>
      <w:r w:rsidRPr="00B77A92">
        <w:t>ECDIS</w:t>
      </w:r>
      <w:commentRangeEnd w:id="597"/>
      <w:r w:rsidR="004256B9" w:rsidRPr="00450770">
        <w:rPr>
          <w:rStyle w:val="CommentReference"/>
          <w:b w:val="0"/>
          <w:lang w:val="en-GB"/>
        </w:rPr>
        <w:commentReference w:id="597"/>
      </w:r>
    </w:p>
    <w:p w14:paraId="7DB3A481" w14:textId="77777777" w:rsidR="004256B9" w:rsidRPr="00B77A92" w:rsidRDefault="004256B9"/>
    <w:p w14:paraId="27C40572" w14:textId="1AC06A85" w:rsidR="00AB2742" w:rsidRPr="00450770" w:rsidRDefault="00AB2742">
      <w:pPr>
        <w:rPr>
          <w:b/>
          <w:bCs/>
        </w:rPr>
      </w:pPr>
      <w:r w:rsidRPr="00450770">
        <w:rPr>
          <w:b/>
          <w:bCs/>
          <w:highlight w:val="yellow"/>
        </w:rPr>
        <w:t>[INSERT text for use of quality information when agreed]</w:t>
      </w:r>
    </w:p>
    <w:p w14:paraId="12B3F1A4" w14:textId="77777777" w:rsidR="00AB2742" w:rsidRPr="00B77A92" w:rsidRDefault="00AB2742" w:rsidP="00450770"/>
    <w:p w14:paraId="638D6DCB" w14:textId="11BDC364" w:rsidR="00927EBE" w:rsidRPr="00B77A92" w:rsidRDefault="00927EBE" w:rsidP="00EC44E4">
      <w:pPr>
        <w:pStyle w:val="Heading3"/>
      </w:pPr>
      <w:bookmarkStart w:id="598" w:name="_Ref88060090"/>
      <w:bookmarkStart w:id="599" w:name="_Toc175134624"/>
      <w:r w:rsidRPr="00B77A92">
        <w:t>User Selected Safety Contour</w:t>
      </w:r>
      <w:bookmarkEnd w:id="598"/>
      <w:r w:rsidR="007D1C60" w:rsidRPr="00B77A92">
        <w:t xml:space="preserve"> and Water Level Adjustment.</w:t>
      </w:r>
      <w:bookmarkEnd w:id="599"/>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B77A92" w:rsidRDefault="00DE0E6F" w:rsidP="009C3086">
      <w:pPr>
        <w:spacing w:after="120" w:line="240" w:lineRule="auto"/>
        <w:jc w:val="both"/>
      </w:pPr>
      <w:r w:rsidRPr="00B77A92">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4E7EBC43" w:rsidR="00DE0E6F" w:rsidRPr="00B77A92" w:rsidRDefault="007D1C60" w:rsidP="009C3086">
      <w:pPr>
        <w:spacing w:after="120" w:line="240" w:lineRule="auto"/>
        <w:jc w:val="both"/>
      </w:pPr>
      <w:r w:rsidRPr="00B77A92">
        <w:t xml:space="preserve">The combination of S-101 with </w:t>
      </w:r>
      <w:r w:rsidR="00EA43FD" w:rsidRPr="00B77A92">
        <w:rPr>
          <w:highlight w:val="yellow"/>
        </w:rPr>
        <w:t xml:space="preserve">S-102 and </w:t>
      </w:r>
      <w:r w:rsidRPr="00B77A92">
        <w:rPr>
          <w:highlight w:val="yellow"/>
        </w:rPr>
        <w:t>S-</w:t>
      </w:r>
      <w:commentRangeStart w:id="600"/>
      <w:r w:rsidRPr="00B77A92">
        <w:rPr>
          <w:highlight w:val="yellow"/>
        </w:rPr>
        <w:t>104</w:t>
      </w:r>
      <w:commentRangeEnd w:id="600"/>
      <w:r w:rsidR="00F135E7" w:rsidRPr="00450770">
        <w:rPr>
          <w:rStyle w:val="CommentReference"/>
          <w:lang w:val="en-GB"/>
        </w:rPr>
        <w:commentReference w:id="600"/>
      </w:r>
      <w:r w:rsidRPr="00B77A92">
        <w:t xml:space="preserve"> </w:t>
      </w:r>
      <w:r w:rsidR="00F135E7" w:rsidRPr="00B77A92">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1F9D629E" w14:textId="0EAB3BFF" w:rsidR="004E69AF" w:rsidRPr="00237F07" w:rsidRDefault="006B59AA" w:rsidP="004E69AF">
      <w:pPr>
        <w:pStyle w:val="BlockQuote"/>
        <w:spacing w:after="120" w:line="240" w:lineRule="auto"/>
        <w:jc w:val="both"/>
        <w:rPr>
          <w:strike/>
          <w:rPrChange w:id="601" w:author="jonathan pritchard" w:date="2024-08-21T11:05:00Z" w16du:dateUtc="2024-08-21T10:05:00Z">
            <w:rPr/>
          </w:rPrChange>
        </w:rPr>
      </w:pPr>
      <w:commentRangeStart w:id="602"/>
      <w:commentRangeEnd w:id="602"/>
      <w:r w:rsidRPr="00450770">
        <w:rPr>
          <w:rStyle w:val="CommentReference"/>
          <w:strike/>
          <w:lang w:val="en-GB"/>
        </w:rPr>
        <w:lastRenderedPageBreak/>
        <w:commentReference w:id="602"/>
      </w:r>
    </w:p>
    <w:p w14:paraId="4423729B" w14:textId="5E189BFD" w:rsidR="00BF1E84" w:rsidRPr="00B77A92" w:rsidRDefault="00BF1E84" w:rsidP="00EC44E4">
      <w:pPr>
        <w:pStyle w:val="BlockQuote"/>
        <w:spacing w:after="120" w:line="240" w:lineRule="auto"/>
        <w:jc w:val="both"/>
      </w:pPr>
    </w:p>
    <w:p w14:paraId="27DB4762" w14:textId="77777777" w:rsidR="00853C83" w:rsidRPr="00B77A92" w:rsidRDefault="00853C83" w:rsidP="00853C83">
      <w:pPr>
        <w:spacing w:after="120" w:line="240" w:lineRule="auto"/>
        <w:rPr>
          <w:bCs/>
        </w:rPr>
      </w:pPr>
    </w:p>
    <w:p w14:paraId="64B96ED8" w14:textId="1902380B" w:rsidR="00647464" w:rsidRPr="00450770" w:rsidRDefault="00F33A8C" w:rsidP="00450770">
      <w:pPr>
        <w:pStyle w:val="Heading2"/>
        <w:rPr>
          <w:strike/>
        </w:rPr>
      </w:pPr>
      <w:bookmarkStart w:id="603" w:name="_Toc175134625"/>
      <w:r w:rsidRPr="00B77A92">
        <w:t>Data Producer</w:t>
      </w:r>
      <w:r w:rsidR="00286BF8" w:rsidRPr="00B77A92">
        <w:t xml:space="preserve"> specified display features</w:t>
      </w:r>
      <w:bookmarkStart w:id="604" w:name="_Toc175130256"/>
      <w:bookmarkStart w:id="605" w:name="_Toc175130257"/>
      <w:bookmarkStart w:id="606" w:name="_Toc175130258"/>
      <w:bookmarkStart w:id="607" w:name="_Toc175130259"/>
      <w:bookmarkStart w:id="608" w:name="_Toc175130260"/>
      <w:bookmarkStart w:id="609" w:name="_Toc175130261"/>
      <w:bookmarkStart w:id="610" w:name="_Toc175130262"/>
      <w:bookmarkEnd w:id="603"/>
      <w:bookmarkEnd w:id="604"/>
      <w:bookmarkEnd w:id="605"/>
      <w:bookmarkEnd w:id="606"/>
      <w:bookmarkEnd w:id="607"/>
      <w:bookmarkEnd w:id="608"/>
      <w:bookmarkEnd w:id="609"/>
      <w:bookmarkEnd w:id="610"/>
      <w:r w:rsidR="001A432B" w:rsidRPr="00450770">
        <w:rPr>
          <w:strike/>
        </w:rPr>
        <w:t xml:space="preserve"> </w:t>
      </w:r>
    </w:p>
    <w:p w14:paraId="597986F9" w14:textId="1955B290" w:rsidR="008042A0" w:rsidRPr="00450770" w:rsidRDefault="008042A0" w:rsidP="00EC44E4">
      <w:pPr>
        <w:pStyle w:val="Heading3"/>
      </w:pPr>
      <w:bookmarkStart w:id="611" w:name="_Ref48912766"/>
      <w:bookmarkStart w:id="612" w:name="_Toc175134626"/>
      <w:r w:rsidRPr="00450770">
        <w:t>ECDIS Legend</w:t>
      </w:r>
      <w:bookmarkEnd w:id="611"/>
      <w:bookmarkEnd w:id="612"/>
    </w:p>
    <w:p w14:paraId="6D42C272" w14:textId="267750D2" w:rsidR="00A14827" w:rsidRPr="00B77A92" w:rsidRDefault="00AA63B2" w:rsidP="000A67D1">
      <w:pPr>
        <w:spacing w:after="120" w:line="240" w:lineRule="auto"/>
        <w:jc w:val="both"/>
      </w:pPr>
      <w:commentRangeStart w:id="613"/>
      <w:commentRangeStart w:id="614"/>
      <w:r w:rsidRPr="00B77A92">
        <w:t>The</w:t>
      </w:r>
      <w:commentRangeEnd w:id="613"/>
      <w:r w:rsidR="002121DE" w:rsidRPr="00450770">
        <w:rPr>
          <w:rStyle w:val="CommentReference"/>
          <w:lang w:val="en-GB"/>
        </w:rPr>
        <w:commentReference w:id="613"/>
      </w:r>
      <w:commentRangeEnd w:id="614"/>
      <w:r w:rsidR="00D32B71" w:rsidRPr="00450770">
        <w:rPr>
          <w:rStyle w:val="CommentReference"/>
          <w:lang w:val="en-GB"/>
        </w:rPr>
        <w:commentReference w:id="614"/>
      </w:r>
      <w:r w:rsidRPr="00B77A92">
        <w:t xml:space="preserv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615"/>
            <w:r w:rsidRPr="00B77A92">
              <w:t>Units for height</w:t>
            </w:r>
          </w:p>
        </w:tc>
        <w:tc>
          <w:tcPr>
            <w:tcW w:w="5730" w:type="dxa"/>
          </w:tcPr>
          <w:p w14:paraId="6CE40F1E" w14:textId="77777777" w:rsidR="007B5B9A" w:rsidRPr="00B77A92" w:rsidRDefault="007B5B9A" w:rsidP="000A67D1">
            <w:pPr>
              <w:spacing w:before="60" w:after="60"/>
            </w:pPr>
            <w:commentRangeStart w:id="616"/>
            <w:r w:rsidRPr="00B77A92">
              <w:t>AXUM subfield in the CSAX field</w:t>
            </w:r>
            <w:commentRangeEnd w:id="616"/>
            <w:r w:rsidR="00D3352A" w:rsidRPr="00450770">
              <w:rPr>
                <w:rStyle w:val="CommentReference"/>
                <w:lang w:val="en-GB"/>
              </w:rPr>
              <w:commentReference w:id="616"/>
            </w:r>
            <w:commentRangeEnd w:id="615"/>
            <w:r w:rsidR="00A14827" w:rsidRPr="00450770">
              <w:rPr>
                <w:rStyle w:val="CommentReference"/>
                <w:lang w:val="en-GB"/>
              </w:rPr>
              <w:commentReference w:id="615"/>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617"/>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617"/>
            <w:r w:rsidR="00D3352A" w:rsidRPr="00450770">
              <w:rPr>
                <w:rStyle w:val="CommentReference"/>
                <w:lang w:val="en-GB"/>
              </w:rPr>
              <w:commentReference w:id="617"/>
            </w:r>
          </w:p>
          <w:p w14:paraId="3AD9B1BF" w14:textId="1AF10CD9" w:rsidR="00426D8A" w:rsidRPr="00B77A92" w:rsidRDefault="00426D8A" w:rsidP="00426D8A">
            <w:pPr>
              <w:pStyle w:val="ListParagraph"/>
              <w:spacing w:before="60" w:after="60"/>
            </w:pPr>
            <w:commentRangeStart w:id="618"/>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618"/>
            <w:r w:rsidR="00D3352A" w:rsidRPr="00450770">
              <w:rPr>
                <w:rStyle w:val="CommentReference"/>
                <w:lang w:val="en-GB"/>
              </w:rPr>
              <w:commentReference w:id="618"/>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619"/>
            <w:r w:rsidR="004B2A18" w:rsidRPr="00B77A92">
              <w:t xml:space="preserve">Default </w:t>
            </w:r>
            <w:commentRangeEnd w:id="619"/>
            <w:r w:rsidR="0007289C" w:rsidRPr="00450770">
              <w:rPr>
                <w:rStyle w:val="CommentReference"/>
                <w:lang w:val="en-GB"/>
              </w:rPr>
              <w:commentReference w:id="619"/>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lastRenderedPageBreak/>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commentRangeStart w:id="620"/>
            <w:r w:rsidR="002845EB" w:rsidRPr="00B77A92">
              <w:t xml:space="preserve">must </w:t>
            </w:r>
            <w:commentRangeEnd w:id="620"/>
            <w:r w:rsidR="002845EB" w:rsidRPr="00450770">
              <w:rPr>
                <w:rStyle w:val="CommentReference"/>
                <w:lang w:val="en-GB"/>
              </w:rPr>
              <w:commentReference w:id="620"/>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65A9BCB7" w:rsidR="007B5B9A" w:rsidRPr="00B77A92" w:rsidRDefault="007B5B9A" w:rsidP="000A67D1">
            <w:pPr>
              <w:keepNext/>
              <w:spacing w:before="60" w:after="60"/>
            </w:pPr>
            <w:r w:rsidRPr="00B77A92">
              <w:t xml:space="preserve">Projection used for the ECDIS display (For example, oblique azimuthal). </w:t>
            </w:r>
            <w:commentRangeStart w:id="621"/>
            <w:r w:rsidRPr="00B77A92">
              <w:t xml:space="preserve">This should be appropriate to the scale </w:t>
            </w:r>
            <w:r w:rsidR="004B2A18" w:rsidRPr="00B77A92">
              <w:t>and latitude of the data in use</w:t>
            </w:r>
            <w:commentRangeEnd w:id="621"/>
            <w:r w:rsidR="002845EB" w:rsidRPr="00450770">
              <w:rPr>
                <w:rStyle w:val="CommentReference"/>
                <w:lang w:val="en-GB"/>
              </w:rPr>
              <w:commentReference w:id="621"/>
            </w:r>
          </w:p>
        </w:tc>
      </w:tr>
    </w:tbl>
    <w:p w14:paraId="206BFB80" w14:textId="7E140A3A" w:rsidR="00AA63B2" w:rsidRPr="00B77A92" w:rsidRDefault="005D62A2" w:rsidP="004B2A18">
      <w:pPr>
        <w:pStyle w:val="Caption"/>
        <w:spacing w:after="120" w:line="240" w:lineRule="auto"/>
        <w:jc w:val="center"/>
      </w:pPr>
      <w:bookmarkStart w:id="622" w:name="_Ref47362462"/>
      <w:r w:rsidRPr="00B77A92">
        <w:t xml:space="preserve">Table </w:t>
      </w:r>
      <w:r w:rsidR="004B2A18"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23</w:t>
      </w:r>
      <w:r w:rsidR="00331A1D" w:rsidRPr="00B77A92">
        <w:fldChar w:fldCharType="end"/>
      </w:r>
      <w:bookmarkEnd w:id="622"/>
      <w:r w:rsidRPr="00B77A92">
        <w:t xml:space="preserve"> - Legend elements</w:t>
      </w:r>
    </w:p>
    <w:p w14:paraId="23891564" w14:textId="74A4F63D" w:rsidR="00AA63B2" w:rsidRPr="00B77A92" w:rsidRDefault="005D62A2" w:rsidP="004B2A18">
      <w:pPr>
        <w:spacing w:after="120" w:line="240" w:lineRule="auto"/>
        <w:jc w:val="both"/>
      </w:pPr>
      <w:r w:rsidRPr="00B77A92">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623" w:name="_Ref49473397"/>
      <w:bookmarkStart w:id="624" w:name="_Toc175134627"/>
      <w:r w:rsidRPr="00B77A92">
        <w:t>Displaying manual and automatic updates and added information</w:t>
      </w:r>
      <w:bookmarkEnd w:id="623"/>
      <w:bookmarkEnd w:id="624"/>
    </w:p>
    <w:p w14:paraId="4E33F74C" w14:textId="7D01C345" w:rsidR="00627DB2" w:rsidRPr="00B77A92" w:rsidRDefault="00627DB2" w:rsidP="00EC44E4">
      <w:pPr>
        <w:pStyle w:val="Heading3"/>
      </w:pPr>
      <w:bookmarkStart w:id="625" w:name="_Ref49426513"/>
      <w:bookmarkStart w:id="626" w:name="_Toc175134628"/>
      <w:commentRangeStart w:id="627"/>
      <w:commentRangeStart w:id="628"/>
      <w:commentRangeStart w:id="629"/>
      <w:r w:rsidRPr="00B77A92">
        <w:t>Manual update</w:t>
      </w:r>
      <w:bookmarkEnd w:id="625"/>
      <w:commentRangeEnd w:id="627"/>
      <w:r w:rsidR="00E27B73" w:rsidRPr="00450770">
        <w:rPr>
          <w:rStyle w:val="CommentReference"/>
          <w:b w:val="0"/>
          <w:bCs w:val="0"/>
          <w:lang w:val="en-GB"/>
        </w:rPr>
        <w:commentReference w:id="627"/>
      </w:r>
      <w:commentRangeEnd w:id="628"/>
      <w:r w:rsidR="00CE787D" w:rsidRPr="00450770">
        <w:rPr>
          <w:rStyle w:val="CommentReference"/>
          <w:b w:val="0"/>
          <w:bCs w:val="0"/>
          <w:lang w:val="en-GB"/>
        </w:rPr>
        <w:commentReference w:id="628"/>
      </w:r>
      <w:bookmarkEnd w:id="626"/>
    </w:p>
    <w:p w14:paraId="35EECD50" w14:textId="6710CA0C" w:rsidR="00273327" w:rsidRPr="00B77A92" w:rsidRDefault="00AC243A" w:rsidP="00AC37F7">
      <w:pPr>
        <w:spacing w:after="120" w:line="240" w:lineRule="auto"/>
        <w:jc w:val="both"/>
      </w:pPr>
      <w:r w:rsidRPr="00B77A92">
        <w:t xml:space="preserve">Manual updates of ENC information </w:t>
      </w:r>
      <w:r w:rsidR="00A14827" w:rsidRPr="00B77A92">
        <w:t xml:space="preserve">must </w:t>
      </w:r>
      <w:r w:rsidRPr="00B77A92">
        <w:t xml:space="preserve">be displayed using the same symbology as ENC information and </w:t>
      </w:r>
      <w:r w:rsidR="00A14827" w:rsidRPr="00B77A92">
        <w:t xml:space="preserve">must </w:t>
      </w:r>
      <w:r w:rsidRPr="00B77A92">
        <w:t xml:space="preserve">be distinguished from ENC information as described in the following </w:t>
      </w:r>
      <w:r w:rsidR="002516D0" w:rsidRPr="00B77A92">
        <w:t>sub-</w:t>
      </w:r>
      <w:r w:rsidRPr="00B77A92">
        <w:t>clauses.</w:t>
      </w:r>
    </w:p>
    <w:p w14:paraId="1099C46C" w14:textId="4EC6AFE0" w:rsidR="00627DB2" w:rsidRPr="00B77A92" w:rsidRDefault="00627DB2" w:rsidP="00024B10">
      <w:pPr>
        <w:pStyle w:val="Heading4"/>
      </w:pPr>
      <w:r w:rsidRPr="00B77A92">
        <w:t>Added feature</w:t>
      </w:r>
      <w:r w:rsidR="0050575C" w:rsidRPr="00B77A92">
        <w:t xml:space="preserve"> (manual)</w:t>
      </w:r>
    </w:p>
    <w:p w14:paraId="21B8FB03" w14:textId="00A9B6CA" w:rsidR="003E60CD" w:rsidRPr="00B77A92" w:rsidRDefault="003E60CD" w:rsidP="00AC37F7">
      <w:pPr>
        <w:spacing w:after="60" w:line="240" w:lineRule="auto"/>
        <w:ind w:left="2517" w:hanging="1797"/>
        <w:jc w:val="both"/>
      </w:pPr>
      <w:r w:rsidRPr="00B77A92">
        <w:t xml:space="preserve">Point feature: </w:t>
      </w:r>
      <w:r w:rsidRPr="00B77A92">
        <w:tab/>
      </w:r>
      <w:r w:rsidR="002516D0" w:rsidRPr="00B77A92">
        <w:t>S</w:t>
      </w:r>
      <w:r w:rsidRPr="00B77A92">
        <w:t xml:space="preserve">uperimpose </w:t>
      </w:r>
      <w:r w:rsidR="00F1707A" w:rsidRPr="00B77A92">
        <w:t xml:space="preserve">symbol </w:t>
      </w:r>
      <w:r w:rsidR="002B18B2" w:rsidRPr="00B77A92">
        <w:t>CHCRID01</w:t>
      </w:r>
      <w:r w:rsidR="002516D0" w:rsidRPr="00B77A92">
        <w:t>.</w:t>
      </w:r>
    </w:p>
    <w:p w14:paraId="50827496" w14:textId="0A2419BC" w:rsidR="003E60CD" w:rsidRPr="00B77A92" w:rsidRDefault="002845EB" w:rsidP="00AC37F7">
      <w:pPr>
        <w:spacing w:after="60" w:line="240" w:lineRule="auto"/>
        <w:ind w:left="2517" w:hanging="1797"/>
        <w:jc w:val="both"/>
      </w:pPr>
      <w:r w:rsidRPr="00B77A92">
        <w:t xml:space="preserve">Curve </w:t>
      </w:r>
      <w:r w:rsidR="003E60CD" w:rsidRPr="00B77A92">
        <w:t xml:space="preserve">feature: </w:t>
      </w:r>
      <w:r w:rsidR="003E60CD" w:rsidRPr="00B77A92">
        <w:tab/>
      </w:r>
      <w:r w:rsidR="002516D0" w:rsidRPr="00B77A92">
        <w:t>O</w:t>
      </w:r>
      <w:r w:rsidR="003E60CD" w:rsidRPr="00B77A92">
        <w:t xml:space="preserve">verwrite with line </w:t>
      </w:r>
      <w:r w:rsidR="00F1707A" w:rsidRPr="00B77A92">
        <w:t xml:space="preserve">style </w:t>
      </w:r>
      <w:r w:rsidR="002B18B2" w:rsidRPr="00B77A92">
        <w:t>CHCRID01</w:t>
      </w:r>
      <w:r w:rsidR="002516D0" w:rsidRPr="00B77A92">
        <w:rPr>
          <w:sz w:val="24"/>
          <w:szCs w:val="24"/>
        </w:rPr>
        <w:t>.</w:t>
      </w:r>
    </w:p>
    <w:p w14:paraId="5C4B5B17" w14:textId="395B5BA9" w:rsidR="000A049F" w:rsidRPr="00B77A92" w:rsidRDefault="003E60CD" w:rsidP="00AC37F7">
      <w:pPr>
        <w:spacing w:after="120" w:line="240" w:lineRule="auto"/>
        <w:ind w:left="2517" w:hanging="1797"/>
        <w:jc w:val="both"/>
      </w:pPr>
      <w:r w:rsidRPr="00B77A92">
        <w:t>Surface feature:</w:t>
      </w:r>
      <w:r w:rsidRPr="00B77A92">
        <w:tab/>
      </w:r>
      <w:r w:rsidR="002516D0" w:rsidRPr="00B77A92">
        <w:t>O</w:t>
      </w:r>
      <w:r w:rsidRPr="00B77A92">
        <w:t xml:space="preserve">verwrite area boundary with line </w:t>
      </w:r>
      <w:r w:rsidR="00F1707A" w:rsidRPr="00B77A92">
        <w:t xml:space="preserve">style </w:t>
      </w:r>
      <w:r w:rsidR="002B18B2" w:rsidRPr="00B77A92">
        <w:t>CHCRID01</w:t>
      </w:r>
      <w:r w:rsidRPr="00B77A92">
        <w:t xml:space="preserve"> and superimpose </w:t>
      </w:r>
      <w:r w:rsidR="00F1707A" w:rsidRPr="00B77A92">
        <w:t xml:space="preserve">symbol </w:t>
      </w:r>
      <w:r w:rsidR="002B18B2" w:rsidRPr="00B77A92">
        <w:t>CHCRID01</w:t>
      </w:r>
      <w:r w:rsidRPr="00B77A92">
        <w:t xml:space="preserve"> on any centred symbol.</w:t>
      </w:r>
    </w:p>
    <w:p w14:paraId="50719D68" w14:textId="37560AE1" w:rsidR="00627DB2" w:rsidRPr="00B77A92" w:rsidRDefault="00627DB2" w:rsidP="00024B10">
      <w:pPr>
        <w:pStyle w:val="Heading4"/>
      </w:pPr>
      <w:r w:rsidRPr="00B77A92">
        <w:t>Deleted feature</w:t>
      </w:r>
      <w:r w:rsidR="0050575C" w:rsidRPr="00B77A92">
        <w:t xml:space="preserve"> (manual)</w:t>
      </w:r>
    </w:p>
    <w:p w14:paraId="29214E51" w14:textId="4F966E55" w:rsidR="006646A1" w:rsidRPr="00B77A92" w:rsidRDefault="006646A1" w:rsidP="00AC37F7">
      <w:pPr>
        <w:spacing w:after="60" w:line="240" w:lineRule="auto"/>
        <w:jc w:val="both"/>
      </w:pPr>
      <w:r w:rsidRPr="00B77A92">
        <w:t xml:space="preserve">The feature </w:t>
      </w:r>
      <w:r w:rsidR="00A14827" w:rsidRPr="00B77A92">
        <w:t xml:space="preserve">must </w:t>
      </w:r>
      <w:r w:rsidRPr="00B77A92">
        <w:t>remain on the display and</w:t>
      </w:r>
      <w:r w:rsidR="00A14827" w:rsidRPr="00B77A92">
        <w:t xml:space="preserve"> </w:t>
      </w:r>
      <w:r w:rsidRPr="00B77A92">
        <w:t>be marked as follows:</w:t>
      </w:r>
    </w:p>
    <w:p w14:paraId="7DC63C56" w14:textId="3F46EDAB" w:rsidR="006646A1" w:rsidRPr="00B77A92" w:rsidRDefault="006646A1" w:rsidP="00AC37F7">
      <w:pPr>
        <w:spacing w:after="60" w:line="240" w:lineRule="auto"/>
        <w:ind w:left="2520" w:hanging="1800"/>
        <w:jc w:val="both"/>
      </w:pPr>
      <w:r w:rsidRPr="00B77A92">
        <w:t xml:space="preserve">Point feature: </w:t>
      </w:r>
      <w:r w:rsidRPr="00B77A92">
        <w:tab/>
        <w:t>Superimpose</w:t>
      </w:r>
      <w:r w:rsidR="00F1707A" w:rsidRPr="00B77A92">
        <w:t xml:space="preserve"> symbol </w:t>
      </w:r>
      <w:r w:rsidR="0076364B" w:rsidRPr="00B77A92">
        <w:t>CHCRDEL1</w:t>
      </w:r>
      <w:r w:rsidR="002516D0" w:rsidRPr="00B77A92">
        <w:t>.</w:t>
      </w:r>
    </w:p>
    <w:p w14:paraId="39059E96" w14:textId="59138C0B" w:rsidR="006646A1" w:rsidRPr="00B77A92" w:rsidRDefault="00100800" w:rsidP="00AC37F7">
      <w:pPr>
        <w:spacing w:after="60" w:line="240" w:lineRule="auto"/>
        <w:ind w:left="2520" w:hanging="1800"/>
        <w:jc w:val="both"/>
      </w:pPr>
      <w:r w:rsidRPr="00B77A92">
        <w:t xml:space="preserve">Curve </w:t>
      </w:r>
      <w:r w:rsidR="006646A1" w:rsidRPr="00B77A92">
        <w:t xml:space="preserve">feature: </w:t>
      </w:r>
      <w:r w:rsidR="006646A1" w:rsidRPr="00B77A92">
        <w:tab/>
        <w:t>Overwrite with line</w:t>
      </w:r>
      <w:r w:rsidR="00F1707A" w:rsidRPr="00B77A92">
        <w:t xml:space="preserve"> style</w:t>
      </w:r>
      <w:r w:rsidR="006646A1" w:rsidRPr="00B77A92">
        <w:t xml:space="preserve"> </w:t>
      </w:r>
      <w:r w:rsidR="0076364B" w:rsidRPr="00B77A92">
        <w:t>CHCRDEL1</w:t>
      </w:r>
      <w:r w:rsidR="006646A1" w:rsidRPr="00B77A92">
        <w:t xml:space="preserve"> (do not remove the original line)</w:t>
      </w:r>
      <w:r w:rsidR="002516D0" w:rsidRPr="00B77A92">
        <w:t>.</w:t>
      </w:r>
    </w:p>
    <w:p w14:paraId="020325BA" w14:textId="14E02647" w:rsidR="006646A1" w:rsidRPr="00B77A92" w:rsidRDefault="006646A1" w:rsidP="00AC37F7">
      <w:pPr>
        <w:spacing w:after="120" w:line="240" w:lineRule="auto"/>
        <w:ind w:left="2520" w:hanging="1800"/>
        <w:jc w:val="both"/>
      </w:pPr>
      <w:r w:rsidRPr="00B77A92">
        <w:t>Surface feature:</w:t>
      </w:r>
      <w:r w:rsidRPr="00B77A92">
        <w:tab/>
        <w:t xml:space="preserve">Overwrite area boundary with line </w:t>
      </w:r>
      <w:r w:rsidR="00F1707A" w:rsidRPr="00B77A92">
        <w:t xml:space="preserve">style </w:t>
      </w:r>
      <w:r w:rsidR="005C76C2" w:rsidRPr="00B77A92">
        <w:t>CHCRDEL1</w:t>
      </w:r>
      <w:r w:rsidRPr="00B77A92">
        <w:t xml:space="preserve"> and superimpose </w:t>
      </w:r>
      <w:r w:rsidR="00F1707A" w:rsidRPr="00B77A92">
        <w:t xml:space="preserve">symbol </w:t>
      </w:r>
      <w:r w:rsidR="005C76C2" w:rsidRPr="00B77A92">
        <w:t>CHCRDEL1</w:t>
      </w:r>
      <w:r w:rsidRPr="00B77A92">
        <w:t xml:space="preserve"> on any centred symbol.</w:t>
      </w:r>
    </w:p>
    <w:p w14:paraId="5EBBB664" w14:textId="7AEC1FCB" w:rsidR="000A049F" w:rsidRPr="00B77A92" w:rsidRDefault="000A049F" w:rsidP="00024B10">
      <w:pPr>
        <w:pStyle w:val="Heading4"/>
      </w:pPr>
      <w:r w:rsidRPr="00B77A92">
        <w:t>Moved feature</w:t>
      </w:r>
      <w:r w:rsidR="0050575C" w:rsidRPr="00B77A92">
        <w:t xml:space="preserve"> (manual)</w:t>
      </w:r>
    </w:p>
    <w:p w14:paraId="24766971" w14:textId="38807145" w:rsidR="000A049F" w:rsidRPr="00B77A92" w:rsidRDefault="006646A1" w:rsidP="00AC37F7">
      <w:pPr>
        <w:spacing w:after="120" w:line="240" w:lineRule="auto"/>
        <w:jc w:val="both"/>
      </w:pPr>
      <w:r w:rsidRPr="00B77A92">
        <w:t>As for deleted feature, followed by added feature.</w:t>
      </w:r>
      <w:commentRangeEnd w:id="629"/>
      <w:r w:rsidR="00E27B73" w:rsidRPr="00450770">
        <w:rPr>
          <w:rStyle w:val="CommentReference"/>
          <w:lang w:val="en-GB"/>
        </w:rPr>
        <w:commentReference w:id="629"/>
      </w:r>
    </w:p>
    <w:p w14:paraId="039EDBC4" w14:textId="4F8CA894" w:rsidR="00627DB2" w:rsidRPr="00B77A92" w:rsidRDefault="00627DB2" w:rsidP="00024B10">
      <w:pPr>
        <w:pStyle w:val="Heading4"/>
      </w:pPr>
      <w:r w:rsidRPr="00B77A92">
        <w:t>Modified feature</w:t>
      </w:r>
      <w:r w:rsidR="0050575C" w:rsidRPr="00B77A92">
        <w:t xml:space="preserve"> (manual)</w:t>
      </w:r>
    </w:p>
    <w:p w14:paraId="693D7FCB" w14:textId="2C8ACE92" w:rsidR="00EE3831" w:rsidRPr="00B77A92" w:rsidRDefault="00EE3831" w:rsidP="002516D0">
      <w:pPr>
        <w:spacing w:after="60" w:line="240" w:lineRule="auto"/>
        <w:jc w:val="both"/>
      </w:pPr>
      <w:r w:rsidRPr="00B77A92">
        <w:t>There are three cases, which are treated as follows:</w:t>
      </w:r>
    </w:p>
    <w:p w14:paraId="00DA8D84" w14:textId="77777777" w:rsidR="009565A2" w:rsidRPr="00B77A92" w:rsidRDefault="00EE3831" w:rsidP="00AE2737">
      <w:pPr>
        <w:pStyle w:val="ListParagraph"/>
        <w:numPr>
          <w:ilvl w:val="0"/>
          <w:numId w:val="42"/>
        </w:numPr>
        <w:spacing w:after="60" w:line="240" w:lineRule="auto"/>
        <w:jc w:val="both"/>
      </w:pPr>
      <w:r w:rsidRPr="00B77A92">
        <w:t>If the only modification is an addition</w:t>
      </w:r>
      <w:r w:rsidR="009565A2" w:rsidRPr="00B77A92">
        <w:t xml:space="preserve"> </w:t>
      </w:r>
      <w:r w:rsidRPr="00B77A92">
        <w:t>(</w:t>
      </w:r>
      <w:r w:rsidR="009565A2" w:rsidRPr="00B77A92">
        <w:t>f</w:t>
      </w:r>
      <w:r w:rsidRPr="00B77A92">
        <w:t>or example, an existing buoy has a retro-reflector added with no other change):</w:t>
      </w:r>
    </w:p>
    <w:p w14:paraId="3C43F6CA" w14:textId="0AE4EEE6" w:rsidR="00EE3831" w:rsidRPr="00B77A92" w:rsidRDefault="002516D0" w:rsidP="002516D0">
      <w:pPr>
        <w:pStyle w:val="ListParagraph"/>
        <w:spacing w:after="60" w:line="240" w:lineRule="auto"/>
        <w:jc w:val="both"/>
      </w:pPr>
      <w:r w:rsidRPr="00B77A92">
        <w:t>S</w:t>
      </w:r>
      <w:r w:rsidR="00EE3831" w:rsidRPr="00B77A92">
        <w:t xml:space="preserve">uperimpose </w:t>
      </w:r>
      <w:r w:rsidR="00314F62" w:rsidRPr="00B77A92">
        <w:t xml:space="preserve">symbol </w:t>
      </w:r>
      <w:r w:rsidR="002B18B2" w:rsidRPr="00B77A92">
        <w:t>CHCRID01</w:t>
      </w:r>
      <w:r w:rsidR="00EE3831" w:rsidRPr="00B77A92">
        <w:t xml:space="preserve"> or </w:t>
      </w:r>
      <w:r w:rsidR="00314F62" w:rsidRPr="00B77A92">
        <w:t xml:space="preserve">line style </w:t>
      </w:r>
      <w:r w:rsidR="002B18B2" w:rsidRPr="00B77A92">
        <w:t>CHCRID01</w:t>
      </w:r>
      <w:r w:rsidRPr="00B77A92">
        <w:t>.</w:t>
      </w:r>
    </w:p>
    <w:p w14:paraId="66DB3652" w14:textId="170640A0" w:rsidR="00EE3831" w:rsidRPr="00B77A92" w:rsidRDefault="00EE3831" w:rsidP="00AE2737">
      <w:pPr>
        <w:pStyle w:val="ListParagraph"/>
        <w:numPr>
          <w:ilvl w:val="0"/>
          <w:numId w:val="42"/>
        </w:numPr>
        <w:spacing w:after="60" w:line="240" w:lineRule="auto"/>
        <w:jc w:val="both"/>
      </w:pPr>
      <w:r w:rsidRPr="00B77A92">
        <w:t>If the only modification is a deletion of a part (</w:t>
      </w:r>
      <w:r w:rsidR="009565A2" w:rsidRPr="00B77A92">
        <w:t>f</w:t>
      </w:r>
      <w:r w:rsidRPr="00B77A92">
        <w:t xml:space="preserve">or </w:t>
      </w:r>
      <w:r w:rsidR="009D54A5" w:rsidRPr="00B77A92">
        <w:t>example, an</w:t>
      </w:r>
      <w:r w:rsidRPr="00B77A92">
        <w:t xml:space="preserve"> area has a «fishing prohibited» restriction removed), then this creates both a change and a deletion and both </w:t>
      </w:r>
      <w:r w:rsidR="00A14827" w:rsidRPr="00B77A92">
        <w:t xml:space="preserve">must </w:t>
      </w:r>
      <w:r w:rsidRPr="00B77A92">
        <w:t>be symbolized:</w:t>
      </w:r>
    </w:p>
    <w:p w14:paraId="11CD2B27" w14:textId="0BADA681" w:rsidR="00EE3831" w:rsidRPr="00B77A92" w:rsidRDefault="00EE3831" w:rsidP="002516D0">
      <w:pPr>
        <w:pStyle w:val="ListParagraph"/>
        <w:spacing w:after="60" w:line="240" w:lineRule="auto"/>
        <w:ind w:left="1440" w:hanging="720"/>
        <w:jc w:val="both"/>
      </w:pPr>
      <w:r w:rsidRPr="00B77A92">
        <w:lastRenderedPageBreak/>
        <w:t xml:space="preserve">Point: </w:t>
      </w:r>
      <w:r w:rsidRPr="00B77A92">
        <w:tab/>
      </w:r>
      <w:r w:rsidR="002516D0" w:rsidRPr="00B77A92">
        <w:t>S</w:t>
      </w:r>
      <w:r w:rsidRPr="00B77A92">
        <w:t xml:space="preserve">uperimpose </w:t>
      </w:r>
      <w:r w:rsidR="002450C0" w:rsidRPr="00B77A92">
        <w:t xml:space="preserve">symbol </w:t>
      </w:r>
      <w:r w:rsidR="002B18B2" w:rsidRPr="00B77A92">
        <w:t>CHCRID01</w:t>
      </w:r>
      <w:r w:rsidRPr="00B77A92">
        <w:t xml:space="preserve"> and </w:t>
      </w:r>
      <w:r w:rsidR="002450C0" w:rsidRPr="00B77A92">
        <w:t xml:space="preserve">symbol </w:t>
      </w:r>
      <w:r w:rsidR="002B18B2" w:rsidRPr="00B77A92">
        <w:t>CHCRDEL1</w:t>
      </w:r>
      <w:r w:rsidR="002516D0" w:rsidRPr="00B77A92">
        <w:t>.</w:t>
      </w:r>
    </w:p>
    <w:p w14:paraId="06FD43E7" w14:textId="1FD95824" w:rsidR="00EE3831" w:rsidRPr="00B77A92" w:rsidRDefault="00EE3831" w:rsidP="002516D0">
      <w:pPr>
        <w:pStyle w:val="ListParagraph"/>
        <w:spacing w:after="60" w:line="240" w:lineRule="auto"/>
        <w:ind w:left="1440" w:hanging="720"/>
        <w:jc w:val="both"/>
      </w:pPr>
      <w:r w:rsidRPr="00B77A92">
        <w:t xml:space="preserve">Line: </w:t>
      </w:r>
      <w:r w:rsidRPr="00B77A92">
        <w:tab/>
      </w:r>
      <w:r w:rsidR="002516D0" w:rsidRPr="00B77A92">
        <w:t>O</w:t>
      </w:r>
      <w:r w:rsidRPr="00B77A92">
        <w:t xml:space="preserve">verwrite with </w:t>
      </w:r>
      <w:r w:rsidR="002450C0" w:rsidRPr="00B77A92">
        <w:t xml:space="preserve">line styles </w:t>
      </w:r>
      <w:r w:rsidR="002B18B2" w:rsidRPr="00B77A92">
        <w:t>CHCRID01</w:t>
      </w:r>
      <w:r w:rsidRPr="00B77A92">
        <w:t xml:space="preserve"> and </w:t>
      </w:r>
      <w:r w:rsidR="002B18B2" w:rsidRPr="00B77A92">
        <w:t>CHCRDEL1</w:t>
      </w:r>
      <w:r w:rsidR="002516D0" w:rsidRPr="00B77A92">
        <w:t>.</w:t>
      </w:r>
    </w:p>
    <w:p w14:paraId="3D229909" w14:textId="74A4AE18" w:rsidR="00EE3831" w:rsidRPr="00B77A92" w:rsidRDefault="00EE3831" w:rsidP="002516D0">
      <w:pPr>
        <w:pStyle w:val="ListParagraph"/>
        <w:spacing w:after="60" w:line="240" w:lineRule="auto"/>
        <w:ind w:left="1440" w:hanging="720"/>
        <w:jc w:val="both"/>
      </w:pPr>
      <w:r w:rsidRPr="00B77A92">
        <w:t xml:space="preserve">Area: </w:t>
      </w:r>
      <w:r w:rsidRPr="00B77A92">
        <w:tab/>
      </w:r>
      <w:r w:rsidR="002516D0" w:rsidRPr="00B77A92">
        <w:t>O</w:t>
      </w:r>
      <w:r w:rsidRPr="00B77A92">
        <w:t xml:space="preserve">verwrite the boundary with </w:t>
      </w:r>
      <w:r w:rsidR="002450C0" w:rsidRPr="00B77A92">
        <w:t xml:space="preserve">line styles </w:t>
      </w:r>
      <w:r w:rsidR="002B18B2" w:rsidRPr="00B77A92">
        <w:t>CHCRID01</w:t>
      </w:r>
      <w:r w:rsidRPr="00B77A92">
        <w:t xml:space="preserve"> and </w:t>
      </w:r>
      <w:r w:rsidR="002B18B2" w:rsidRPr="00B77A92">
        <w:t>CHCRDEL1</w:t>
      </w:r>
      <w:r w:rsidRPr="00B77A92">
        <w:t xml:space="preserve"> and also superimpose </w:t>
      </w:r>
      <w:r w:rsidR="002450C0" w:rsidRPr="00B77A92">
        <w:t xml:space="preserve">symbols </w:t>
      </w:r>
      <w:r w:rsidR="002B18B2" w:rsidRPr="00B77A92">
        <w:t>CHCRID01</w:t>
      </w:r>
      <w:r w:rsidRPr="00B77A92">
        <w:t xml:space="preserve"> and </w:t>
      </w:r>
      <w:r w:rsidR="002B18B2" w:rsidRPr="00B77A92">
        <w:t>CHCRDEL1</w:t>
      </w:r>
      <w:r w:rsidRPr="00B77A92">
        <w:t xml:space="preserve"> on any centred symbol.</w:t>
      </w:r>
    </w:p>
    <w:p w14:paraId="3A558997" w14:textId="289C4DA6" w:rsidR="00EE3831" w:rsidRPr="00B77A92" w:rsidRDefault="00EE3831" w:rsidP="00AE2737">
      <w:pPr>
        <w:pStyle w:val="ListParagraph"/>
        <w:numPr>
          <w:ilvl w:val="0"/>
          <w:numId w:val="42"/>
        </w:numPr>
        <w:spacing w:after="120" w:line="240" w:lineRule="auto"/>
        <w:jc w:val="both"/>
      </w:pPr>
      <w:r w:rsidRPr="00B77A92">
        <w:t xml:space="preserve">If the modification is an addition and a deletion then it is handled as in </w:t>
      </w:r>
      <w:r w:rsidR="009565A2" w:rsidRPr="00B77A92">
        <w:t>(</w:t>
      </w:r>
      <w:r w:rsidRPr="00B77A92">
        <w:t>b</w:t>
      </w:r>
      <w:r w:rsidR="009565A2" w:rsidRPr="00B77A92">
        <w:t>)</w:t>
      </w:r>
      <w:r w:rsidRPr="00B77A92">
        <w:t xml:space="preserve"> above.</w:t>
      </w:r>
    </w:p>
    <w:p w14:paraId="63B3F582" w14:textId="65E9F5D7" w:rsidR="00EE3831" w:rsidRPr="00B77A92" w:rsidRDefault="00EE3831" w:rsidP="00AC37F7">
      <w:pPr>
        <w:spacing w:after="120" w:line="240" w:lineRule="auto"/>
        <w:jc w:val="both"/>
      </w:pPr>
      <w:r w:rsidRPr="00B77A92">
        <w:t xml:space="preserve">A deleted feature </w:t>
      </w:r>
      <w:r w:rsidR="00A14827" w:rsidRPr="00B77A92">
        <w:t xml:space="preserve">must </w:t>
      </w:r>
      <w:r w:rsidRPr="00B77A92">
        <w:t>appear on the display only when its IMO category and viewing group are displayed.</w:t>
      </w:r>
    </w:p>
    <w:p w14:paraId="3FB608F9" w14:textId="4BD94C5A" w:rsidR="000A049F" w:rsidRPr="00B77A92" w:rsidRDefault="00EE3831" w:rsidP="00AC37F7">
      <w:pPr>
        <w:spacing w:after="120" w:line="240" w:lineRule="auto"/>
        <w:jc w:val="both"/>
      </w:pPr>
      <w:r w:rsidRPr="00B77A92">
        <w:t xml:space="preserve">A manually updated feature must be capable of the same performance in feature selection, </w:t>
      </w:r>
      <w:r w:rsidR="002516D0" w:rsidRPr="00B77A92">
        <w:t>response to cursor-picking, etc</w:t>
      </w:r>
      <w:r w:rsidRPr="00B77A92">
        <w:t xml:space="preserve">, as an ENC feature. In addition, it </w:t>
      </w:r>
      <w:r w:rsidR="00A14827" w:rsidRPr="00B77A92">
        <w:t xml:space="preserve">must </w:t>
      </w:r>
      <w:r w:rsidRPr="00B77A92">
        <w:t>provide updating information (identification and source of update</w:t>
      </w:r>
      <w:r w:rsidR="002516D0" w:rsidRPr="00B77A92">
        <w:t>, when and by whom entered, etc</w:t>
      </w:r>
      <w:r w:rsidRPr="00B77A92">
        <w:t>) on cursor picking.</w:t>
      </w:r>
    </w:p>
    <w:p w14:paraId="56384CDA" w14:textId="45830868" w:rsidR="000A049F" w:rsidRPr="00B77A92" w:rsidRDefault="000A049F" w:rsidP="00EC44E4">
      <w:pPr>
        <w:pStyle w:val="Heading3"/>
      </w:pPr>
      <w:bookmarkStart w:id="630" w:name="_Ref49450116"/>
      <w:bookmarkStart w:id="631" w:name="_Toc175134629"/>
      <w:r w:rsidRPr="00B77A92">
        <w:t>Identifying automatic chart corrections on demand</w:t>
      </w:r>
      <w:bookmarkEnd w:id="630"/>
      <w:bookmarkEnd w:id="631"/>
    </w:p>
    <w:p w14:paraId="159F81CC" w14:textId="08E1FDF5" w:rsidR="00BD50FC" w:rsidRPr="00B77A92" w:rsidRDefault="00BD50FC" w:rsidP="002516D0">
      <w:pPr>
        <w:spacing w:after="120" w:line="240" w:lineRule="auto"/>
        <w:jc w:val="both"/>
      </w:pPr>
      <w:r w:rsidRPr="00B77A92">
        <w:t xml:space="preserve">The ECDIS manufacturer </w:t>
      </w:r>
      <w:r w:rsidR="002B1BBE" w:rsidRPr="00B77A92">
        <w:t xml:space="preserve">must </w:t>
      </w:r>
      <w:commentRangeStart w:id="632"/>
      <w:commentRangeEnd w:id="632"/>
      <w:r w:rsidR="00CE787D" w:rsidRPr="00450770">
        <w:rPr>
          <w:rStyle w:val="CommentReference"/>
          <w:lang w:val="en-GB"/>
        </w:rPr>
        <w:commentReference w:id="632"/>
      </w:r>
      <w:r w:rsidRPr="00B77A92">
        <w:t xml:space="preserve">provide a means of identifying chart corrections to the </w:t>
      </w:r>
      <w:r w:rsidR="00404620" w:rsidRPr="00B77A92">
        <w:t>System Database</w:t>
      </w:r>
      <w:r w:rsidR="00071364" w:rsidRPr="00B77A92">
        <w:t xml:space="preserve"> </w:t>
      </w:r>
      <w:r w:rsidRPr="00B77A92">
        <w:t>on demand by the Mariner.</w:t>
      </w:r>
    </w:p>
    <w:p w14:paraId="3C4B57BE" w14:textId="60D853DA" w:rsidR="00D75B3A" w:rsidRPr="00B77A92"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3CDEE4AB" w:rsidR="00A14827" w:rsidRPr="00B77A92" w:rsidRDefault="00A14827" w:rsidP="00A14827">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Automatic Chart Corrections</w:t>
      </w:r>
    </w:p>
    <w:p w14:paraId="2E1F9237" w14:textId="77777777" w:rsidR="00A14827" w:rsidRPr="00450770" w:rsidRDefault="00A14827">
      <w:pPr>
        <w:pPrChange w:id="633" w:author="jonathan pritchard" w:date="2024-08-12T07:42:00Z" w16du:dateUtc="2024-08-12T06:42:00Z">
          <w:pPr>
            <w:spacing w:after="120" w:line="240" w:lineRule="auto"/>
            <w:jc w:val="both"/>
          </w:pPr>
        </w:pPrChange>
      </w:pP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76EC82ED" w14:textId="40D93517" w:rsidR="00557E2E" w:rsidRPr="00450770" w:rsidRDefault="00557E2E" w:rsidP="00024B10">
      <w:pPr>
        <w:pStyle w:val="Heading4"/>
      </w:pPr>
      <w:bookmarkStart w:id="634" w:name="_Ref49450002"/>
      <w:commentRangeStart w:id="635"/>
      <w:r w:rsidRPr="00450770">
        <w:t>Non-HO (Non-ENC) Chart Information</w:t>
      </w:r>
      <w:bookmarkEnd w:id="634"/>
      <w:commentRangeEnd w:id="635"/>
      <w:r w:rsidR="004D381D" w:rsidRPr="00450770">
        <w:rPr>
          <w:rStyle w:val="CommentReference"/>
          <w:b w:val="0"/>
          <w:bCs w:val="0"/>
          <w:lang w:val="en-GB"/>
        </w:rPr>
        <w:commentReference w:id="635"/>
      </w:r>
    </w:p>
    <w:p w14:paraId="276FB391" w14:textId="336EECF0" w:rsidR="00557E2E" w:rsidRPr="00B77A92" w:rsidRDefault="00557E2E" w:rsidP="00737541">
      <w:pPr>
        <w:spacing w:after="60" w:line="240" w:lineRule="auto"/>
        <w:jc w:val="both"/>
      </w:pPr>
      <w:commentRangeStart w:id="636"/>
      <w:commentRangeStart w:id="637"/>
      <w:r w:rsidRPr="00B77A92">
        <w:t xml:space="preserve">Limited </w:t>
      </w:r>
      <w:commentRangeEnd w:id="636"/>
      <w:r w:rsidR="004D381D" w:rsidRPr="00450770">
        <w:rPr>
          <w:rStyle w:val="CommentReference"/>
          <w:lang w:val="en-GB"/>
        </w:rPr>
        <w:commentReference w:id="636"/>
      </w:r>
      <w:commentRangeEnd w:id="637"/>
      <w:r w:rsidR="002C3002" w:rsidRPr="00450770">
        <w:rPr>
          <w:rStyle w:val="CommentReference"/>
          <w:lang w:val="en-GB"/>
        </w:rPr>
        <w:commentReference w:id="637"/>
      </w:r>
      <w:r w:rsidRPr="00B77A92">
        <w:t>non-HO data added to existing HO ENC data to augment the chart information must be distinguished from the H</w:t>
      </w:r>
      <w:r w:rsidR="00737541" w:rsidRPr="00B77A92">
        <w:t xml:space="preserve">O </w:t>
      </w:r>
      <w:r w:rsidRPr="00B77A92">
        <w:t>ENC information as follows:</w:t>
      </w:r>
    </w:p>
    <w:p w14:paraId="03489B4B" w14:textId="520882C7" w:rsidR="00557E2E" w:rsidRPr="00B77A92" w:rsidRDefault="00557E2E" w:rsidP="00737541">
      <w:pPr>
        <w:spacing w:after="60" w:line="240" w:lineRule="auto"/>
        <w:ind w:left="2160" w:hanging="1440"/>
        <w:jc w:val="both"/>
      </w:pPr>
      <w:r w:rsidRPr="00B77A92">
        <w:t>Point object:</w:t>
      </w:r>
      <w:r w:rsidRPr="00B77A92">
        <w:tab/>
        <w:t>Superimpose</w:t>
      </w:r>
      <w:r w:rsidR="005B7CC2" w:rsidRPr="00B77A92">
        <w:t xml:space="preserve"> symbol </w:t>
      </w:r>
      <w:r w:rsidR="009B6B63" w:rsidRPr="00B77A92">
        <w:t>CHCRID01</w:t>
      </w:r>
      <w:r w:rsidRPr="00B77A92">
        <w:t>.</w:t>
      </w:r>
    </w:p>
    <w:p w14:paraId="137A4904" w14:textId="1931D875" w:rsidR="00557E2E" w:rsidRPr="00B77A92" w:rsidRDefault="0007289C" w:rsidP="00737541">
      <w:pPr>
        <w:spacing w:after="60" w:line="240" w:lineRule="auto"/>
        <w:ind w:left="2160" w:hanging="1440"/>
        <w:jc w:val="both"/>
      </w:pPr>
      <w:r w:rsidRPr="00B77A92">
        <w:t xml:space="preserve">Curve </w:t>
      </w:r>
      <w:r w:rsidR="00557E2E" w:rsidRPr="00B77A92">
        <w:t>object:</w:t>
      </w:r>
      <w:r w:rsidR="00557E2E" w:rsidRPr="00B77A92">
        <w:tab/>
        <w:t xml:space="preserve">Overwrite with line </w:t>
      </w:r>
      <w:r w:rsidR="005B7CC2" w:rsidRPr="00B77A92">
        <w:t xml:space="preserve">style </w:t>
      </w:r>
      <w:r w:rsidR="009B6B63" w:rsidRPr="00B77A92">
        <w:t>CHCRID01</w:t>
      </w:r>
      <w:r w:rsidR="00557E2E" w:rsidRPr="00B77A92">
        <w:t>.</w:t>
      </w:r>
    </w:p>
    <w:p w14:paraId="2EA83D6A" w14:textId="2E1D3AC5" w:rsidR="00252175" w:rsidRPr="00B77A92" w:rsidRDefault="0007289C" w:rsidP="00737541">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552198" w:rsidRPr="00B77A92">
        <w:t xml:space="preserve">style </w:t>
      </w:r>
      <w:r w:rsidR="009B6B63" w:rsidRPr="00B77A92">
        <w:t>CHCRID01</w:t>
      </w:r>
      <w:r w:rsidR="00557E2E" w:rsidRPr="00B77A92">
        <w:t xml:space="preserve"> and superimpose </w:t>
      </w:r>
      <w:r w:rsidR="00552198" w:rsidRPr="00B77A92">
        <w:t xml:space="preserve">symbol </w:t>
      </w:r>
      <w:r w:rsidR="009B6B63" w:rsidRPr="00B77A92">
        <w:t>CHCRID01</w:t>
      </w:r>
      <w:r w:rsidR="00557E2E" w:rsidRPr="00B77A92">
        <w:t xml:space="preserve"> on any centred symbol.</w:t>
      </w:r>
    </w:p>
    <w:p w14:paraId="70E96DCA" w14:textId="3264741B" w:rsidR="00782ACD" w:rsidRPr="00B77A92" w:rsidRDefault="0048551B" w:rsidP="00024B10">
      <w:pPr>
        <w:pStyle w:val="Heading4"/>
      </w:pPr>
      <w:r w:rsidRPr="00B77A92">
        <w:lastRenderedPageBreak/>
        <w:t>Update Information</w:t>
      </w:r>
    </w:p>
    <w:p w14:paraId="0B178D50" w14:textId="5F961C7E" w:rsidR="00A14827" w:rsidRPr="00B77A92" w:rsidRDefault="00A14827">
      <w:pPr>
        <w:rPr>
          <w:b/>
          <w:bCs/>
          <w:i/>
          <w:iCs/>
        </w:rPr>
      </w:pPr>
      <w:r w:rsidRPr="00450770">
        <w:rPr>
          <w:b/>
          <w:bCs/>
          <w:i/>
          <w:iCs/>
        </w:rPr>
        <w:t>These aren’t needed. What is needed is the mechanism of control for these features, if one exists? Unlike automatic updates there’s no mechanism for their “acceptance”?</w:t>
      </w:r>
    </w:p>
    <w:p w14:paraId="1A6CCDEF" w14:textId="4E9F780A" w:rsidR="00A14827" w:rsidRPr="00450770" w:rsidRDefault="00A14827" w:rsidP="00450770">
      <w:pPr>
        <w:rPr>
          <w:i/>
          <w:iCs/>
        </w:rPr>
      </w:pPr>
      <w:r w:rsidRPr="00450770">
        <w:rPr>
          <w:b/>
          <w:bCs/>
          <w:i/>
          <w:iCs/>
        </w:rPr>
        <w:t>[Should there be a requirement to switch between the two methods of visualising updates, or turn them on/off independently of each other]</w:t>
      </w:r>
    </w:p>
    <w:p w14:paraId="4ADFFD51" w14:textId="69D4A9CC" w:rsidR="000A049F" w:rsidRPr="00B77A92" w:rsidRDefault="00814DD0" w:rsidP="00A13F5A">
      <w:pPr>
        <w:pStyle w:val="Heading3"/>
      </w:pPr>
      <w:bookmarkStart w:id="638" w:name="_Toc175130268"/>
      <w:bookmarkStart w:id="639" w:name="_Toc175130291"/>
      <w:bookmarkStart w:id="640" w:name="_Toc175134630"/>
      <w:bookmarkEnd w:id="638"/>
      <w:bookmarkEnd w:id="639"/>
      <w:commentRangeStart w:id="641"/>
      <w:commentRangeStart w:id="642"/>
      <w:commentRangeStart w:id="643"/>
      <w:r w:rsidRPr="00B77A92">
        <w:t>Updating non-official chart</w:t>
      </w:r>
      <w:r w:rsidR="000A049F" w:rsidRPr="00B77A92">
        <w:t xml:space="preserve"> information</w:t>
      </w:r>
      <w:commentRangeEnd w:id="641"/>
      <w:r w:rsidR="0048551B" w:rsidRPr="00450770">
        <w:rPr>
          <w:rStyle w:val="CommentReference"/>
          <w:b w:val="0"/>
          <w:bCs w:val="0"/>
          <w:lang w:val="en-GB"/>
        </w:rPr>
        <w:commentReference w:id="641"/>
      </w:r>
      <w:bookmarkEnd w:id="640"/>
    </w:p>
    <w:p w14:paraId="2B984CD0" w14:textId="75689D94" w:rsidR="00BD50FC" w:rsidRPr="00B77A92" w:rsidRDefault="00BD50FC" w:rsidP="0092126F">
      <w:pPr>
        <w:spacing w:after="60" w:line="240" w:lineRule="auto"/>
        <w:jc w:val="both"/>
      </w:pPr>
      <w:commentRangeStart w:id="644"/>
      <w:r w:rsidRPr="00B77A92">
        <w:t xml:space="preserve">Limited </w:t>
      </w:r>
      <w:commentRangeEnd w:id="644"/>
      <w:r w:rsidR="004D381D" w:rsidRPr="00450770">
        <w:rPr>
          <w:rStyle w:val="CommentReference"/>
          <w:lang w:val="en-GB"/>
        </w:rPr>
        <w:commentReference w:id="644"/>
      </w:r>
      <w:r w:rsidRPr="00B77A92">
        <w:t>non-</w:t>
      </w:r>
      <w:r w:rsidR="00814DD0" w:rsidRPr="00B77A92">
        <w:t xml:space="preserve">official </w:t>
      </w:r>
      <w:r w:rsidRPr="00B77A92">
        <w:t xml:space="preserve">data added to existing </w:t>
      </w:r>
      <w:r w:rsidR="00814DD0" w:rsidRPr="00B77A92">
        <w:t>official ENC</w:t>
      </w:r>
      <w:r w:rsidRPr="00B77A92">
        <w:t xml:space="preserve"> data to augment the chart information should be distinguished from the </w:t>
      </w:r>
      <w:r w:rsidR="00814DD0" w:rsidRPr="00B77A92">
        <w:t>official</w:t>
      </w:r>
      <w:r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645" w:name="_Ref49450019"/>
      <w:bookmarkStart w:id="646" w:name="_Toc175134631"/>
      <w:commentRangeStart w:id="647"/>
      <w:r w:rsidRPr="00B77A92">
        <w:t>Other non-</w:t>
      </w:r>
      <w:r w:rsidR="00D1047F" w:rsidRPr="00B77A92">
        <w:t xml:space="preserve">official </w:t>
      </w:r>
      <w:r w:rsidRPr="00B77A92">
        <w:t>data</w:t>
      </w:r>
      <w:bookmarkEnd w:id="645"/>
      <w:commentRangeEnd w:id="647"/>
      <w:r w:rsidR="00E27B73" w:rsidRPr="00450770">
        <w:rPr>
          <w:rStyle w:val="CommentReference"/>
          <w:b w:val="0"/>
          <w:bCs w:val="0"/>
          <w:lang w:val="en-GB"/>
        </w:rPr>
        <w:commentReference w:id="647"/>
      </w:r>
      <w:bookmarkEnd w:id="646"/>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642"/>
      <w:r w:rsidR="0048551B" w:rsidRPr="00450770">
        <w:rPr>
          <w:rStyle w:val="CommentReference"/>
          <w:lang w:val="en-GB"/>
        </w:rPr>
        <w:commentReference w:id="642"/>
      </w:r>
      <w:commentRangeEnd w:id="643"/>
      <w:r w:rsidR="00654651" w:rsidRPr="00450770">
        <w:rPr>
          <w:rStyle w:val="CommentReference"/>
          <w:lang w:val="en-GB"/>
        </w:rPr>
        <w:commentReference w:id="643"/>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648" w:name="_Toc175130295"/>
      <w:bookmarkStart w:id="649" w:name="_Toc175130296"/>
      <w:bookmarkStart w:id="650" w:name="_Toc175130297"/>
      <w:bookmarkStart w:id="651" w:name="_Toc175130298"/>
      <w:bookmarkStart w:id="652" w:name="_Toc175130299"/>
      <w:bookmarkStart w:id="653" w:name="_Toc175134632"/>
      <w:bookmarkEnd w:id="648"/>
      <w:bookmarkEnd w:id="649"/>
      <w:bookmarkEnd w:id="650"/>
      <w:bookmarkEnd w:id="651"/>
      <w:bookmarkEnd w:id="652"/>
      <w:r w:rsidRPr="00B77A92">
        <w:t>Display and Management of Navigational Warnings</w:t>
      </w:r>
      <w:bookmarkEnd w:id="653"/>
    </w:p>
    <w:p w14:paraId="0B7D8D82" w14:textId="7DDFE410" w:rsidR="00A13F5A" w:rsidRPr="00B77A92" w:rsidRDefault="00A13F5A" w:rsidP="00A13F5A">
      <w:commentRangeStart w:id="654"/>
      <w:r w:rsidRPr="00B77A92">
        <w:t>S-124 Navigational Warnings (NAVWARN) portrayal is provided by a portrayal catalogue that includes a symbol set and symbol instructions for the feature and attribute combinations.</w:t>
      </w:r>
      <w:commentRangeEnd w:id="654"/>
      <w:r w:rsidR="00275C47" w:rsidRPr="00450770">
        <w:rPr>
          <w:rStyle w:val="CommentReference"/>
          <w:lang w:val="en-GB"/>
        </w:rPr>
        <w:commentReference w:id="654"/>
      </w:r>
    </w:p>
    <w:p w14:paraId="6AAA71F7" w14:textId="7BC4BFFD" w:rsidR="00A13F5A" w:rsidRPr="00B77A92" w:rsidRDefault="00A13F5A" w:rsidP="00A13F5A">
      <w:pPr>
        <w:pStyle w:val="Heading3"/>
      </w:pPr>
      <w:bookmarkStart w:id="655" w:name="_Toc175134633"/>
      <w:r w:rsidRPr="00B77A92">
        <w:t>Additional Portrayal requirements of the Graphical User Interface</w:t>
      </w:r>
      <w:bookmarkEnd w:id="655"/>
      <w:r w:rsidRPr="00B77A92">
        <w:t xml:space="preserve"> </w:t>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656" w:name="_Toc175134634"/>
      <w:r w:rsidRPr="00B77A92">
        <w:t>Filtering Navigational Warning information</w:t>
      </w:r>
      <w:bookmarkEnd w:id="656"/>
      <w:r w:rsidRPr="00B77A92">
        <w:t xml:space="preserve"> </w:t>
      </w:r>
    </w:p>
    <w:p w14:paraId="61EFF71D" w14:textId="2D05E765"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 </w:t>
      </w:r>
      <w:r w:rsidRPr="00237F07">
        <w:rPr>
          <w:strike/>
          <w:highlight w:val="yellow"/>
          <w:rPrChange w:id="657" w:author="jonathan pritchard" w:date="2024-08-21T11:05:00Z" w16du:dateUtc="2024-08-21T10:05:00Z">
            <w:rPr/>
          </w:rPrChange>
        </w:rPr>
        <w:t>conforming to S-98 Level 1 interleaving when interoperability is enabled.</w:t>
      </w:r>
      <w:r w:rsidRPr="00B77A92">
        <w:t xml:space="preserve"> </w:t>
      </w:r>
    </w:p>
    <w:p w14:paraId="4DE7F1DF" w14:textId="77777777" w:rsidR="00A13F5A" w:rsidRPr="00B77A92" w:rsidRDefault="00A13F5A" w:rsidP="00450770">
      <w:pPr>
        <w:jc w:val="both"/>
      </w:pPr>
      <w:r w:rsidRPr="00B77A92">
        <w:t xml:space="preserve">There is a risk of clutter </w:t>
      </w:r>
      <w:r w:rsidRPr="00237F07">
        <w:rPr>
          <w:strike/>
          <w:rPrChange w:id="658" w:author="jonathan pritchard" w:date="2024-08-21T11:05:00Z" w16du:dateUtc="2024-08-21T10:05:00Z">
            <w:rPr/>
          </w:rPrChange>
        </w:rPr>
        <w:t>with this level of interoperability</w:t>
      </w:r>
      <w:r w:rsidRPr="00B77A92">
        <w:t xml:space="preserve">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659" w:name="_Toc175134635"/>
      <w:r w:rsidRPr="00B77A92">
        <w:lastRenderedPageBreak/>
        <w:t>Cancelled datasets</w:t>
      </w:r>
      <w:bookmarkEnd w:id="659"/>
      <w:r w:rsidRPr="00B77A92">
        <w:t xml:space="preserve"> </w:t>
      </w:r>
    </w:p>
    <w:p w14:paraId="13D1FBB3" w14:textId="3ADF28DC" w:rsidR="00A13F5A" w:rsidRPr="00B77A92" w:rsidRDefault="00A13F5A">
      <w:pPr>
        <w:jc w:val="both"/>
        <w:pPrChange w:id="660" w:author="jonathan pritchard" w:date="2024-08-15T10:33:00Z" w16du:dateUtc="2024-08-15T09:33:00Z">
          <w:pPr/>
        </w:pPrChange>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w:t>
      </w:r>
      <w:commentRangeStart w:id="661"/>
      <w:r w:rsidRPr="00B77A92">
        <w:t xml:space="preserve">on demand </w:t>
      </w:r>
      <w:commentRangeEnd w:id="661"/>
      <w:r w:rsidRPr="00237F07">
        <w:rPr>
          <w:rStyle w:val="CommentReference"/>
          <w:lang w:val="en-GB"/>
          <w:rPrChange w:id="662" w:author="jonathan pritchard" w:date="2024-08-21T11:05:00Z" w16du:dateUtc="2024-08-21T10:05:00Z">
            <w:rPr>
              <w:rStyle w:val="CommentReference"/>
            </w:rPr>
          </w:rPrChange>
        </w:rPr>
        <w:commentReference w:id="661"/>
      </w:r>
      <w:r w:rsidRPr="00B77A92">
        <w:t xml:space="preserve">listing of NAVWARNs in the navigation system and marked as cancelled. </w:t>
      </w:r>
    </w:p>
    <w:p w14:paraId="79B1ACCF" w14:textId="0108E720" w:rsidR="00A13F5A" w:rsidRPr="00B77A92" w:rsidRDefault="00A13F5A" w:rsidP="00A13F5A">
      <w:pPr>
        <w:pStyle w:val="Heading3"/>
      </w:pPr>
      <w:bookmarkStart w:id="663" w:name="_Toc175134636"/>
      <w:r w:rsidRPr="00B77A92">
        <w:t>Portrayal of feature classes</w:t>
      </w:r>
      <w:bookmarkEnd w:id="663"/>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pPr>
        <w:pPrChange w:id="664" w:author="jonathan pritchard" w:date="2024-08-15T10:33:00Z" w16du:dateUtc="2024-08-15T09:33:00Z">
          <w:pPr>
            <w:spacing w:after="120" w:line="240" w:lineRule="auto"/>
            <w:jc w:val="both"/>
          </w:pPr>
        </w:pPrChange>
      </w:pPr>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13001AC1" w14:textId="484CAAF4" w:rsidR="00923F11" w:rsidRPr="00B77A92" w:rsidDel="002B693D" w:rsidRDefault="00923F11" w:rsidP="00923F11">
      <w:pPr>
        <w:spacing w:after="120" w:line="240" w:lineRule="auto"/>
        <w:jc w:val="both"/>
        <w:rPr>
          <w:del w:id="665" w:author="jonathan pritchard" w:date="2024-08-15T10:33:00Z" w16du:dateUtc="2024-08-15T09:33:00Z"/>
        </w:rPr>
      </w:pPr>
    </w:p>
    <w:p w14:paraId="7B86782D" w14:textId="77777777" w:rsidR="005E0170" w:rsidRPr="00237F07" w:rsidRDefault="005E0170">
      <w:pPr>
        <w:rPr>
          <w:ins w:id="666" w:author="jonathan pritchard" w:date="2024-08-12T07:45:00Z" w16du:dateUtc="2024-08-12T06:45:00Z"/>
          <w:rFonts w:eastAsia="Times New Roman"/>
          <w:b/>
          <w:bCs/>
          <w:sz w:val="24"/>
          <w:rPrChange w:id="667" w:author="jonathan pritchard" w:date="2024-08-21T11:05:00Z" w16du:dateUtc="2024-08-21T10:05:00Z">
            <w:rPr>
              <w:ins w:id="668" w:author="jonathan pritchard" w:date="2024-08-12T07:45:00Z" w16du:dateUtc="2024-08-12T06:45:00Z"/>
              <w:rFonts w:eastAsia="Times New Roman"/>
              <w:b/>
              <w:bCs/>
              <w:noProof/>
              <w:sz w:val="24"/>
            </w:rPr>
          </w:rPrChange>
        </w:rPr>
      </w:pPr>
      <w:ins w:id="669" w:author="jonathan pritchard" w:date="2024-08-12T07:45:00Z" w16du:dateUtc="2024-08-12T06:45:00Z">
        <w:r w:rsidRPr="00237F07">
          <w:rPr>
            <w:rPrChange w:id="670" w:author="jonathan pritchard" w:date="2024-08-21T11:05:00Z" w16du:dateUtc="2024-08-21T10:05:00Z">
              <w:rPr>
                <w:noProof/>
              </w:rPr>
            </w:rPrChange>
          </w:rPr>
          <w:br w:type="page"/>
        </w:r>
      </w:ins>
    </w:p>
    <w:p w14:paraId="30E805F1" w14:textId="54E54B4C" w:rsidR="00F355AD" w:rsidRPr="00237F07" w:rsidRDefault="00F355AD" w:rsidP="00BE68E8">
      <w:pPr>
        <w:pStyle w:val="Heading1"/>
        <w:rPr>
          <w:rPrChange w:id="671" w:author="jonathan pritchard" w:date="2024-08-21T11:05:00Z" w16du:dateUtc="2024-08-21T10:05:00Z">
            <w:rPr>
              <w:noProof/>
            </w:rPr>
          </w:rPrChange>
        </w:rPr>
      </w:pPr>
      <w:bookmarkStart w:id="672" w:name="_Toc175134637"/>
      <w:commentRangeStart w:id="673"/>
      <w:commentRangeStart w:id="674"/>
      <w:r w:rsidRPr="00237F07">
        <w:rPr>
          <w:rPrChange w:id="675" w:author="jonathan pritchard" w:date="2024-08-21T11:05:00Z" w16du:dateUtc="2024-08-21T10:05:00Z">
            <w:rPr>
              <w:noProof/>
            </w:rPr>
          </w:rPrChange>
        </w:rPr>
        <w:lastRenderedPageBreak/>
        <w:t>Coverage</w:t>
      </w:r>
      <w:r w:rsidR="00795CE2" w:rsidRPr="00237F07">
        <w:rPr>
          <w:rPrChange w:id="676" w:author="jonathan pritchard" w:date="2024-08-21T11:05:00Z" w16du:dateUtc="2024-08-21T10:05:00Z">
            <w:rPr>
              <w:noProof/>
            </w:rPr>
          </w:rPrChange>
        </w:rPr>
        <w:t>s</w:t>
      </w:r>
      <w:r w:rsidR="0082087D" w:rsidRPr="00237F07">
        <w:rPr>
          <w:rPrChange w:id="677" w:author="jonathan pritchard" w:date="2024-08-21T11:05:00Z" w16du:dateUtc="2024-08-21T10:05:00Z">
            <w:rPr>
              <w:noProof/>
            </w:rPr>
          </w:rPrChange>
        </w:rPr>
        <w:t xml:space="preserve"> and Time Series</w:t>
      </w:r>
      <w:commentRangeEnd w:id="673"/>
      <w:r w:rsidR="006B59AA" w:rsidRPr="00237F07">
        <w:rPr>
          <w:rStyle w:val="CommentReference"/>
          <w:rFonts w:eastAsia="MS Mincho"/>
          <w:b w:val="0"/>
          <w:bCs w:val="0"/>
          <w:lang w:val="en-GB"/>
          <w:rPrChange w:id="678" w:author="jonathan pritchard" w:date="2024-08-21T11:05:00Z" w16du:dateUtc="2024-08-21T10:05:00Z">
            <w:rPr>
              <w:rStyle w:val="CommentReference"/>
              <w:rFonts w:eastAsia="MS Mincho"/>
              <w:b w:val="0"/>
              <w:bCs w:val="0"/>
            </w:rPr>
          </w:rPrChange>
        </w:rPr>
        <w:commentReference w:id="673"/>
      </w:r>
      <w:commentRangeEnd w:id="674"/>
      <w:r w:rsidR="00866B30" w:rsidRPr="00237F07">
        <w:rPr>
          <w:rStyle w:val="CommentReference"/>
          <w:rFonts w:eastAsia="MS Mincho"/>
          <w:b w:val="0"/>
          <w:bCs w:val="0"/>
          <w:lang w:val="en-GB"/>
          <w:rPrChange w:id="679" w:author="jonathan pritchard" w:date="2024-08-21T11:05:00Z" w16du:dateUtc="2024-08-21T10:05:00Z">
            <w:rPr>
              <w:rStyle w:val="CommentReference"/>
              <w:rFonts w:eastAsia="MS Mincho"/>
              <w:b w:val="0"/>
              <w:bCs w:val="0"/>
            </w:rPr>
          </w:rPrChange>
        </w:rPr>
        <w:commentReference w:id="674"/>
      </w:r>
      <w:bookmarkEnd w:id="672"/>
    </w:p>
    <w:p w14:paraId="5BC33BAE" w14:textId="77A734EF" w:rsidR="00F355AD" w:rsidRPr="00237F07" w:rsidRDefault="0082087D" w:rsidP="00923F11">
      <w:pPr>
        <w:spacing w:after="60" w:line="240" w:lineRule="auto"/>
        <w:jc w:val="both"/>
        <w:rPr>
          <w:rPrChange w:id="680" w:author="jonathan pritchard" w:date="2024-08-21T11:05:00Z" w16du:dateUtc="2024-08-21T10:05:00Z">
            <w:rPr>
              <w:noProof/>
            </w:rPr>
          </w:rPrChange>
        </w:rPr>
      </w:pPr>
      <w:r w:rsidRPr="00237F07">
        <w:rPr>
          <w:rPrChange w:id="681" w:author="jonathan pritchard" w:date="2024-08-21T11:05:00Z" w16du:dateUtc="2024-08-21T10:05:00Z">
            <w:rPr>
              <w:noProof/>
            </w:rPr>
          </w:rPrChange>
        </w:rPr>
        <w:t xml:space="preserve">Coverage and time series features </w:t>
      </w:r>
      <w:r w:rsidR="0073125A" w:rsidRPr="00237F07">
        <w:rPr>
          <w:rPrChange w:id="682" w:author="jonathan pritchard" w:date="2024-08-21T11:05:00Z" w16du:dateUtc="2024-08-21T10:05:00Z">
            <w:rPr>
              <w:noProof/>
            </w:rPr>
          </w:rPrChange>
        </w:rPr>
        <w:t>are</w:t>
      </w:r>
      <w:r w:rsidRPr="00237F07">
        <w:rPr>
          <w:rPrChange w:id="683" w:author="jonathan pritchard" w:date="2024-08-21T11:05:00Z" w16du:dateUtc="2024-08-21T10:05:00Z">
            <w:rPr>
              <w:noProof/>
            </w:rPr>
          </w:rPrChange>
        </w:rPr>
        <w:t xml:space="preserve"> encoded in the HDF5 format (</w:t>
      </w:r>
      <w:r w:rsidR="009F2195" w:rsidRPr="00237F07">
        <w:rPr>
          <w:rPrChange w:id="684" w:author="jonathan pritchard" w:date="2024-08-21T11:05:00Z" w16du:dateUtc="2024-08-21T10:05:00Z">
            <w:rPr>
              <w:noProof/>
            </w:rPr>
          </w:rPrChange>
        </w:rPr>
        <w:t xml:space="preserve">see </w:t>
      </w:r>
      <w:r w:rsidRPr="00237F07">
        <w:rPr>
          <w:rPrChange w:id="685" w:author="jonathan pritchard" w:date="2024-08-21T11:05:00Z" w16du:dateUtc="2024-08-21T10:05:00Z">
            <w:rPr>
              <w:noProof/>
            </w:rPr>
          </w:rPrChange>
        </w:rPr>
        <w:t>S-100 Part 10c). S-100 provides for the following types of coverage and time series data:</w:t>
      </w:r>
    </w:p>
    <w:p w14:paraId="70CDAA27" w14:textId="0E11FE38" w:rsidR="0082087D" w:rsidRPr="00237F07" w:rsidRDefault="0082087D" w:rsidP="00AE2737">
      <w:pPr>
        <w:pStyle w:val="ListParagraph"/>
        <w:numPr>
          <w:ilvl w:val="0"/>
          <w:numId w:val="36"/>
        </w:numPr>
        <w:spacing w:after="60" w:line="240" w:lineRule="auto"/>
        <w:jc w:val="both"/>
        <w:rPr>
          <w:rPrChange w:id="686" w:author="jonathan pritchard" w:date="2024-08-21T11:05:00Z" w16du:dateUtc="2024-08-21T10:05:00Z">
            <w:rPr>
              <w:noProof/>
            </w:rPr>
          </w:rPrChange>
        </w:rPr>
      </w:pPr>
      <w:r w:rsidRPr="00237F07">
        <w:rPr>
          <w:rPrChange w:id="687" w:author="jonathan pritchard" w:date="2024-08-21T11:05:00Z" w16du:dateUtc="2024-08-21T10:05:00Z">
            <w:rPr>
              <w:noProof/>
            </w:rPr>
          </w:rPrChange>
        </w:rPr>
        <w:t xml:space="preserve">Gridded data with different types of </w:t>
      </w:r>
      <w:r w:rsidR="00723D63" w:rsidRPr="00237F07">
        <w:rPr>
          <w:rPrChange w:id="688" w:author="jonathan pritchard" w:date="2024-08-21T11:05:00Z" w16du:dateUtc="2024-08-21T10:05:00Z">
            <w:rPr>
              <w:noProof/>
            </w:rPr>
          </w:rPrChange>
        </w:rPr>
        <w:t>spatial grid coverages</w:t>
      </w:r>
      <w:r w:rsidRPr="00237F07">
        <w:rPr>
          <w:rPrChange w:id="689" w:author="jonathan pritchard" w:date="2024-08-21T11:05:00Z" w16du:dateUtc="2024-08-21T10:05:00Z">
            <w:rPr>
              <w:noProof/>
            </w:rPr>
          </w:rPrChange>
        </w:rPr>
        <w:t>;</w:t>
      </w:r>
    </w:p>
    <w:p w14:paraId="23D14309" w14:textId="2AF5AE32" w:rsidR="0082087D" w:rsidRPr="00237F07" w:rsidRDefault="0082087D" w:rsidP="00AE2737">
      <w:pPr>
        <w:pStyle w:val="ListParagraph"/>
        <w:numPr>
          <w:ilvl w:val="0"/>
          <w:numId w:val="36"/>
        </w:numPr>
        <w:spacing w:after="60" w:line="240" w:lineRule="auto"/>
        <w:jc w:val="both"/>
        <w:rPr>
          <w:rPrChange w:id="690" w:author="jonathan pritchard" w:date="2024-08-21T11:05:00Z" w16du:dateUtc="2024-08-21T10:05:00Z">
            <w:rPr>
              <w:noProof/>
            </w:rPr>
          </w:rPrChange>
        </w:rPr>
      </w:pPr>
      <w:r w:rsidRPr="00237F07">
        <w:rPr>
          <w:rPrChange w:id="691" w:author="jonathan pritchard" w:date="2024-08-21T11:05:00Z" w16du:dateUtc="2024-08-21T10:05:00Z">
            <w:rPr>
              <w:noProof/>
            </w:rPr>
          </w:rPrChange>
        </w:rPr>
        <w:t>Triangulated i</w:t>
      </w:r>
      <w:r w:rsidR="00723D63" w:rsidRPr="00237F07">
        <w:rPr>
          <w:rPrChange w:id="692" w:author="jonathan pritchard" w:date="2024-08-21T11:05:00Z" w16du:dateUtc="2024-08-21T10:05:00Z">
            <w:rPr>
              <w:noProof/>
            </w:rPr>
          </w:rPrChange>
        </w:rPr>
        <w:t xml:space="preserve">rregular network </w:t>
      </w:r>
      <w:r w:rsidR="00677C3F" w:rsidRPr="00237F07">
        <w:rPr>
          <w:rPrChange w:id="693" w:author="jonathan pritchard" w:date="2024-08-21T11:05:00Z" w16du:dateUtc="2024-08-21T10:05:00Z">
            <w:rPr>
              <w:noProof/>
            </w:rPr>
          </w:rPrChange>
        </w:rPr>
        <w:t xml:space="preserve">(TIN) </w:t>
      </w:r>
      <w:r w:rsidR="00723D63" w:rsidRPr="00237F07">
        <w:rPr>
          <w:rPrChange w:id="694" w:author="jonathan pritchard" w:date="2024-08-21T11:05:00Z" w16du:dateUtc="2024-08-21T10:05:00Z">
            <w:rPr>
              <w:noProof/>
            </w:rPr>
          </w:rPrChange>
        </w:rPr>
        <w:t>data;</w:t>
      </w:r>
    </w:p>
    <w:p w14:paraId="6D6C80A5" w14:textId="1A4DA115" w:rsidR="00723D63" w:rsidRPr="00237F07" w:rsidRDefault="00723D63" w:rsidP="00AE2737">
      <w:pPr>
        <w:pStyle w:val="ListParagraph"/>
        <w:numPr>
          <w:ilvl w:val="0"/>
          <w:numId w:val="36"/>
        </w:numPr>
        <w:spacing w:after="60" w:line="240" w:lineRule="auto"/>
        <w:jc w:val="both"/>
        <w:rPr>
          <w:rPrChange w:id="695" w:author="jonathan pritchard" w:date="2024-08-21T11:05:00Z" w16du:dateUtc="2024-08-21T10:05:00Z">
            <w:rPr>
              <w:noProof/>
            </w:rPr>
          </w:rPrChange>
        </w:rPr>
      </w:pPr>
      <w:r w:rsidRPr="00237F07">
        <w:rPr>
          <w:rPrChange w:id="696" w:author="jonathan pritchard" w:date="2024-08-21T11:05:00Z" w16du:dateUtc="2024-08-21T10:05:00Z">
            <w:rPr>
              <w:noProof/>
            </w:rPr>
          </w:rPrChange>
        </w:rPr>
        <w:t>Data at a set of discrete fixed points;</w:t>
      </w:r>
    </w:p>
    <w:p w14:paraId="2F297534" w14:textId="6302E85D" w:rsidR="00723D63" w:rsidRPr="00237F07" w:rsidRDefault="00723D63" w:rsidP="00AE2737">
      <w:pPr>
        <w:pStyle w:val="ListParagraph"/>
        <w:numPr>
          <w:ilvl w:val="0"/>
          <w:numId w:val="36"/>
        </w:numPr>
        <w:spacing w:after="60" w:line="240" w:lineRule="auto"/>
        <w:jc w:val="both"/>
        <w:rPr>
          <w:rPrChange w:id="697" w:author="jonathan pritchard" w:date="2024-08-21T11:05:00Z" w16du:dateUtc="2024-08-21T10:05:00Z">
            <w:rPr>
              <w:noProof/>
            </w:rPr>
          </w:rPrChange>
        </w:rPr>
      </w:pPr>
      <w:r w:rsidRPr="00237F07">
        <w:rPr>
          <w:rPrChange w:id="698" w:author="jonathan pritchard" w:date="2024-08-21T11:05:00Z" w16du:dateUtc="2024-08-21T10:05:00Z">
            <w:rPr>
              <w:noProof/>
            </w:rPr>
          </w:rPrChange>
        </w:rPr>
        <w:t>Data at a set of moving platforms;</w:t>
      </w:r>
    </w:p>
    <w:p w14:paraId="01991D04" w14:textId="07818BE5" w:rsidR="00723D63" w:rsidRPr="00237F07" w:rsidRDefault="00723D63" w:rsidP="00AE2737">
      <w:pPr>
        <w:pStyle w:val="ListParagraph"/>
        <w:numPr>
          <w:ilvl w:val="0"/>
          <w:numId w:val="36"/>
        </w:numPr>
        <w:spacing w:after="120" w:line="240" w:lineRule="auto"/>
        <w:jc w:val="both"/>
        <w:rPr>
          <w:rPrChange w:id="699" w:author="jonathan pritchard" w:date="2024-08-21T11:05:00Z" w16du:dateUtc="2024-08-21T10:05:00Z">
            <w:rPr>
              <w:noProof/>
            </w:rPr>
          </w:rPrChange>
        </w:rPr>
      </w:pPr>
      <w:r w:rsidRPr="00237F07">
        <w:rPr>
          <w:rPrChange w:id="700" w:author="jonathan pritchard" w:date="2024-08-21T11:05:00Z" w16du:dateUtc="2024-08-21T10:05:00Z">
            <w:rPr>
              <w:noProof/>
            </w:rPr>
          </w:rPrChange>
        </w:rPr>
        <w:t>Time series data at a set of fixed points.</w:t>
      </w:r>
    </w:p>
    <w:p w14:paraId="69F47250" w14:textId="6ED5E623" w:rsidR="00677C3F" w:rsidRPr="00237F07" w:rsidRDefault="00677C3F" w:rsidP="00923F11">
      <w:pPr>
        <w:spacing w:after="120" w:line="240" w:lineRule="auto"/>
        <w:jc w:val="both"/>
        <w:rPr>
          <w:rPrChange w:id="701" w:author="jonathan pritchard" w:date="2024-08-21T11:05:00Z" w16du:dateUtc="2024-08-21T10:05:00Z">
            <w:rPr>
              <w:noProof/>
            </w:rPr>
          </w:rPrChange>
        </w:rPr>
      </w:pPr>
      <w:r w:rsidRPr="00237F07">
        <w:rPr>
          <w:rPrChange w:id="702" w:author="jonathan pritchard" w:date="2024-08-21T11:05:00Z" w16du:dateUtc="2024-08-21T10:05:00Z">
            <w:rPr>
              <w:noProof/>
            </w:rPr>
          </w:rPrChange>
        </w:rPr>
        <w:t>Gridded data will specify either continuous or discrete</w:t>
      </w:r>
      <w:r w:rsidR="00015DE9" w:rsidRPr="00237F07">
        <w:rPr>
          <w:rStyle w:val="FootnoteReference"/>
          <w:noProof w:val="0"/>
          <w:sz w:val="20"/>
          <w:vertAlign w:val="superscript"/>
          <w:lang w:val="en-GB"/>
          <w:rPrChange w:id="703" w:author="jonathan pritchard" w:date="2024-08-21T11:05:00Z" w16du:dateUtc="2024-08-21T10:05:00Z">
            <w:rPr>
              <w:rStyle w:val="FootnoteReference"/>
              <w:sz w:val="20"/>
              <w:vertAlign w:val="superscript"/>
              <w:lang w:val="en-GB"/>
            </w:rPr>
          </w:rPrChange>
        </w:rPr>
        <w:footnoteReference w:id="2"/>
      </w:r>
      <w:r w:rsidRPr="00237F07">
        <w:rPr>
          <w:rPrChange w:id="705" w:author="jonathan pritchard" w:date="2024-08-21T11:05:00Z" w16du:dateUtc="2024-08-21T10:05:00Z">
            <w:rPr>
              <w:noProof/>
            </w:rPr>
          </w:rPrChange>
        </w:rPr>
        <w:t xml:space="preserve"> interpolation between grid points. Data for discret</w:t>
      </w:r>
      <w:r w:rsidR="009F2195" w:rsidRPr="00237F07">
        <w:rPr>
          <w:rPrChange w:id="706" w:author="jonathan pritchard" w:date="2024-08-21T11:05:00Z" w16du:dateUtc="2024-08-21T10:05:00Z">
            <w:rPr>
              <w:noProof/>
            </w:rPr>
          </w:rPrChange>
        </w:rPr>
        <w:t>e fixed points, moving platform</w:t>
      </w:r>
      <w:r w:rsidRPr="00237F07">
        <w:rPr>
          <w:rPrChange w:id="707" w:author="jonathan pritchard" w:date="2024-08-21T11:05:00Z" w16du:dateUtc="2024-08-21T10:05:00Z">
            <w:rPr>
              <w:noProof/>
            </w:rPr>
          </w:rPrChange>
        </w:rPr>
        <w:t xml:space="preserve"> and time series at fixed points is </w:t>
      </w:r>
      <w:r w:rsidR="00A53BC3" w:rsidRPr="00237F07">
        <w:rPr>
          <w:rPrChange w:id="708" w:author="jonathan pritchard" w:date="2024-08-21T11:05:00Z" w16du:dateUtc="2024-08-21T10:05:00Z">
            <w:rPr>
              <w:noProof/>
            </w:rPr>
          </w:rPrChange>
        </w:rPr>
        <w:t>intrinsically</w:t>
      </w:r>
      <w:r w:rsidRPr="00237F07">
        <w:rPr>
          <w:rPrChange w:id="709" w:author="jonathan pritchard" w:date="2024-08-21T11:05:00Z" w16du:dateUtc="2024-08-21T10:05:00Z">
            <w:rPr>
              <w:noProof/>
            </w:rPr>
          </w:rPrChange>
        </w:rPr>
        <w:t xml:space="preserve"> discrete.</w:t>
      </w:r>
    </w:p>
    <w:p w14:paraId="15C30021" w14:textId="166F60E9" w:rsidR="00F90108" w:rsidRPr="00237F07" w:rsidDel="006B59AA" w:rsidRDefault="00F90108" w:rsidP="00923F11">
      <w:pPr>
        <w:spacing w:after="120" w:line="240" w:lineRule="auto"/>
        <w:jc w:val="both"/>
        <w:rPr>
          <w:del w:id="710" w:author="jonathan pritchard" w:date="2024-05-21T09:12:00Z" w16du:dateUtc="2024-05-21T08:12:00Z"/>
          <w:rPrChange w:id="711" w:author="jonathan pritchard" w:date="2024-08-21T11:05:00Z" w16du:dateUtc="2024-08-21T10:05:00Z">
            <w:rPr>
              <w:del w:id="712" w:author="jonathan pritchard" w:date="2024-05-21T09:12:00Z" w16du:dateUtc="2024-05-21T08:12:00Z"/>
              <w:noProof/>
            </w:rPr>
          </w:rPrChange>
        </w:rPr>
      </w:pPr>
      <w:commentRangeStart w:id="713"/>
      <w:commentRangeStart w:id="714"/>
      <w:del w:id="715" w:author="jonathan pritchard" w:date="2024-05-21T09:12:00Z" w16du:dateUtc="2024-05-21T08:12:00Z">
        <w:r w:rsidRPr="00237F07" w:rsidDel="006B59AA">
          <w:rPr>
            <w:rPrChange w:id="716" w:author="jonathan pritchard" w:date="2024-08-21T11:05:00Z" w16du:dateUtc="2024-08-21T10:05:00Z">
              <w:rPr>
                <w:noProof/>
              </w:rPr>
            </w:rPrChange>
          </w:rPr>
          <w:delText xml:space="preserve">A single data product may contain features of more than one spatial type. For example, </w:delText>
        </w:r>
        <w:r w:rsidR="00124988" w:rsidRPr="00237F07" w:rsidDel="006B59AA">
          <w:rPr>
            <w:rPrChange w:id="717" w:author="jonathan pritchard" w:date="2024-08-21T11:05:00Z" w16du:dateUtc="2024-08-21T10:05:00Z">
              <w:rPr>
                <w:noProof/>
              </w:rPr>
            </w:rPrChange>
          </w:rPr>
          <w:delText xml:space="preserve">the </w:delText>
        </w:r>
        <w:r w:rsidRPr="00237F07" w:rsidDel="006B59AA">
          <w:rPr>
            <w:rPrChange w:id="718" w:author="jonathan pritchard" w:date="2024-08-21T11:05:00Z" w16du:dateUtc="2024-08-21T10:05:00Z">
              <w:rPr>
                <w:noProof/>
              </w:rPr>
            </w:rPrChange>
          </w:rPr>
          <w:delText>S-102</w:delText>
        </w:r>
        <w:r w:rsidR="00E9577B" w:rsidRPr="00237F07" w:rsidDel="006B59AA">
          <w:rPr>
            <w:rPrChange w:id="719" w:author="jonathan pritchard" w:date="2024-08-21T11:05:00Z" w16du:dateUtc="2024-08-21T10:05:00Z">
              <w:rPr>
                <w:noProof/>
              </w:rPr>
            </w:rPrChange>
          </w:rPr>
          <w:delText xml:space="preserve"> data model</w:delText>
        </w:r>
        <w:r w:rsidRPr="00237F07" w:rsidDel="006B59AA">
          <w:rPr>
            <w:rPrChange w:id="720" w:author="jonathan pritchard" w:date="2024-08-21T11:05:00Z" w16du:dateUtc="2024-08-21T10:05:00Z">
              <w:rPr>
                <w:noProof/>
              </w:rPr>
            </w:rPrChange>
          </w:rPr>
          <w:delText xml:space="preserve"> includes</w:delText>
        </w:r>
        <w:r w:rsidR="00E9577B" w:rsidRPr="00237F07" w:rsidDel="006B59AA">
          <w:rPr>
            <w:rPrChange w:id="721" w:author="jonathan pritchard" w:date="2024-08-21T11:05:00Z" w16du:dateUtc="2024-08-21T10:05:00Z">
              <w:rPr>
                <w:noProof/>
              </w:rPr>
            </w:rPrChange>
          </w:rPr>
          <w:delText xml:space="preserve"> a coverage feature of gridded spatial type for depths and a point set feature for overriding values in the gridded</w:delText>
        </w:r>
        <w:r w:rsidR="009F2195" w:rsidRPr="00237F07" w:rsidDel="006B59AA">
          <w:rPr>
            <w:rPrChange w:id="722" w:author="jonathan pritchard" w:date="2024-08-21T11:05:00Z" w16du:dateUtc="2024-08-21T10:05:00Z">
              <w:rPr>
                <w:noProof/>
              </w:rPr>
            </w:rPrChange>
          </w:rPr>
          <w:delText xml:space="preserve"> features at particular points.</w:delText>
        </w:r>
        <w:commentRangeEnd w:id="713"/>
        <w:r w:rsidR="00E27B73" w:rsidRPr="00237F07" w:rsidDel="006B59AA">
          <w:rPr>
            <w:rStyle w:val="CommentReference"/>
            <w:lang w:val="en-GB"/>
            <w:rPrChange w:id="723" w:author="jonathan pritchard" w:date="2024-08-21T11:05:00Z" w16du:dateUtc="2024-08-21T10:05:00Z">
              <w:rPr>
                <w:rStyle w:val="CommentReference"/>
              </w:rPr>
            </w:rPrChange>
          </w:rPr>
          <w:commentReference w:id="713"/>
        </w:r>
      </w:del>
      <w:commentRangeEnd w:id="714"/>
      <w:r w:rsidR="006B59AA" w:rsidRPr="00237F07">
        <w:rPr>
          <w:rStyle w:val="CommentReference"/>
          <w:lang w:val="en-GB"/>
          <w:rPrChange w:id="724" w:author="jonathan pritchard" w:date="2024-08-21T11:05:00Z" w16du:dateUtc="2024-08-21T10:05:00Z">
            <w:rPr>
              <w:rStyle w:val="CommentReference"/>
            </w:rPr>
          </w:rPrChange>
        </w:rPr>
        <w:commentReference w:id="714"/>
      </w:r>
    </w:p>
    <w:p w14:paraId="2BED3CC9" w14:textId="77777777" w:rsidR="009F2195" w:rsidRPr="00237F07" w:rsidRDefault="009F2195" w:rsidP="00923F11">
      <w:pPr>
        <w:spacing w:after="120" w:line="240" w:lineRule="auto"/>
        <w:jc w:val="both"/>
        <w:rPr>
          <w:rPrChange w:id="725" w:author="jonathan pritchard" w:date="2024-08-21T11:05:00Z" w16du:dateUtc="2024-08-21T10:05:00Z">
            <w:rPr>
              <w:noProof/>
            </w:rPr>
          </w:rPrChange>
        </w:rPr>
      </w:pPr>
    </w:p>
    <w:p w14:paraId="5C6F084B" w14:textId="04D0A6C9" w:rsidR="00F22049" w:rsidRPr="00237F07" w:rsidRDefault="002B2DEA" w:rsidP="00A13F5A">
      <w:pPr>
        <w:pStyle w:val="Heading2"/>
        <w:rPr>
          <w:rPrChange w:id="726" w:author="jonathan pritchard" w:date="2024-08-21T11:05:00Z" w16du:dateUtc="2024-08-21T10:05:00Z">
            <w:rPr>
              <w:noProof/>
            </w:rPr>
          </w:rPrChange>
        </w:rPr>
      </w:pPr>
      <w:bookmarkStart w:id="727" w:name="_Ref47472841"/>
      <w:bookmarkStart w:id="728" w:name="_Toc175134638"/>
      <w:r w:rsidRPr="00237F07">
        <w:rPr>
          <w:rPrChange w:id="729" w:author="jonathan pritchard" w:date="2024-08-21T11:05:00Z" w16du:dateUtc="2024-08-21T10:05:00Z">
            <w:rPr>
              <w:noProof/>
            </w:rPr>
          </w:rPrChange>
        </w:rPr>
        <w:t>D</w:t>
      </w:r>
      <w:r w:rsidR="00720989" w:rsidRPr="00237F07">
        <w:rPr>
          <w:rPrChange w:id="730" w:author="jonathan pritchard" w:date="2024-08-21T11:05:00Z" w16du:dateUtc="2024-08-21T10:05:00Z">
            <w:rPr>
              <w:noProof/>
            </w:rPr>
          </w:rPrChange>
        </w:rPr>
        <w:t xml:space="preserve">iscrete </w:t>
      </w:r>
      <w:r w:rsidR="00CA4EEF" w:rsidRPr="00237F07">
        <w:rPr>
          <w:rPrChange w:id="731" w:author="jonathan pritchard" w:date="2024-08-21T11:05:00Z" w16du:dateUtc="2024-08-21T10:05:00Z">
            <w:rPr>
              <w:noProof/>
            </w:rPr>
          </w:rPrChange>
        </w:rPr>
        <w:t>coverage</w:t>
      </w:r>
      <w:r w:rsidR="00CF78E5" w:rsidRPr="00237F07">
        <w:rPr>
          <w:rPrChange w:id="732" w:author="jonathan pritchard" w:date="2024-08-21T11:05:00Z" w16du:dateUtc="2024-08-21T10:05:00Z">
            <w:rPr>
              <w:noProof/>
            </w:rPr>
          </w:rPrChange>
        </w:rPr>
        <w:t>s</w:t>
      </w:r>
      <w:bookmarkEnd w:id="727"/>
      <w:bookmarkEnd w:id="728"/>
    </w:p>
    <w:p w14:paraId="7E011137" w14:textId="5298E789" w:rsidR="002D7E5B" w:rsidRPr="00237F07" w:rsidRDefault="008D420E" w:rsidP="009F2195">
      <w:pPr>
        <w:spacing w:after="60" w:line="240" w:lineRule="auto"/>
        <w:jc w:val="both"/>
        <w:rPr>
          <w:rPrChange w:id="733" w:author="jonathan pritchard" w:date="2024-08-21T11:05:00Z" w16du:dateUtc="2024-08-21T10:05:00Z">
            <w:rPr>
              <w:noProof/>
            </w:rPr>
          </w:rPrChange>
        </w:rPr>
      </w:pPr>
      <w:r w:rsidRPr="00237F07">
        <w:rPr>
          <w:rPrChange w:id="734" w:author="jonathan pritchard" w:date="2024-08-21T11:05:00Z" w16du:dateUtc="2024-08-21T10:05:00Z">
            <w:rPr>
              <w:noProof/>
            </w:rPr>
          </w:rPrChange>
        </w:rPr>
        <w:t xml:space="preserve">Cursor queries </w:t>
      </w:r>
      <w:r w:rsidR="000A39DB" w:rsidRPr="00237F07">
        <w:rPr>
          <w:rPrChange w:id="735" w:author="jonathan pritchard" w:date="2024-08-21T11:05:00Z" w16du:dateUtc="2024-08-21T10:05:00Z">
            <w:rPr>
              <w:noProof/>
            </w:rPr>
          </w:rPrChange>
        </w:rPr>
        <w:t>within the extent of a grid</w:t>
      </w:r>
      <w:r w:rsidRPr="00237F07">
        <w:rPr>
          <w:rPrChange w:id="736" w:author="jonathan pritchard" w:date="2024-08-21T11:05:00Z" w16du:dateUtc="2024-08-21T10:05:00Z">
            <w:rPr>
              <w:noProof/>
            </w:rPr>
          </w:rPrChange>
        </w:rPr>
        <w:t xml:space="preserve"> </w:t>
      </w:r>
      <w:commentRangeStart w:id="737"/>
      <w:r w:rsidRPr="00237F07">
        <w:rPr>
          <w:rPrChange w:id="738" w:author="jonathan pritchard" w:date="2024-08-21T11:05:00Z" w16du:dateUtc="2024-08-21T10:05:00Z">
            <w:rPr>
              <w:noProof/>
            </w:rPr>
          </w:rPrChange>
        </w:rPr>
        <w:t xml:space="preserve">should </w:t>
      </w:r>
      <w:commentRangeEnd w:id="737"/>
      <w:r w:rsidR="00F87269" w:rsidRPr="00237F07">
        <w:rPr>
          <w:rStyle w:val="CommentReference"/>
          <w:lang w:val="en-GB"/>
          <w:rPrChange w:id="739" w:author="jonathan pritchard" w:date="2024-08-21T11:05:00Z" w16du:dateUtc="2024-08-21T10:05:00Z">
            <w:rPr>
              <w:rStyle w:val="CommentReference"/>
            </w:rPr>
          </w:rPrChange>
        </w:rPr>
        <w:commentReference w:id="737"/>
      </w:r>
      <w:r w:rsidRPr="00237F07">
        <w:rPr>
          <w:rPrChange w:id="740" w:author="jonathan pritchard" w:date="2024-08-21T11:05:00Z" w16du:dateUtc="2024-08-21T10:05:00Z">
            <w:rPr>
              <w:noProof/>
            </w:rPr>
          </w:rPrChange>
        </w:rPr>
        <w:t xml:space="preserve">produce a </w:t>
      </w:r>
      <w:r w:rsidR="009F2195" w:rsidRPr="00237F07">
        <w:rPr>
          <w:rPrChange w:id="741" w:author="jonathan pritchard" w:date="2024-08-21T11:05:00Z" w16du:dateUtc="2024-08-21T10:05:00Z">
            <w:rPr>
              <w:noProof/>
            </w:rPr>
          </w:rPrChange>
        </w:rPr>
        <w:t>P</w:t>
      </w:r>
      <w:r w:rsidRPr="00237F07">
        <w:rPr>
          <w:rPrChange w:id="742" w:author="jonathan pritchard" w:date="2024-08-21T11:05:00Z" w16du:dateUtc="2024-08-21T10:05:00Z">
            <w:rPr>
              <w:noProof/>
            </w:rPr>
          </w:rPrChange>
        </w:rPr>
        <w:t xml:space="preserve">ick </w:t>
      </w:r>
      <w:r w:rsidR="009F2195" w:rsidRPr="00237F07">
        <w:rPr>
          <w:rPrChange w:id="743" w:author="jonathan pritchard" w:date="2024-08-21T11:05:00Z" w16du:dateUtc="2024-08-21T10:05:00Z">
            <w:rPr>
              <w:noProof/>
            </w:rPr>
          </w:rPrChange>
        </w:rPr>
        <w:t>R</w:t>
      </w:r>
      <w:r w:rsidRPr="00237F07">
        <w:rPr>
          <w:rPrChange w:id="744" w:author="jonathan pritchard" w:date="2024-08-21T11:05:00Z" w16du:dateUtc="2024-08-21T10:05:00Z">
            <w:rPr>
              <w:noProof/>
            </w:rPr>
          </w:rPrChange>
        </w:rPr>
        <w:t xml:space="preserve">eport displaying the attributes and values at </w:t>
      </w:r>
      <w:r w:rsidR="000A39DB" w:rsidRPr="00237F07">
        <w:rPr>
          <w:rPrChange w:id="745" w:author="jonathan pritchard" w:date="2024-08-21T11:05:00Z" w16du:dateUtc="2024-08-21T10:05:00Z">
            <w:rPr>
              <w:noProof/>
            </w:rPr>
          </w:rPrChange>
        </w:rPr>
        <w:t>the</w:t>
      </w:r>
      <w:r w:rsidRPr="00237F07">
        <w:rPr>
          <w:rPrChange w:id="746" w:author="jonathan pritchard" w:date="2024-08-21T11:05:00Z" w16du:dateUtc="2024-08-21T10:05:00Z">
            <w:rPr>
              <w:noProof/>
            </w:rPr>
          </w:rPrChange>
        </w:rPr>
        <w:t xml:space="preserve"> </w:t>
      </w:r>
      <w:r w:rsidR="000A39DB" w:rsidRPr="00237F07">
        <w:rPr>
          <w:rPrChange w:id="747" w:author="jonathan pritchard" w:date="2024-08-21T11:05:00Z" w16du:dateUtc="2024-08-21T10:05:00Z">
            <w:rPr>
              <w:noProof/>
            </w:rPr>
          </w:rPrChange>
        </w:rPr>
        <w:t xml:space="preserve">grid </w:t>
      </w:r>
      <w:r w:rsidRPr="00237F07">
        <w:rPr>
          <w:rPrChange w:id="748" w:author="jonathan pritchard" w:date="2024-08-21T11:05:00Z" w16du:dateUtc="2024-08-21T10:05:00Z">
            <w:rPr>
              <w:noProof/>
            </w:rPr>
          </w:rPrChange>
        </w:rPr>
        <w:t>data point</w:t>
      </w:r>
      <w:r w:rsidR="000A39DB" w:rsidRPr="00237F07">
        <w:rPr>
          <w:rPrChange w:id="749" w:author="jonathan pritchard" w:date="2024-08-21T11:05:00Z" w16du:dateUtc="2024-08-21T10:05:00Z">
            <w:rPr>
              <w:noProof/>
            </w:rPr>
          </w:rPrChange>
        </w:rPr>
        <w:t>s</w:t>
      </w:r>
      <w:r w:rsidRPr="00237F07">
        <w:rPr>
          <w:rPrChange w:id="750" w:author="jonathan pritchard" w:date="2024-08-21T11:05:00Z" w16du:dateUtc="2024-08-21T10:05:00Z">
            <w:rPr>
              <w:noProof/>
            </w:rPr>
          </w:rPrChange>
        </w:rPr>
        <w:t xml:space="preserve">. The </w:t>
      </w:r>
      <w:r w:rsidR="005918D6" w:rsidRPr="00237F07">
        <w:rPr>
          <w:rPrChange w:id="751" w:author="jonathan pritchard" w:date="2024-08-21T11:05:00Z" w16du:dateUtc="2024-08-21T10:05:00Z">
            <w:rPr>
              <w:noProof/>
            </w:rPr>
          </w:rPrChange>
        </w:rPr>
        <w:t>neighbourhood for</w:t>
      </w:r>
      <w:r w:rsidRPr="00237F07">
        <w:rPr>
          <w:rPrChange w:id="752" w:author="jonathan pritchard" w:date="2024-08-21T11:05:00Z" w16du:dateUtc="2024-08-21T10:05:00Z">
            <w:rPr>
              <w:noProof/>
            </w:rPr>
          </w:rPrChange>
        </w:rPr>
        <w:t xml:space="preserve"> cursor query should </w:t>
      </w:r>
      <w:r w:rsidR="005918D6" w:rsidRPr="00237F07">
        <w:rPr>
          <w:rPrChange w:id="753" w:author="jonathan pritchard" w:date="2024-08-21T11:05:00Z" w16du:dateUtc="2024-08-21T10:05:00Z">
            <w:rPr>
              <w:noProof/>
            </w:rPr>
          </w:rPrChange>
        </w:rPr>
        <w:t xml:space="preserve">correspond to the visual effects of the portrayal, </w:t>
      </w:r>
      <w:r w:rsidR="002D7E5B" w:rsidRPr="00237F07">
        <w:rPr>
          <w:rPrChange w:id="754" w:author="jonathan pritchard" w:date="2024-08-21T11:05:00Z" w16du:dateUtc="2024-08-21T10:05:00Z">
            <w:rPr>
              <w:noProof/>
            </w:rPr>
          </w:rPrChange>
        </w:rPr>
        <w:t>for example:</w:t>
      </w:r>
    </w:p>
    <w:p w14:paraId="2C1A6558" w14:textId="50B8F18B" w:rsidR="000A32C0" w:rsidRPr="00237F07" w:rsidRDefault="000A32C0" w:rsidP="00AE2737">
      <w:pPr>
        <w:pStyle w:val="ListParagraph"/>
        <w:numPr>
          <w:ilvl w:val="0"/>
          <w:numId w:val="39"/>
        </w:numPr>
        <w:spacing w:after="60" w:line="240" w:lineRule="auto"/>
        <w:jc w:val="both"/>
        <w:rPr>
          <w:rPrChange w:id="755" w:author="jonathan pritchard" w:date="2024-08-21T11:05:00Z" w16du:dateUtc="2024-08-21T10:05:00Z">
            <w:rPr>
              <w:noProof/>
            </w:rPr>
          </w:rPrChange>
        </w:rPr>
      </w:pPr>
      <w:r w:rsidRPr="00237F07">
        <w:rPr>
          <w:rPrChange w:id="756" w:author="jonathan pritchard" w:date="2024-08-21T11:05:00Z" w16du:dateUtc="2024-08-21T10:05:00Z">
            <w:rPr>
              <w:noProof/>
            </w:rPr>
          </w:rPrChange>
        </w:rPr>
        <w:t>A box of dimensions one-half the grid spacing along each axis.</w:t>
      </w:r>
    </w:p>
    <w:p w14:paraId="2BF3F7FF" w14:textId="671B5748" w:rsidR="000A32C0" w:rsidRPr="00237F07" w:rsidRDefault="000A32C0" w:rsidP="00AE2737">
      <w:pPr>
        <w:pStyle w:val="ListParagraph"/>
        <w:numPr>
          <w:ilvl w:val="0"/>
          <w:numId w:val="39"/>
        </w:numPr>
        <w:spacing w:after="120" w:line="240" w:lineRule="auto"/>
        <w:jc w:val="both"/>
        <w:rPr>
          <w:rPrChange w:id="757" w:author="jonathan pritchard" w:date="2024-08-21T11:05:00Z" w16du:dateUtc="2024-08-21T10:05:00Z">
            <w:rPr>
              <w:noProof/>
            </w:rPr>
          </w:rPrChange>
        </w:rPr>
      </w:pPr>
      <w:r w:rsidRPr="00237F07">
        <w:rPr>
          <w:rPrChange w:id="758" w:author="jonathan pritchard" w:date="2024-08-21T11:05:00Z" w16du:dateUtc="2024-08-21T10:05:00Z">
            <w:rPr>
              <w:noProof/>
            </w:rPr>
          </w:rPrChange>
        </w:rPr>
        <w:t>T</w:t>
      </w:r>
      <w:r w:rsidR="002D7E5B" w:rsidRPr="00237F07">
        <w:rPr>
          <w:rPrChange w:id="759" w:author="jonathan pritchard" w:date="2024-08-21T11:05:00Z" w16du:dateUtc="2024-08-21T10:05:00Z">
            <w:rPr>
              <w:noProof/>
            </w:rPr>
          </w:rPrChange>
        </w:rPr>
        <w:t xml:space="preserve">he same value </w:t>
      </w:r>
      <w:r w:rsidRPr="00237F07">
        <w:rPr>
          <w:rPrChange w:id="760" w:author="jonathan pritchard" w:date="2024-08-21T11:05:00Z" w16du:dateUtc="2024-08-21T10:05:00Z">
            <w:rPr>
              <w:noProof/>
            </w:rPr>
          </w:rPrChange>
        </w:rPr>
        <w:t xml:space="preserve">and geometry (box, circle, etc.) </w:t>
      </w:r>
      <w:r w:rsidR="002D7E5B" w:rsidRPr="00237F07">
        <w:rPr>
          <w:rPrChange w:id="761" w:author="jonathan pritchard" w:date="2024-08-21T11:05:00Z" w16du:dateUtc="2024-08-21T10:05:00Z">
            <w:rPr>
              <w:noProof/>
            </w:rPr>
          </w:rPrChange>
        </w:rPr>
        <w:t>as for point features in the ENC.</w:t>
      </w:r>
    </w:p>
    <w:p w14:paraId="50F3D7A6" w14:textId="4EF74B42" w:rsidR="006B4C4E" w:rsidRPr="00237F07" w:rsidRDefault="00A2283A" w:rsidP="009F2195">
      <w:pPr>
        <w:spacing w:after="120" w:line="240" w:lineRule="auto"/>
        <w:jc w:val="both"/>
        <w:rPr>
          <w:rPrChange w:id="762" w:author="jonathan pritchard" w:date="2024-08-21T11:05:00Z" w16du:dateUtc="2024-08-21T10:05:00Z">
            <w:rPr>
              <w:noProof/>
            </w:rPr>
          </w:rPrChange>
        </w:rPr>
      </w:pPr>
      <w:commentRangeStart w:id="763"/>
      <w:r w:rsidRPr="00237F07">
        <w:rPr>
          <w:rPrChange w:id="764" w:author="jonathan pritchard" w:date="2024-08-21T11:05:00Z" w16du:dateUtc="2024-08-21T10:05:00Z">
            <w:rPr>
              <w:noProof/>
            </w:rPr>
          </w:rPrChange>
        </w:rPr>
        <w:t>T</w:t>
      </w:r>
      <w:r w:rsidR="00735E5C" w:rsidRPr="00237F07">
        <w:rPr>
          <w:rPrChange w:id="765" w:author="jonathan pritchard" w:date="2024-08-21T11:05:00Z" w16du:dateUtc="2024-08-21T10:05:00Z">
            <w:rPr>
              <w:noProof/>
            </w:rPr>
          </w:rPrChange>
        </w:rPr>
        <w:t>hinn</w:t>
      </w:r>
      <w:r w:rsidRPr="00237F07">
        <w:rPr>
          <w:rPrChange w:id="766" w:author="jonathan pritchard" w:date="2024-08-21T11:05:00Z" w16du:dateUtc="2024-08-21T10:05:00Z">
            <w:rPr>
              <w:noProof/>
            </w:rPr>
          </w:rPrChange>
        </w:rPr>
        <w:t>ing</w:t>
      </w:r>
      <w:r w:rsidR="00735E5C" w:rsidRPr="00237F07">
        <w:rPr>
          <w:rPrChange w:id="767" w:author="jonathan pritchard" w:date="2024-08-21T11:05:00Z" w16du:dateUtc="2024-08-21T10:05:00Z">
            <w:rPr>
              <w:noProof/>
            </w:rPr>
          </w:rPrChange>
        </w:rPr>
        <w:t xml:space="preserve"> for display at a smaller scale</w:t>
      </w:r>
      <w:r w:rsidRPr="00237F07">
        <w:rPr>
          <w:rPrChange w:id="768" w:author="jonathan pritchard" w:date="2024-08-21T11:05:00Z" w16du:dateUtc="2024-08-21T10:05:00Z">
            <w:rPr>
              <w:noProof/>
            </w:rPr>
          </w:rPrChange>
        </w:rPr>
        <w:t xml:space="preserve"> should also be taken into account, and the result should include data from</w:t>
      </w:r>
      <w:r w:rsidR="00762AB0" w:rsidRPr="00237F07">
        <w:rPr>
          <w:rPrChange w:id="769" w:author="jonathan pritchard" w:date="2024-08-21T11:05:00Z" w16du:dateUtc="2024-08-21T10:05:00Z">
            <w:rPr>
              <w:noProof/>
            </w:rPr>
          </w:rPrChange>
        </w:rPr>
        <w:t>.</w:t>
      </w:r>
      <w:commentRangeEnd w:id="763"/>
      <w:r w:rsidR="00F87269" w:rsidRPr="00237F07">
        <w:rPr>
          <w:rStyle w:val="CommentReference"/>
          <w:lang w:val="en-GB"/>
          <w:rPrChange w:id="770" w:author="jonathan pritchard" w:date="2024-08-21T11:05:00Z" w16du:dateUtc="2024-08-21T10:05:00Z">
            <w:rPr>
              <w:rStyle w:val="CommentReference"/>
            </w:rPr>
          </w:rPrChange>
        </w:rPr>
        <w:commentReference w:id="763"/>
      </w:r>
    </w:p>
    <w:p w14:paraId="52789812" w14:textId="133B3A45" w:rsidR="00CF78E5" w:rsidRPr="00237F07" w:rsidRDefault="00BA22E9" w:rsidP="009F2195">
      <w:pPr>
        <w:spacing w:after="120" w:line="240" w:lineRule="auto"/>
        <w:jc w:val="both"/>
        <w:rPr>
          <w:rPrChange w:id="771" w:author="jonathan pritchard" w:date="2024-08-21T11:05:00Z" w16du:dateUtc="2024-08-21T10:05:00Z">
            <w:rPr>
              <w:noProof/>
            </w:rPr>
          </w:rPrChange>
        </w:rPr>
      </w:pPr>
      <w:commentRangeStart w:id="772"/>
      <w:r w:rsidRPr="00237F07">
        <w:rPr>
          <w:rPrChange w:id="773" w:author="jonathan pritchard" w:date="2024-08-21T11:05:00Z" w16du:dateUtc="2024-08-21T10:05:00Z">
            <w:rPr>
              <w:noProof/>
            </w:rPr>
          </w:rPrChange>
        </w:rPr>
        <w:t xml:space="preserve">In the absence of a prescription in the </w:t>
      </w:r>
      <w:r w:rsidR="009F2195" w:rsidRPr="00237F07">
        <w:rPr>
          <w:rPrChange w:id="774" w:author="jonathan pritchard" w:date="2024-08-21T11:05:00Z" w16du:dateUtc="2024-08-21T10:05:00Z">
            <w:rPr>
              <w:noProof/>
            </w:rPr>
          </w:rPrChange>
        </w:rPr>
        <w:t>P</w:t>
      </w:r>
      <w:r w:rsidRPr="00237F07">
        <w:rPr>
          <w:rPrChange w:id="775" w:author="jonathan pritchard" w:date="2024-08-21T11:05:00Z" w16du:dateUtc="2024-08-21T10:05:00Z">
            <w:rPr>
              <w:noProof/>
            </w:rPr>
          </w:rPrChange>
        </w:rPr>
        <w:t xml:space="preserve">roduct </w:t>
      </w:r>
      <w:r w:rsidR="009F2195" w:rsidRPr="00237F07">
        <w:rPr>
          <w:rPrChange w:id="776" w:author="jonathan pritchard" w:date="2024-08-21T11:05:00Z" w16du:dateUtc="2024-08-21T10:05:00Z">
            <w:rPr>
              <w:noProof/>
            </w:rPr>
          </w:rPrChange>
        </w:rPr>
        <w:t>S</w:t>
      </w:r>
      <w:r w:rsidRPr="00237F07">
        <w:rPr>
          <w:rPrChange w:id="777" w:author="jonathan pritchard" w:date="2024-08-21T11:05:00Z" w16du:dateUtc="2024-08-21T10:05:00Z">
            <w:rPr>
              <w:noProof/>
            </w:rPr>
          </w:rPrChange>
        </w:rPr>
        <w:t xml:space="preserve">pecification for how the neighbourhood is to be determined, manufacturers may </w:t>
      </w:r>
      <w:r w:rsidR="0047008B" w:rsidRPr="00237F07">
        <w:rPr>
          <w:rPrChange w:id="778" w:author="jonathan pritchard" w:date="2024-08-21T11:05:00Z" w16du:dateUtc="2024-08-21T10:05:00Z">
            <w:rPr>
              <w:noProof/>
            </w:rPr>
          </w:rPrChange>
        </w:rPr>
        <w:t>use any suitable method of their own devising.</w:t>
      </w:r>
      <w:commentRangeEnd w:id="772"/>
      <w:r w:rsidR="00E27B73" w:rsidRPr="00237F07">
        <w:rPr>
          <w:rStyle w:val="CommentReference"/>
          <w:lang w:val="en-GB"/>
          <w:rPrChange w:id="779" w:author="jonathan pritchard" w:date="2024-08-21T11:05:00Z" w16du:dateUtc="2024-08-21T10:05:00Z">
            <w:rPr>
              <w:rStyle w:val="CommentReference"/>
            </w:rPr>
          </w:rPrChange>
        </w:rPr>
        <w:commentReference w:id="772"/>
      </w:r>
    </w:p>
    <w:p w14:paraId="56A25A1E" w14:textId="076AB6B5" w:rsidR="00E13DAE" w:rsidRPr="00237F07" w:rsidRDefault="00E13DAE" w:rsidP="009F2195">
      <w:pPr>
        <w:spacing w:after="120" w:line="240" w:lineRule="auto"/>
        <w:jc w:val="both"/>
        <w:rPr>
          <w:rPrChange w:id="780" w:author="jonathan pritchard" w:date="2024-08-21T11:05:00Z" w16du:dateUtc="2024-08-21T10:05:00Z">
            <w:rPr>
              <w:noProof/>
            </w:rPr>
          </w:rPrChange>
        </w:rPr>
      </w:pPr>
    </w:p>
    <w:p w14:paraId="66FC1CAF" w14:textId="190A7EA2" w:rsidR="00CF78E5" w:rsidRPr="00237F07" w:rsidRDefault="002B2DEA" w:rsidP="00A13F5A">
      <w:pPr>
        <w:pStyle w:val="Heading2"/>
        <w:rPr>
          <w:rPrChange w:id="781" w:author="jonathan pritchard" w:date="2024-08-21T11:05:00Z" w16du:dateUtc="2024-08-21T10:05:00Z">
            <w:rPr>
              <w:noProof/>
            </w:rPr>
          </w:rPrChange>
        </w:rPr>
      </w:pPr>
      <w:bookmarkStart w:id="782" w:name="_Ref47472845"/>
      <w:bookmarkStart w:id="783" w:name="_Toc175134639"/>
      <w:commentRangeStart w:id="784"/>
      <w:r w:rsidRPr="00237F07">
        <w:rPr>
          <w:rPrChange w:id="785" w:author="jonathan pritchard" w:date="2024-08-21T11:05:00Z" w16du:dateUtc="2024-08-21T10:05:00Z">
            <w:rPr>
              <w:noProof/>
            </w:rPr>
          </w:rPrChange>
        </w:rPr>
        <w:t>C</w:t>
      </w:r>
      <w:r w:rsidR="00CF78E5" w:rsidRPr="00237F07">
        <w:rPr>
          <w:rPrChange w:id="786" w:author="jonathan pritchard" w:date="2024-08-21T11:05:00Z" w16du:dateUtc="2024-08-21T10:05:00Z">
            <w:rPr>
              <w:noProof/>
            </w:rPr>
          </w:rPrChange>
        </w:rPr>
        <w:t>ontinuous coverages</w:t>
      </w:r>
      <w:bookmarkEnd w:id="782"/>
      <w:commentRangeEnd w:id="784"/>
      <w:r w:rsidR="006B59AA" w:rsidRPr="00237F07">
        <w:rPr>
          <w:rStyle w:val="CommentReference"/>
          <w:rFonts w:eastAsia="MS Mincho"/>
          <w:b w:val="0"/>
          <w:bCs w:val="0"/>
          <w:lang w:val="en-GB"/>
          <w:rPrChange w:id="787" w:author="jonathan pritchard" w:date="2024-08-21T11:05:00Z" w16du:dateUtc="2024-08-21T10:05:00Z">
            <w:rPr>
              <w:rStyle w:val="CommentReference"/>
              <w:rFonts w:eastAsia="MS Mincho"/>
              <w:b w:val="0"/>
              <w:bCs w:val="0"/>
            </w:rPr>
          </w:rPrChange>
        </w:rPr>
        <w:commentReference w:id="784"/>
      </w:r>
      <w:bookmarkEnd w:id="783"/>
    </w:p>
    <w:p w14:paraId="70E545A1" w14:textId="6F63BD41" w:rsidR="00CF78E5" w:rsidRPr="00237F07" w:rsidDel="006B59AA" w:rsidRDefault="00A81B8E" w:rsidP="009F2195">
      <w:pPr>
        <w:spacing w:after="120" w:line="240" w:lineRule="auto"/>
        <w:jc w:val="both"/>
        <w:rPr>
          <w:del w:id="788" w:author="jonathan pritchard" w:date="2024-05-21T09:13:00Z" w16du:dateUtc="2024-05-21T08:13:00Z"/>
          <w:rPrChange w:id="789" w:author="jonathan pritchard" w:date="2024-08-21T11:05:00Z" w16du:dateUtc="2024-08-21T10:05:00Z">
            <w:rPr>
              <w:del w:id="790" w:author="jonathan pritchard" w:date="2024-05-21T09:13:00Z" w16du:dateUtc="2024-05-21T08:13:00Z"/>
              <w:noProof/>
            </w:rPr>
          </w:rPrChange>
        </w:rPr>
      </w:pPr>
      <w:del w:id="791" w:author="jonathan pritchard" w:date="2024-05-21T09:13:00Z" w16du:dateUtc="2024-05-21T08:13:00Z">
        <w:r w:rsidRPr="00237F07" w:rsidDel="006B59AA">
          <w:rPr>
            <w:rPrChange w:id="792" w:author="jonathan pritchard" w:date="2024-08-21T11:05:00Z" w16du:dateUtc="2024-08-21T10:05:00Z">
              <w:rPr>
                <w:noProof/>
              </w:rPr>
            </w:rPrChange>
          </w:rPr>
          <w:delText>Continuous coverage</w:delText>
        </w:r>
        <w:r w:rsidR="00CF78E5" w:rsidRPr="00237F07" w:rsidDel="006B59AA">
          <w:rPr>
            <w:rPrChange w:id="793" w:author="jonathan pritchard" w:date="2024-08-21T11:05:00Z" w16du:dateUtc="2024-08-21T10:05:00Z">
              <w:rPr>
                <w:noProof/>
              </w:rPr>
            </w:rPrChange>
          </w:rPr>
          <w:delText xml:space="preserve"> data can be </w:delText>
        </w:r>
        <w:r w:rsidR="00E46A23" w:rsidRPr="00237F07" w:rsidDel="006B59AA">
          <w:rPr>
            <w:rPrChange w:id="794" w:author="jonathan pritchard" w:date="2024-08-21T11:05:00Z" w16du:dateUtc="2024-08-21T10:05:00Z">
              <w:rPr>
                <w:noProof/>
              </w:rPr>
            </w:rPrChange>
          </w:rPr>
          <w:delText>depicted</w:delText>
        </w:r>
        <w:r w:rsidR="00CF78E5" w:rsidRPr="00237F07" w:rsidDel="006B59AA">
          <w:rPr>
            <w:rPrChange w:id="795" w:author="jonathan pritchard" w:date="2024-08-21T11:05:00Z" w16du:dateUtc="2024-08-21T10:05:00Z">
              <w:rPr>
                <w:noProof/>
              </w:rPr>
            </w:rPrChange>
          </w:rPr>
          <w:delText xml:space="preserve"> </w:delText>
        </w:r>
        <w:r w:rsidR="00E46A23" w:rsidRPr="00237F07" w:rsidDel="006B59AA">
          <w:rPr>
            <w:rPrChange w:id="796" w:author="jonathan pritchard" w:date="2024-08-21T11:05:00Z" w16du:dateUtc="2024-08-21T10:05:00Z">
              <w:rPr>
                <w:noProof/>
              </w:rPr>
            </w:rPrChange>
          </w:rPr>
          <w:delText>using</w:delText>
        </w:r>
        <w:r w:rsidR="00CF78E5" w:rsidRPr="00237F07" w:rsidDel="006B59AA">
          <w:rPr>
            <w:rPrChange w:id="797" w:author="jonathan pritchard" w:date="2024-08-21T11:05:00Z" w16du:dateUtc="2024-08-21T10:05:00Z">
              <w:rPr>
                <w:noProof/>
              </w:rPr>
            </w:rPrChange>
          </w:rPr>
          <w:delText xml:space="preserve"> a </w:delText>
        </w:r>
        <w:r w:rsidR="00607FB7" w:rsidRPr="00237F07" w:rsidDel="006B59AA">
          <w:rPr>
            <w:rPrChange w:id="798" w:author="jonathan pritchard" w:date="2024-08-21T11:05:00Z" w16du:dateUtc="2024-08-21T10:05:00Z">
              <w:rPr>
                <w:noProof/>
              </w:rPr>
            </w:rPrChange>
          </w:rPr>
          <w:delText>sun-illuminated</w:delText>
        </w:r>
        <w:r w:rsidR="00A87435" w:rsidRPr="00237F07" w:rsidDel="006B59AA">
          <w:rPr>
            <w:rPrChange w:id="799" w:author="jonathan pritchard" w:date="2024-08-21T11:05:00Z" w16du:dateUtc="2024-08-21T10:05:00Z">
              <w:rPr>
                <w:noProof/>
              </w:rPr>
            </w:rPrChange>
          </w:rPr>
          <w:delText xml:space="preserve"> </w:delText>
        </w:r>
        <w:r w:rsidR="00CF78E5" w:rsidRPr="00237F07" w:rsidDel="006B59AA">
          <w:rPr>
            <w:rPrChange w:id="800" w:author="jonathan pritchard" w:date="2024-08-21T11:05:00Z" w16du:dateUtc="2024-08-21T10:05:00Z">
              <w:rPr>
                <w:noProof/>
              </w:rPr>
            </w:rPrChange>
          </w:rPr>
          <w:delText xml:space="preserve">or </w:delText>
        </w:r>
        <w:r w:rsidR="00A87435" w:rsidRPr="00237F07" w:rsidDel="006B59AA">
          <w:rPr>
            <w:rPrChange w:id="801" w:author="jonathan pritchard" w:date="2024-08-21T11:05:00Z" w16du:dateUtc="2024-08-21T10:05:00Z">
              <w:rPr>
                <w:noProof/>
              </w:rPr>
            </w:rPrChange>
          </w:rPr>
          <w:delText>static</w:delText>
        </w:r>
        <w:r w:rsidR="00E46A23" w:rsidRPr="00237F07" w:rsidDel="006B59AA">
          <w:rPr>
            <w:rPrChange w:id="802" w:author="jonathan pritchard" w:date="2024-08-21T11:05:00Z" w16du:dateUtc="2024-08-21T10:05:00Z">
              <w:rPr>
                <w:noProof/>
              </w:rPr>
            </w:rPrChange>
          </w:rPr>
          <w:delText xml:space="preserve"> (</w:delText>
        </w:r>
        <w:r w:rsidR="00A87435" w:rsidRPr="00237F07" w:rsidDel="006B59AA">
          <w:rPr>
            <w:rPrChange w:id="803" w:author="jonathan pritchard" w:date="2024-08-21T11:05:00Z" w16du:dateUtc="2024-08-21T10:05:00Z">
              <w:rPr>
                <w:noProof/>
              </w:rPr>
            </w:rPrChange>
          </w:rPr>
          <w:delText>flat</w:delText>
        </w:r>
        <w:r w:rsidR="00CF78E5" w:rsidRPr="00237F07" w:rsidDel="006B59AA">
          <w:rPr>
            <w:rPrChange w:id="804" w:author="jonathan pritchard" w:date="2024-08-21T11:05:00Z" w16du:dateUtc="2024-08-21T10:05:00Z">
              <w:rPr>
                <w:noProof/>
              </w:rPr>
            </w:rPrChange>
          </w:rPr>
          <w:delText xml:space="preserve">) </w:delText>
        </w:r>
        <w:r w:rsidR="00E46A23" w:rsidRPr="00237F07" w:rsidDel="006B59AA">
          <w:rPr>
            <w:rPrChange w:id="805" w:author="jonathan pritchard" w:date="2024-08-21T11:05:00Z" w16du:dateUtc="2024-08-21T10:05:00Z">
              <w:rPr>
                <w:noProof/>
              </w:rPr>
            </w:rPrChange>
          </w:rPr>
          <w:delText xml:space="preserve">representation of the </w:delText>
        </w:r>
        <w:r w:rsidR="00CF78E5" w:rsidRPr="00237F07" w:rsidDel="006B59AA">
          <w:rPr>
            <w:rPrChange w:id="806" w:author="jonathan pritchard" w:date="2024-08-21T11:05:00Z" w16du:dateUtc="2024-08-21T10:05:00Z">
              <w:rPr>
                <w:noProof/>
              </w:rPr>
            </w:rPrChange>
          </w:rPr>
          <w:delText xml:space="preserve">dataset. </w:delText>
        </w:r>
        <w:r w:rsidR="00E46A23" w:rsidRPr="00237F07" w:rsidDel="006B59AA">
          <w:rPr>
            <w:rPrChange w:id="807" w:author="jonathan pritchard" w:date="2024-08-21T11:05:00Z" w16du:dateUtc="2024-08-21T10:05:00Z">
              <w:rPr>
                <w:noProof/>
              </w:rPr>
            </w:rPrChange>
          </w:rPr>
          <w:delText xml:space="preserve">A </w:delText>
        </w:r>
        <w:r w:rsidR="00A87435" w:rsidRPr="00237F07" w:rsidDel="006B59AA">
          <w:rPr>
            <w:rPrChange w:id="808" w:author="jonathan pritchard" w:date="2024-08-21T11:05:00Z" w16du:dateUtc="2024-08-21T10:05:00Z">
              <w:rPr>
                <w:noProof/>
              </w:rPr>
            </w:rPrChange>
          </w:rPr>
          <w:delText>sun-illuminated</w:delText>
        </w:r>
        <w:r w:rsidR="00CF78E5" w:rsidRPr="00237F07" w:rsidDel="006B59AA">
          <w:rPr>
            <w:rPrChange w:id="809" w:author="jonathan pritchard" w:date="2024-08-21T11:05:00Z" w16du:dateUtc="2024-08-21T10:05:00Z">
              <w:rPr>
                <w:noProof/>
              </w:rPr>
            </w:rPrChange>
          </w:rPr>
          <w:delText xml:space="preserve"> depiction requires the entry of a sun azimuth and corresponding </w:delText>
        </w:r>
        <w:r w:rsidR="00B50BA8" w:rsidRPr="00237F07" w:rsidDel="006B59AA">
          <w:rPr>
            <w:rPrChange w:id="810" w:author="jonathan pritchard" w:date="2024-08-21T11:05:00Z" w16du:dateUtc="2024-08-21T10:05:00Z">
              <w:rPr>
                <w:noProof/>
              </w:rPr>
            </w:rPrChange>
          </w:rPr>
          <w:delText>altitude angle (or elevation angle)</w:delText>
        </w:r>
        <w:r w:rsidR="00CF78E5" w:rsidRPr="00237F07" w:rsidDel="006B59AA">
          <w:rPr>
            <w:rPrChange w:id="811" w:author="jonathan pritchard" w:date="2024-08-21T11:05:00Z" w16du:dateUtc="2024-08-21T10:05:00Z">
              <w:rPr>
                <w:noProof/>
              </w:rPr>
            </w:rPrChange>
          </w:rPr>
          <w:delText xml:space="preserve">. Examples are provided in </w:delText>
        </w:r>
        <w:r w:rsidR="00C35BBA" w:rsidRPr="00237F07" w:rsidDel="006B59AA">
          <w:rPr>
            <w:rPrChange w:id="812" w:author="jonathan pritchard" w:date="2024-08-21T11:05:00Z" w16du:dateUtc="2024-08-21T10:05:00Z">
              <w:rPr>
                <w:noProof/>
              </w:rPr>
            </w:rPrChange>
          </w:rPr>
          <w:fldChar w:fldCharType="begin"/>
        </w:r>
        <w:r w:rsidR="00C35BBA" w:rsidRPr="00237F07" w:rsidDel="006B59AA">
          <w:rPr>
            <w:rPrChange w:id="813" w:author="jonathan pritchard" w:date="2024-08-21T11:05:00Z" w16du:dateUtc="2024-08-21T10:05:00Z">
              <w:rPr>
                <w:noProof/>
              </w:rPr>
            </w:rPrChange>
          </w:rPr>
          <w:delInstrText xml:space="preserve"> REF _Ref45835458 \h </w:delInstrText>
        </w:r>
        <w:r w:rsidR="009F2195" w:rsidRPr="00237F07" w:rsidDel="006B59AA">
          <w:rPr>
            <w:rPrChange w:id="814" w:author="jonathan pritchard" w:date="2024-08-21T11:05:00Z" w16du:dateUtc="2024-08-21T10:05:00Z">
              <w:rPr>
                <w:noProof/>
              </w:rPr>
            </w:rPrChange>
          </w:rPr>
          <w:delInstrText xml:space="preserve"> \* MERGEFORMAT </w:delInstrText>
        </w:r>
        <w:r w:rsidR="00C35BBA" w:rsidRPr="00237F07" w:rsidDel="006B59AA">
          <w:rPr>
            <w:rPrChange w:id="815" w:author="jonathan pritchard" w:date="2024-08-21T11:05:00Z" w16du:dateUtc="2024-08-21T10:05:00Z">
              <w:rPr>
                <w:noProof/>
              </w:rPr>
            </w:rPrChange>
          </w:rPr>
        </w:r>
        <w:r w:rsidR="00C35BBA" w:rsidRPr="00237F07" w:rsidDel="006B59AA">
          <w:rPr>
            <w:rPrChange w:id="816" w:author="jonathan pritchard" w:date="2024-08-21T11:05:00Z" w16du:dateUtc="2024-08-21T10:05:00Z">
              <w:rPr>
                <w:noProof/>
              </w:rPr>
            </w:rPrChange>
          </w:rPr>
          <w:fldChar w:fldCharType="separate"/>
        </w:r>
        <w:r w:rsidR="00832978" w:rsidRPr="00B77A92" w:rsidDel="006B59AA">
          <w:delText>Table C-25</w:delText>
        </w:r>
        <w:r w:rsidR="00C35BBA" w:rsidRPr="00237F07" w:rsidDel="006B59AA">
          <w:rPr>
            <w:rPrChange w:id="817" w:author="jonathan pritchard" w:date="2024-08-21T11:05:00Z" w16du:dateUtc="2024-08-21T10:05:00Z">
              <w:rPr>
                <w:noProof/>
              </w:rPr>
            </w:rPrChange>
          </w:rPr>
          <w:fldChar w:fldCharType="end"/>
        </w:r>
        <w:r w:rsidR="00CF78E5" w:rsidRPr="00237F07" w:rsidDel="006B59AA">
          <w:rPr>
            <w:rPrChange w:id="818" w:author="jonathan pritchard" w:date="2024-08-21T11:05:00Z" w16du:dateUtc="2024-08-21T10:05:00Z">
              <w:rPr>
                <w:noProof/>
              </w:rPr>
            </w:rPrChange>
          </w:rPr>
          <w:delText xml:space="preserve">. </w:delText>
        </w:r>
        <w:r w:rsidR="00C35BBA" w:rsidRPr="00237F07" w:rsidDel="006B59AA">
          <w:rPr>
            <w:rPrChange w:id="819" w:author="jonathan pritchard" w:date="2024-08-21T11:05:00Z" w16du:dateUtc="2024-08-21T10:05:00Z">
              <w:rPr>
                <w:noProof/>
              </w:rPr>
            </w:rPrChange>
          </w:rPr>
          <w:fldChar w:fldCharType="begin"/>
        </w:r>
        <w:r w:rsidR="00C35BBA" w:rsidRPr="00237F07" w:rsidDel="006B59AA">
          <w:rPr>
            <w:rPrChange w:id="820" w:author="jonathan pritchard" w:date="2024-08-21T11:05:00Z" w16du:dateUtc="2024-08-21T10:05:00Z">
              <w:rPr>
                <w:noProof/>
              </w:rPr>
            </w:rPrChange>
          </w:rPr>
          <w:delInstrText xml:space="preserve"> REF _Ref45835476 \h </w:delInstrText>
        </w:r>
        <w:r w:rsidR="009F2195" w:rsidRPr="00237F07" w:rsidDel="006B59AA">
          <w:rPr>
            <w:rPrChange w:id="821" w:author="jonathan pritchard" w:date="2024-08-21T11:05:00Z" w16du:dateUtc="2024-08-21T10:05:00Z">
              <w:rPr>
                <w:noProof/>
              </w:rPr>
            </w:rPrChange>
          </w:rPr>
          <w:delInstrText xml:space="preserve"> \* MERGEFORMAT </w:delInstrText>
        </w:r>
        <w:r w:rsidR="00C35BBA" w:rsidRPr="00237F07" w:rsidDel="006B59AA">
          <w:rPr>
            <w:rPrChange w:id="822" w:author="jonathan pritchard" w:date="2024-08-21T11:05:00Z" w16du:dateUtc="2024-08-21T10:05:00Z">
              <w:rPr>
                <w:noProof/>
              </w:rPr>
            </w:rPrChange>
          </w:rPr>
        </w:r>
        <w:r w:rsidR="00C35BBA" w:rsidRPr="00237F07" w:rsidDel="006B59AA">
          <w:rPr>
            <w:rPrChange w:id="823" w:author="jonathan pritchard" w:date="2024-08-21T11:05:00Z" w16du:dateUtc="2024-08-21T10:05:00Z">
              <w:rPr>
                <w:noProof/>
              </w:rPr>
            </w:rPrChange>
          </w:rPr>
          <w:fldChar w:fldCharType="separate"/>
        </w:r>
        <w:r w:rsidR="00832978" w:rsidRPr="00B77A92" w:rsidDel="006B59AA">
          <w:delText>Figure C-4</w:delText>
        </w:r>
        <w:r w:rsidR="00C35BBA" w:rsidRPr="00237F07" w:rsidDel="006B59AA">
          <w:rPr>
            <w:rPrChange w:id="824" w:author="jonathan pritchard" w:date="2024-08-21T11:05:00Z" w16du:dateUtc="2024-08-21T10:05:00Z">
              <w:rPr>
                <w:noProof/>
              </w:rPr>
            </w:rPrChange>
          </w:rPr>
          <w:fldChar w:fldCharType="end"/>
        </w:r>
        <w:r w:rsidR="00C35BBA" w:rsidRPr="00237F07" w:rsidDel="006B59AA">
          <w:rPr>
            <w:rPrChange w:id="825" w:author="jonathan pritchard" w:date="2024-08-21T11:05:00Z" w16du:dateUtc="2024-08-21T10:05:00Z">
              <w:rPr>
                <w:noProof/>
              </w:rPr>
            </w:rPrChange>
          </w:rPr>
          <w:delText xml:space="preserve"> </w:delText>
        </w:r>
        <w:r w:rsidR="00CF78E5" w:rsidRPr="00237F07" w:rsidDel="006B59AA">
          <w:rPr>
            <w:rPrChange w:id="826" w:author="jonathan pritchard" w:date="2024-08-21T11:05:00Z" w16du:dateUtc="2024-08-21T10:05:00Z">
              <w:rPr>
                <w:noProof/>
              </w:rPr>
            </w:rPrChange>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B77A92" w:rsidDel="006B59AA" w14:paraId="69087A20" w14:textId="183A3CFA" w:rsidTr="009F2195">
        <w:trPr>
          <w:cantSplit/>
          <w:jc w:val="center"/>
          <w:del w:id="827" w:author="jonathan pritchard" w:date="2024-05-21T09:13:00Z"/>
        </w:trPr>
        <w:tc>
          <w:tcPr>
            <w:tcW w:w="0" w:type="auto"/>
            <w:vMerge w:val="restart"/>
            <w:shd w:val="clear" w:color="auto" w:fill="D9D9D9" w:themeFill="background1" w:themeFillShade="D9"/>
            <w:vAlign w:val="center"/>
          </w:tcPr>
          <w:p w14:paraId="5497945E" w14:textId="6B38C9FC" w:rsidR="00680E30" w:rsidRPr="00237F07" w:rsidDel="006B59AA" w:rsidRDefault="00680E30" w:rsidP="009F2195">
            <w:pPr>
              <w:spacing w:before="60" w:after="60"/>
              <w:jc w:val="center"/>
              <w:rPr>
                <w:del w:id="828" w:author="jonathan pritchard" w:date="2024-05-21T09:13:00Z" w16du:dateUtc="2024-05-21T08:13:00Z"/>
                <w:b/>
                <w:bCs/>
                <w:rPrChange w:id="829" w:author="jonathan pritchard" w:date="2024-08-21T11:05:00Z" w16du:dateUtc="2024-08-21T10:05:00Z">
                  <w:rPr>
                    <w:del w:id="830" w:author="jonathan pritchard" w:date="2024-05-21T09:13:00Z" w16du:dateUtc="2024-05-21T08:13:00Z"/>
                    <w:b/>
                    <w:bCs/>
                    <w:noProof/>
                  </w:rPr>
                </w:rPrChange>
              </w:rPr>
            </w:pPr>
            <w:del w:id="831" w:author="jonathan pritchard" w:date="2024-05-21T09:13:00Z" w16du:dateUtc="2024-05-21T08:13:00Z">
              <w:r w:rsidRPr="00237F07" w:rsidDel="006B59AA">
                <w:rPr>
                  <w:b/>
                  <w:bCs/>
                  <w:rPrChange w:id="832" w:author="jonathan pritchard" w:date="2024-08-21T11:05:00Z" w16du:dateUtc="2024-08-21T10:05:00Z">
                    <w:rPr>
                      <w:b/>
                      <w:bCs/>
                      <w:noProof/>
                    </w:rPr>
                  </w:rPrChange>
                </w:rPr>
                <w:delText>Attribute</w:delText>
              </w:r>
            </w:del>
          </w:p>
        </w:tc>
        <w:tc>
          <w:tcPr>
            <w:tcW w:w="0" w:type="auto"/>
            <w:gridSpan w:val="2"/>
            <w:shd w:val="clear" w:color="auto" w:fill="D9D9D9" w:themeFill="background1" w:themeFillShade="D9"/>
            <w:vAlign w:val="center"/>
          </w:tcPr>
          <w:p w14:paraId="3315DE93" w14:textId="14E1099B" w:rsidR="00680E30" w:rsidRPr="00237F07" w:rsidDel="006B59AA" w:rsidRDefault="00680E30" w:rsidP="009F2195">
            <w:pPr>
              <w:spacing w:before="60" w:after="60"/>
              <w:jc w:val="center"/>
              <w:rPr>
                <w:del w:id="833" w:author="jonathan pritchard" w:date="2024-05-21T09:13:00Z" w16du:dateUtc="2024-05-21T08:13:00Z"/>
                <w:b/>
                <w:bCs/>
                <w:rPrChange w:id="834" w:author="jonathan pritchard" w:date="2024-08-21T11:05:00Z" w16du:dateUtc="2024-08-21T10:05:00Z">
                  <w:rPr>
                    <w:del w:id="835" w:author="jonathan pritchard" w:date="2024-05-21T09:13:00Z" w16du:dateUtc="2024-05-21T08:13:00Z"/>
                    <w:b/>
                    <w:bCs/>
                    <w:noProof/>
                  </w:rPr>
                </w:rPrChange>
              </w:rPr>
            </w:pPr>
            <w:del w:id="836" w:author="jonathan pritchard" w:date="2024-05-21T09:13:00Z" w16du:dateUtc="2024-05-21T08:13:00Z">
              <w:r w:rsidRPr="00237F07" w:rsidDel="006B59AA">
                <w:rPr>
                  <w:b/>
                  <w:bCs/>
                  <w:rPrChange w:id="837" w:author="jonathan pritchard" w:date="2024-08-21T11:05:00Z" w16du:dateUtc="2024-08-21T10:05:00Z">
                    <w:rPr>
                      <w:b/>
                      <w:bCs/>
                      <w:noProof/>
                    </w:rPr>
                  </w:rPrChange>
                </w:rPr>
                <w:delText>Value</w:delText>
              </w:r>
            </w:del>
          </w:p>
        </w:tc>
      </w:tr>
      <w:tr w:rsidR="00A87435" w:rsidRPr="00B77A92" w:rsidDel="006B59AA" w14:paraId="1D8170BE" w14:textId="44386308" w:rsidTr="009F2195">
        <w:trPr>
          <w:cantSplit/>
          <w:jc w:val="center"/>
          <w:del w:id="838" w:author="jonathan pritchard" w:date="2024-05-21T09:13:00Z"/>
        </w:trPr>
        <w:tc>
          <w:tcPr>
            <w:tcW w:w="0" w:type="auto"/>
            <w:vMerge/>
            <w:shd w:val="clear" w:color="auto" w:fill="D9D9D9" w:themeFill="background1" w:themeFillShade="D9"/>
          </w:tcPr>
          <w:p w14:paraId="05421DD5" w14:textId="0D42091B" w:rsidR="00680E30" w:rsidRPr="00237F07" w:rsidDel="006B59AA" w:rsidRDefault="00680E30" w:rsidP="009F2195">
            <w:pPr>
              <w:spacing w:before="60" w:after="60"/>
              <w:rPr>
                <w:del w:id="839" w:author="jonathan pritchard" w:date="2024-05-21T09:13:00Z" w16du:dateUtc="2024-05-21T08:13:00Z"/>
                <w:b/>
                <w:bCs/>
                <w:rPrChange w:id="840" w:author="jonathan pritchard" w:date="2024-08-21T11:05:00Z" w16du:dateUtc="2024-08-21T10:05:00Z">
                  <w:rPr>
                    <w:del w:id="841" w:author="jonathan pritchard" w:date="2024-05-21T09:13:00Z" w16du:dateUtc="2024-05-21T08:13:00Z"/>
                    <w:b/>
                    <w:bCs/>
                    <w:noProof/>
                  </w:rPr>
                </w:rPrChange>
              </w:rPr>
            </w:pPr>
          </w:p>
        </w:tc>
        <w:tc>
          <w:tcPr>
            <w:tcW w:w="0" w:type="auto"/>
            <w:shd w:val="clear" w:color="auto" w:fill="D9D9D9" w:themeFill="background1" w:themeFillShade="D9"/>
          </w:tcPr>
          <w:p w14:paraId="547F1FB0" w14:textId="4F32DD1A" w:rsidR="00680E30" w:rsidRPr="00237F07" w:rsidDel="006B59AA" w:rsidRDefault="00A87435" w:rsidP="009F2195">
            <w:pPr>
              <w:spacing w:before="60" w:after="60"/>
              <w:jc w:val="center"/>
              <w:rPr>
                <w:del w:id="842" w:author="jonathan pritchard" w:date="2024-05-21T09:13:00Z" w16du:dateUtc="2024-05-21T08:13:00Z"/>
                <w:b/>
                <w:bCs/>
                <w:rPrChange w:id="843" w:author="jonathan pritchard" w:date="2024-08-21T11:05:00Z" w16du:dateUtc="2024-08-21T10:05:00Z">
                  <w:rPr>
                    <w:del w:id="844" w:author="jonathan pritchard" w:date="2024-05-21T09:13:00Z" w16du:dateUtc="2024-05-21T08:13:00Z"/>
                    <w:b/>
                    <w:bCs/>
                    <w:noProof/>
                  </w:rPr>
                </w:rPrChange>
              </w:rPr>
            </w:pPr>
            <w:del w:id="845" w:author="jonathan pritchard" w:date="2024-05-21T09:13:00Z" w16du:dateUtc="2024-05-21T08:13:00Z">
              <w:r w:rsidRPr="00237F07" w:rsidDel="006B59AA">
                <w:rPr>
                  <w:b/>
                  <w:bCs/>
                  <w:rPrChange w:id="846" w:author="jonathan pritchard" w:date="2024-08-21T11:05:00Z" w16du:dateUtc="2024-08-21T10:05:00Z">
                    <w:rPr>
                      <w:b/>
                      <w:bCs/>
                      <w:noProof/>
                    </w:rPr>
                  </w:rPrChange>
                </w:rPr>
                <w:delText>Sun-illuminated</w:delText>
              </w:r>
            </w:del>
          </w:p>
        </w:tc>
        <w:tc>
          <w:tcPr>
            <w:tcW w:w="0" w:type="auto"/>
            <w:shd w:val="clear" w:color="auto" w:fill="D9D9D9" w:themeFill="background1" w:themeFillShade="D9"/>
          </w:tcPr>
          <w:p w14:paraId="2BEF7C54" w14:textId="0C7A205E" w:rsidR="00680E30" w:rsidRPr="00237F07" w:rsidDel="006B59AA" w:rsidRDefault="007C11A4" w:rsidP="009F2195">
            <w:pPr>
              <w:spacing w:before="60" w:after="60"/>
              <w:rPr>
                <w:del w:id="847" w:author="jonathan pritchard" w:date="2024-05-21T09:13:00Z" w16du:dateUtc="2024-05-21T08:13:00Z"/>
                <w:b/>
                <w:bCs/>
                <w:rPrChange w:id="848" w:author="jonathan pritchard" w:date="2024-08-21T11:05:00Z" w16du:dateUtc="2024-08-21T10:05:00Z">
                  <w:rPr>
                    <w:del w:id="849" w:author="jonathan pritchard" w:date="2024-05-21T09:13:00Z" w16du:dateUtc="2024-05-21T08:13:00Z"/>
                    <w:b/>
                    <w:bCs/>
                    <w:noProof/>
                  </w:rPr>
                </w:rPrChange>
              </w:rPr>
            </w:pPr>
            <w:del w:id="850" w:author="jonathan pritchard" w:date="2024-05-21T09:13:00Z" w16du:dateUtc="2024-05-21T08:13:00Z">
              <w:r w:rsidRPr="00237F07" w:rsidDel="006B59AA">
                <w:rPr>
                  <w:b/>
                  <w:bCs/>
                  <w:rPrChange w:id="851" w:author="jonathan pritchard" w:date="2024-08-21T11:05:00Z" w16du:dateUtc="2024-08-21T10:05:00Z">
                    <w:rPr>
                      <w:b/>
                      <w:bCs/>
                      <w:noProof/>
                    </w:rPr>
                  </w:rPrChange>
                </w:rPr>
                <w:delText>Flat surface</w:delText>
              </w:r>
            </w:del>
          </w:p>
        </w:tc>
      </w:tr>
      <w:tr w:rsidR="00A87435" w:rsidRPr="00B77A92" w:rsidDel="006B59AA" w14:paraId="0D910BCD" w14:textId="78F907DA" w:rsidTr="009F2195">
        <w:trPr>
          <w:cantSplit/>
          <w:jc w:val="center"/>
          <w:del w:id="852" w:author="jonathan pritchard" w:date="2024-05-21T09:13:00Z"/>
        </w:trPr>
        <w:tc>
          <w:tcPr>
            <w:tcW w:w="0" w:type="auto"/>
          </w:tcPr>
          <w:p w14:paraId="09CEF4C8" w14:textId="12463520" w:rsidR="00680E30" w:rsidRPr="00237F07" w:rsidDel="006B59AA" w:rsidRDefault="007C11A4" w:rsidP="009F2195">
            <w:pPr>
              <w:spacing w:before="60" w:after="60"/>
              <w:rPr>
                <w:del w:id="853" w:author="jonathan pritchard" w:date="2024-05-21T09:13:00Z" w16du:dateUtc="2024-05-21T08:13:00Z"/>
                <w:rPrChange w:id="854" w:author="jonathan pritchard" w:date="2024-08-21T11:05:00Z" w16du:dateUtc="2024-08-21T10:05:00Z">
                  <w:rPr>
                    <w:del w:id="855" w:author="jonathan pritchard" w:date="2024-05-21T09:13:00Z" w16du:dateUtc="2024-05-21T08:13:00Z"/>
                    <w:noProof/>
                  </w:rPr>
                </w:rPrChange>
              </w:rPr>
            </w:pPr>
            <w:del w:id="856" w:author="jonathan pritchard" w:date="2024-05-21T09:13:00Z" w16du:dateUtc="2024-05-21T08:13:00Z">
              <w:r w:rsidRPr="00237F07" w:rsidDel="006B59AA">
                <w:rPr>
                  <w:rPrChange w:id="857" w:author="jonathan pritchard" w:date="2024-08-21T11:05:00Z" w16du:dateUtc="2024-08-21T10:05:00Z">
                    <w:rPr>
                      <w:noProof/>
                    </w:rPr>
                  </w:rPrChange>
                </w:rPr>
                <w:delText>Sun Azimuth</w:delText>
              </w:r>
            </w:del>
          </w:p>
        </w:tc>
        <w:tc>
          <w:tcPr>
            <w:tcW w:w="0" w:type="auto"/>
            <w:vAlign w:val="center"/>
          </w:tcPr>
          <w:p w14:paraId="63914245" w14:textId="7AC03E5C" w:rsidR="00680E30" w:rsidRPr="00237F07" w:rsidDel="006B59AA" w:rsidRDefault="00680E30" w:rsidP="009F2195">
            <w:pPr>
              <w:spacing w:before="60" w:after="60"/>
              <w:jc w:val="center"/>
              <w:rPr>
                <w:del w:id="858" w:author="jonathan pritchard" w:date="2024-05-21T09:13:00Z" w16du:dateUtc="2024-05-21T08:13:00Z"/>
                <w:rPrChange w:id="859" w:author="jonathan pritchard" w:date="2024-08-21T11:05:00Z" w16du:dateUtc="2024-08-21T10:05:00Z">
                  <w:rPr>
                    <w:del w:id="860" w:author="jonathan pritchard" w:date="2024-05-21T09:13:00Z" w16du:dateUtc="2024-05-21T08:13:00Z"/>
                    <w:noProof/>
                  </w:rPr>
                </w:rPrChange>
              </w:rPr>
            </w:pPr>
            <w:del w:id="861" w:author="jonathan pritchard" w:date="2024-05-21T09:13:00Z" w16du:dateUtc="2024-05-21T08:13:00Z">
              <w:r w:rsidRPr="00237F07" w:rsidDel="006B59AA">
                <w:rPr>
                  <w:rPrChange w:id="862" w:author="jonathan pritchard" w:date="2024-08-21T11:05:00Z" w16du:dateUtc="2024-08-21T10:05:00Z">
                    <w:rPr>
                      <w:noProof/>
                    </w:rPr>
                  </w:rPrChange>
                </w:rPr>
                <w:delText>315</w:delText>
              </w:r>
              <w:r w:rsidR="00607FB7" w:rsidRPr="00237F07" w:rsidDel="006B59AA">
                <w:rPr>
                  <w:rFonts w:cs="Arial"/>
                  <w:rPrChange w:id="863" w:author="jonathan pritchard" w:date="2024-08-21T11:05:00Z" w16du:dateUtc="2024-08-21T10:05:00Z">
                    <w:rPr>
                      <w:rFonts w:cs="Arial"/>
                      <w:noProof/>
                    </w:rPr>
                  </w:rPrChange>
                </w:rPr>
                <w:delText>°</w:delText>
              </w:r>
            </w:del>
          </w:p>
        </w:tc>
        <w:tc>
          <w:tcPr>
            <w:tcW w:w="0" w:type="auto"/>
            <w:vAlign w:val="center"/>
          </w:tcPr>
          <w:p w14:paraId="56A831F3" w14:textId="275813B6" w:rsidR="00680E30" w:rsidRPr="00237F07" w:rsidDel="006B59AA" w:rsidRDefault="00680E30" w:rsidP="009F2195">
            <w:pPr>
              <w:spacing w:before="60" w:after="60"/>
              <w:jc w:val="center"/>
              <w:rPr>
                <w:del w:id="864" w:author="jonathan pritchard" w:date="2024-05-21T09:13:00Z" w16du:dateUtc="2024-05-21T08:13:00Z"/>
                <w:rPrChange w:id="865" w:author="jonathan pritchard" w:date="2024-08-21T11:05:00Z" w16du:dateUtc="2024-08-21T10:05:00Z">
                  <w:rPr>
                    <w:del w:id="866" w:author="jonathan pritchard" w:date="2024-05-21T09:13:00Z" w16du:dateUtc="2024-05-21T08:13:00Z"/>
                    <w:noProof/>
                  </w:rPr>
                </w:rPrChange>
              </w:rPr>
            </w:pPr>
            <w:del w:id="867" w:author="jonathan pritchard" w:date="2024-05-21T09:13:00Z" w16du:dateUtc="2024-05-21T08:13:00Z">
              <w:r w:rsidRPr="00237F07" w:rsidDel="006B59AA">
                <w:rPr>
                  <w:rPrChange w:id="868" w:author="jonathan pritchard" w:date="2024-08-21T11:05:00Z" w16du:dateUtc="2024-08-21T10:05:00Z">
                    <w:rPr>
                      <w:noProof/>
                    </w:rPr>
                  </w:rPrChange>
                </w:rPr>
                <w:delText>0</w:delText>
              </w:r>
              <w:r w:rsidR="00607FB7" w:rsidRPr="00237F07" w:rsidDel="006B59AA">
                <w:rPr>
                  <w:rFonts w:cs="Arial"/>
                  <w:rPrChange w:id="869" w:author="jonathan pritchard" w:date="2024-08-21T11:05:00Z" w16du:dateUtc="2024-08-21T10:05:00Z">
                    <w:rPr>
                      <w:rFonts w:cs="Arial"/>
                      <w:noProof/>
                    </w:rPr>
                  </w:rPrChange>
                </w:rPr>
                <w:delText>°</w:delText>
              </w:r>
            </w:del>
          </w:p>
        </w:tc>
      </w:tr>
      <w:tr w:rsidR="00A87435" w:rsidRPr="00B77A92" w:rsidDel="006B59AA" w14:paraId="3DCA9EFE" w14:textId="71E126F6" w:rsidTr="009F2195">
        <w:trPr>
          <w:cantSplit/>
          <w:jc w:val="center"/>
          <w:del w:id="870" w:author="jonathan pritchard" w:date="2024-05-21T09:13:00Z"/>
        </w:trPr>
        <w:tc>
          <w:tcPr>
            <w:tcW w:w="0" w:type="auto"/>
          </w:tcPr>
          <w:p w14:paraId="107E66C1" w14:textId="12A67BEE" w:rsidR="00680E30" w:rsidRPr="00237F07" w:rsidDel="006B59AA" w:rsidRDefault="00680E30" w:rsidP="009F2195">
            <w:pPr>
              <w:spacing w:before="60" w:after="60"/>
              <w:rPr>
                <w:del w:id="871" w:author="jonathan pritchard" w:date="2024-05-21T09:13:00Z" w16du:dateUtc="2024-05-21T08:13:00Z"/>
                <w:rPrChange w:id="872" w:author="jonathan pritchard" w:date="2024-08-21T11:05:00Z" w16du:dateUtc="2024-08-21T10:05:00Z">
                  <w:rPr>
                    <w:del w:id="873" w:author="jonathan pritchard" w:date="2024-05-21T09:13:00Z" w16du:dateUtc="2024-05-21T08:13:00Z"/>
                    <w:noProof/>
                  </w:rPr>
                </w:rPrChange>
              </w:rPr>
            </w:pPr>
            <w:del w:id="874" w:author="jonathan pritchard" w:date="2024-05-21T09:13:00Z" w16du:dateUtc="2024-05-21T08:13:00Z">
              <w:r w:rsidRPr="00237F07" w:rsidDel="006B59AA">
                <w:rPr>
                  <w:rPrChange w:id="875" w:author="jonathan pritchard" w:date="2024-08-21T11:05:00Z" w16du:dateUtc="2024-08-21T10:05:00Z">
                    <w:rPr>
                      <w:noProof/>
                    </w:rPr>
                  </w:rPrChange>
                </w:rPr>
                <w:delText xml:space="preserve">Sun </w:delText>
              </w:r>
              <w:r w:rsidR="00B50BA8" w:rsidRPr="00237F07" w:rsidDel="006B59AA">
                <w:rPr>
                  <w:rPrChange w:id="876" w:author="jonathan pritchard" w:date="2024-08-21T11:05:00Z" w16du:dateUtc="2024-08-21T10:05:00Z">
                    <w:rPr>
                      <w:noProof/>
                    </w:rPr>
                  </w:rPrChange>
                </w:rPr>
                <w:delText>Altitude</w:delText>
              </w:r>
              <w:r w:rsidR="00981CFC" w:rsidRPr="00237F07" w:rsidDel="006B59AA">
                <w:rPr>
                  <w:rPrChange w:id="877" w:author="jonathan pritchard" w:date="2024-08-21T11:05:00Z" w16du:dateUtc="2024-08-21T10:05:00Z">
                    <w:rPr>
                      <w:noProof/>
                    </w:rPr>
                  </w:rPrChange>
                </w:rPr>
                <w:delText xml:space="preserve"> Angle</w:delText>
              </w:r>
            </w:del>
          </w:p>
        </w:tc>
        <w:tc>
          <w:tcPr>
            <w:tcW w:w="0" w:type="auto"/>
            <w:vAlign w:val="center"/>
          </w:tcPr>
          <w:p w14:paraId="5C38C531" w14:textId="6C8BFB64" w:rsidR="00680E30" w:rsidRPr="00237F07" w:rsidDel="006B59AA" w:rsidRDefault="00680E30" w:rsidP="009F2195">
            <w:pPr>
              <w:spacing w:before="60" w:after="60"/>
              <w:jc w:val="center"/>
              <w:rPr>
                <w:del w:id="878" w:author="jonathan pritchard" w:date="2024-05-21T09:13:00Z" w16du:dateUtc="2024-05-21T08:13:00Z"/>
                <w:rPrChange w:id="879" w:author="jonathan pritchard" w:date="2024-08-21T11:05:00Z" w16du:dateUtc="2024-08-21T10:05:00Z">
                  <w:rPr>
                    <w:del w:id="880" w:author="jonathan pritchard" w:date="2024-05-21T09:13:00Z" w16du:dateUtc="2024-05-21T08:13:00Z"/>
                    <w:noProof/>
                  </w:rPr>
                </w:rPrChange>
              </w:rPr>
            </w:pPr>
            <w:del w:id="881" w:author="jonathan pritchard" w:date="2024-05-21T09:13:00Z" w16du:dateUtc="2024-05-21T08:13:00Z">
              <w:r w:rsidRPr="00237F07" w:rsidDel="006B59AA">
                <w:rPr>
                  <w:rPrChange w:id="882" w:author="jonathan pritchard" w:date="2024-08-21T11:05:00Z" w16du:dateUtc="2024-08-21T10:05:00Z">
                    <w:rPr>
                      <w:noProof/>
                    </w:rPr>
                  </w:rPrChange>
                </w:rPr>
                <w:delText>45</w:delText>
              </w:r>
              <w:r w:rsidR="00607FB7" w:rsidRPr="00237F07" w:rsidDel="006B59AA">
                <w:rPr>
                  <w:rFonts w:cs="Arial"/>
                  <w:rPrChange w:id="883" w:author="jonathan pritchard" w:date="2024-08-21T11:05:00Z" w16du:dateUtc="2024-08-21T10:05:00Z">
                    <w:rPr>
                      <w:rFonts w:cs="Arial"/>
                      <w:noProof/>
                    </w:rPr>
                  </w:rPrChange>
                </w:rPr>
                <w:delText>°</w:delText>
              </w:r>
            </w:del>
          </w:p>
        </w:tc>
        <w:tc>
          <w:tcPr>
            <w:tcW w:w="0" w:type="auto"/>
            <w:vAlign w:val="center"/>
          </w:tcPr>
          <w:p w14:paraId="08F1C2CB" w14:textId="048B5FA6" w:rsidR="00680E30" w:rsidRPr="00237F07" w:rsidDel="006B59AA" w:rsidRDefault="00680E30" w:rsidP="009F2195">
            <w:pPr>
              <w:keepNext/>
              <w:spacing w:before="60" w:after="60"/>
              <w:jc w:val="center"/>
              <w:rPr>
                <w:del w:id="884" w:author="jonathan pritchard" w:date="2024-05-21T09:13:00Z" w16du:dateUtc="2024-05-21T08:13:00Z"/>
                <w:rPrChange w:id="885" w:author="jonathan pritchard" w:date="2024-08-21T11:05:00Z" w16du:dateUtc="2024-08-21T10:05:00Z">
                  <w:rPr>
                    <w:del w:id="886" w:author="jonathan pritchard" w:date="2024-05-21T09:13:00Z" w16du:dateUtc="2024-05-21T08:13:00Z"/>
                    <w:noProof/>
                  </w:rPr>
                </w:rPrChange>
              </w:rPr>
            </w:pPr>
            <w:del w:id="887" w:author="jonathan pritchard" w:date="2024-05-21T09:13:00Z" w16du:dateUtc="2024-05-21T08:13:00Z">
              <w:r w:rsidRPr="00237F07" w:rsidDel="006B59AA">
                <w:rPr>
                  <w:rPrChange w:id="888" w:author="jonathan pritchard" w:date="2024-08-21T11:05:00Z" w16du:dateUtc="2024-08-21T10:05:00Z">
                    <w:rPr>
                      <w:noProof/>
                    </w:rPr>
                  </w:rPrChange>
                </w:rPr>
                <w:delText>0</w:delText>
              </w:r>
              <w:r w:rsidR="00607FB7" w:rsidRPr="00237F07" w:rsidDel="006B59AA">
                <w:rPr>
                  <w:rFonts w:cs="Arial"/>
                  <w:rPrChange w:id="889" w:author="jonathan pritchard" w:date="2024-08-21T11:05:00Z" w16du:dateUtc="2024-08-21T10:05:00Z">
                    <w:rPr>
                      <w:rFonts w:cs="Arial"/>
                      <w:noProof/>
                    </w:rPr>
                  </w:rPrChange>
                </w:rPr>
                <w:delText>°</w:delText>
              </w:r>
            </w:del>
          </w:p>
        </w:tc>
      </w:tr>
    </w:tbl>
    <w:p w14:paraId="3CEAF785" w14:textId="485E2759" w:rsidR="00680E30" w:rsidRPr="00B77A92" w:rsidDel="006B59AA" w:rsidRDefault="00680E30" w:rsidP="002035CA">
      <w:pPr>
        <w:pStyle w:val="Caption"/>
        <w:spacing w:after="120" w:line="240" w:lineRule="auto"/>
        <w:jc w:val="center"/>
        <w:rPr>
          <w:del w:id="890" w:author="jonathan pritchard" w:date="2024-05-21T09:13:00Z" w16du:dateUtc="2024-05-21T08:13:00Z"/>
        </w:rPr>
      </w:pPr>
      <w:bookmarkStart w:id="891" w:name="_Ref45835458"/>
      <w:del w:id="892" w:author="jonathan pritchard" w:date="2024-05-21T09:13:00Z" w16du:dateUtc="2024-05-21T08:13:00Z">
        <w:r w:rsidRPr="00B77A92" w:rsidDel="006B59AA">
          <w:delText xml:space="preserve">Table </w:delText>
        </w:r>
        <w:r w:rsidR="002035CA" w:rsidRPr="00B77A92" w:rsidDel="006B59AA">
          <w:delText>C-</w:delText>
        </w:r>
        <w:r w:rsidR="00331A1D" w:rsidRPr="00B77A92" w:rsidDel="006B59AA">
          <w:fldChar w:fldCharType="begin"/>
        </w:r>
        <w:r w:rsidR="00331A1D" w:rsidRPr="00B77A92" w:rsidDel="006B59AA">
          <w:delInstrText xml:space="preserve"> SEQ Table \* ARABIC </w:delInstrText>
        </w:r>
        <w:r w:rsidR="00331A1D" w:rsidRPr="00B77A92" w:rsidDel="006B59AA">
          <w:fldChar w:fldCharType="separate"/>
        </w:r>
        <w:r w:rsidR="00832978" w:rsidRPr="00237F07" w:rsidDel="006B59AA">
          <w:rPr>
            <w:rPrChange w:id="893" w:author="jonathan pritchard" w:date="2024-08-21T11:05:00Z" w16du:dateUtc="2024-08-21T10:05:00Z">
              <w:rPr>
                <w:noProof/>
              </w:rPr>
            </w:rPrChange>
          </w:rPr>
          <w:delText>25</w:delText>
        </w:r>
        <w:r w:rsidR="00331A1D" w:rsidRPr="00B77A92" w:rsidDel="006B59AA">
          <w:fldChar w:fldCharType="end"/>
        </w:r>
        <w:bookmarkEnd w:id="891"/>
        <w:r w:rsidRPr="00B77A92" w:rsidDel="006B59AA">
          <w:delText xml:space="preserve"> - Typical sun azimuth and elevation values for sun-illuminated portrayal</w:delText>
        </w:r>
        <w:r w:rsidR="00A81B8E" w:rsidRPr="00B77A92" w:rsidDel="006B59AA">
          <w:delText xml:space="preserve"> (S-102)</w:delText>
        </w:r>
      </w:del>
    </w:p>
    <w:p w14:paraId="2212A7AB" w14:textId="6CF03986" w:rsidR="00CF78E5" w:rsidRPr="00B77A92" w:rsidDel="006B59AA" w:rsidRDefault="00CF78E5" w:rsidP="004E61EE">
      <w:pPr>
        <w:keepNext/>
        <w:spacing w:line="240" w:lineRule="auto"/>
        <w:jc w:val="center"/>
        <w:rPr>
          <w:del w:id="894" w:author="jonathan pritchard" w:date="2024-05-21T09:13:00Z" w16du:dateUtc="2024-05-21T08:13:00Z"/>
        </w:rPr>
      </w:pPr>
      <w:del w:id="895" w:author="jonathan pritchard" w:date="2024-05-21T09:13:00Z" w16du:dateUtc="2024-05-21T08:13:00Z">
        <w:r w:rsidRPr="00237F07" w:rsidDel="006B59AA">
          <w:rPr>
            <w:lang w:eastAsia="fr-FR"/>
            <w:rPrChange w:id="896" w:author="jonathan pritchard" w:date="2024-08-21T11:05:00Z" w16du:dateUtc="2024-08-21T10:05:00Z">
              <w:rPr>
                <w:noProof/>
                <w:lang w:val="fr-FR" w:eastAsia="fr-FR"/>
              </w:rPr>
            </w:rPrChange>
          </w:rPr>
          <w:lastRenderedPageBreak/>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0">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237F07" w:rsidDel="006B59AA" w:rsidRDefault="00CF78E5" w:rsidP="002035CA">
      <w:pPr>
        <w:pStyle w:val="Caption"/>
        <w:spacing w:after="120" w:line="240" w:lineRule="auto"/>
        <w:jc w:val="center"/>
        <w:rPr>
          <w:del w:id="897" w:author="jonathan pritchard" w:date="2024-05-21T09:13:00Z" w16du:dateUtc="2024-05-21T08:13:00Z"/>
          <w:rPrChange w:id="898" w:author="jonathan pritchard" w:date="2024-08-21T11:05:00Z" w16du:dateUtc="2024-08-21T10:05:00Z">
            <w:rPr>
              <w:del w:id="899" w:author="jonathan pritchard" w:date="2024-05-21T09:13:00Z" w16du:dateUtc="2024-05-21T08:13:00Z"/>
              <w:noProof/>
            </w:rPr>
          </w:rPrChange>
        </w:rPr>
      </w:pPr>
      <w:bookmarkStart w:id="900" w:name="_Ref45835476"/>
      <w:del w:id="901" w:author="jonathan pritchard" w:date="2024-05-21T09:13:00Z" w16du:dateUtc="2024-05-21T08:13:00Z">
        <w:r w:rsidRPr="00B77A92" w:rsidDel="006B59AA">
          <w:delText xml:space="preserve">Figure </w:delText>
        </w:r>
        <w:r w:rsidR="002035CA" w:rsidRPr="00B77A92" w:rsidDel="006B59AA">
          <w:delText>C-</w:delText>
        </w:r>
        <w:r w:rsidRPr="00B77A92" w:rsidDel="006B59AA">
          <w:fldChar w:fldCharType="begin"/>
        </w:r>
        <w:r w:rsidRPr="00B77A92" w:rsidDel="006B59AA">
          <w:delInstrText xml:space="preserve"> SEQ Figure \* ARABIC </w:delInstrText>
        </w:r>
        <w:r w:rsidRPr="00B77A92" w:rsidDel="006B59AA">
          <w:fldChar w:fldCharType="separate"/>
        </w:r>
        <w:r w:rsidR="00832978" w:rsidRPr="00237F07" w:rsidDel="006B59AA">
          <w:rPr>
            <w:rPrChange w:id="902" w:author="jonathan pritchard" w:date="2024-08-21T11:05:00Z" w16du:dateUtc="2024-08-21T10:05:00Z">
              <w:rPr>
                <w:noProof/>
              </w:rPr>
            </w:rPrChange>
          </w:rPr>
          <w:delText>4</w:delText>
        </w:r>
        <w:r w:rsidRPr="00B77A92" w:rsidDel="006B59AA">
          <w:fldChar w:fldCharType="end"/>
        </w:r>
        <w:bookmarkEnd w:id="900"/>
        <w:r w:rsidRPr="00B77A92" w:rsidDel="006B59AA">
          <w:delText xml:space="preserve"> - Illustration of sun-illuminated shading (L) and flat shading</w:delText>
        </w:r>
        <w:r w:rsidRPr="00237F07" w:rsidDel="006B59AA">
          <w:rPr>
            <w:rPrChange w:id="903" w:author="jonathan pritchard" w:date="2024-08-21T11:05:00Z" w16du:dateUtc="2024-08-21T10:05:00Z">
              <w:rPr>
                <w:noProof/>
              </w:rPr>
            </w:rPrChange>
          </w:rPr>
          <w:delText xml:space="preserve"> (R) (S-102</w:delText>
        </w:r>
        <w:r w:rsidR="002035CA" w:rsidRPr="00237F07" w:rsidDel="006B59AA">
          <w:rPr>
            <w:rPrChange w:id="904" w:author="jonathan pritchard" w:date="2024-08-21T11:05:00Z" w16du:dateUtc="2024-08-21T10:05:00Z">
              <w:rPr>
                <w:noProof/>
              </w:rPr>
            </w:rPrChange>
          </w:rPr>
          <w:delText>)</w:delText>
        </w:r>
      </w:del>
    </w:p>
    <w:p w14:paraId="161F4FE1" w14:textId="31F35068" w:rsidR="002E4756" w:rsidRPr="00237F07" w:rsidDel="006B59AA" w:rsidRDefault="00C35BBA" w:rsidP="002035CA">
      <w:pPr>
        <w:spacing w:after="120" w:line="240" w:lineRule="auto"/>
        <w:jc w:val="both"/>
        <w:rPr>
          <w:del w:id="905" w:author="jonathan pritchard" w:date="2024-05-21T09:13:00Z" w16du:dateUtc="2024-05-21T08:13:00Z"/>
          <w:rPrChange w:id="906" w:author="jonathan pritchard" w:date="2024-08-21T11:05:00Z" w16du:dateUtc="2024-08-21T10:05:00Z">
            <w:rPr>
              <w:del w:id="907" w:author="jonathan pritchard" w:date="2024-05-21T09:13:00Z" w16du:dateUtc="2024-05-21T08:13:00Z"/>
              <w:noProof/>
            </w:rPr>
          </w:rPrChange>
        </w:rPr>
      </w:pPr>
      <w:commentRangeStart w:id="908"/>
      <w:del w:id="909" w:author="jonathan pritchard" w:date="2024-05-21T09:13:00Z" w16du:dateUtc="2024-05-21T08:13:00Z">
        <w:r w:rsidRPr="00237F07" w:rsidDel="006B59AA">
          <w:rPr>
            <w:rPrChange w:id="910" w:author="jonathan pritchard" w:date="2024-08-21T11:05:00Z" w16du:dateUtc="2024-08-21T10:05:00Z">
              <w:rPr>
                <w:noProof/>
              </w:rPr>
            </w:rPrChange>
          </w:rPr>
          <w:delText xml:space="preserve">ECDIS in route monitoring mode should allow sun-illuminated shading </w:delText>
        </w:r>
        <w:r w:rsidR="00670052" w:rsidRPr="00237F07" w:rsidDel="006B59AA">
          <w:rPr>
            <w:rPrChange w:id="911" w:author="jonathan pritchard" w:date="2024-08-21T11:05:00Z" w16du:dateUtc="2024-08-21T10:05:00Z">
              <w:rPr>
                <w:noProof/>
              </w:rPr>
            </w:rPrChange>
          </w:rPr>
          <w:delText>only</w:delText>
        </w:r>
        <w:r w:rsidR="000C70C5" w:rsidRPr="00237F07" w:rsidDel="006B59AA">
          <w:rPr>
            <w:rPrChange w:id="912" w:author="jonathan pritchard" w:date="2024-08-21T11:05:00Z" w16du:dateUtc="2024-08-21T10:05:00Z">
              <w:rPr>
                <w:noProof/>
              </w:rPr>
            </w:rPrChange>
          </w:rPr>
          <w:delText xml:space="preserve"> on a </w:delText>
        </w:r>
        <w:r w:rsidR="0009065D" w:rsidRPr="00237F07" w:rsidDel="006B59AA">
          <w:rPr>
            <w:rPrChange w:id="913" w:author="jonathan pritchard" w:date="2024-08-21T11:05:00Z" w16du:dateUtc="2024-08-21T10:05:00Z">
              <w:rPr>
                <w:noProof/>
              </w:rPr>
            </w:rPrChange>
          </w:rPr>
          <w:delText xml:space="preserve">side panel or a </w:delText>
        </w:r>
        <w:r w:rsidR="000C70C5" w:rsidRPr="00237F07" w:rsidDel="006B59AA">
          <w:rPr>
            <w:rPrChange w:id="914" w:author="jonathan pritchard" w:date="2024-08-21T11:05:00Z" w16du:dateUtc="2024-08-21T10:05:00Z">
              <w:rPr>
                <w:noProof/>
              </w:rPr>
            </w:rPrChange>
          </w:rPr>
          <w:delText>display separate from the main navigation screen</w:delText>
        </w:r>
        <w:r w:rsidRPr="00237F07" w:rsidDel="006B59AA">
          <w:rPr>
            <w:rPrChange w:id="915" w:author="jonathan pritchard" w:date="2024-08-21T11:05:00Z" w16du:dateUtc="2024-08-21T10:05:00Z">
              <w:rPr>
                <w:noProof/>
              </w:rPr>
            </w:rPrChange>
          </w:rPr>
          <w:delText>.</w:delText>
        </w:r>
        <w:commentRangeEnd w:id="908"/>
        <w:r w:rsidR="00BB0BEC" w:rsidRPr="00237F07" w:rsidDel="006B59AA">
          <w:rPr>
            <w:rStyle w:val="CommentReference"/>
            <w:lang w:val="en-GB"/>
            <w:rPrChange w:id="916" w:author="jonathan pritchard" w:date="2024-08-21T11:05:00Z" w16du:dateUtc="2024-08-21T10:05:00Z">
              <w:rPr>
                <w:rStyle w:val="CommentReference"/>
              </w:rPr>
            </w:rPrChange>
          </w:rPr>
          <w:commentReference w:id="908"/>
        </w:r>
      </w:del>
    </w:p>
    <w:p w14:paraId="1AB378C4" w14:textId="4C836345" w:rsidR="002E4756" w:rsidRPr="00237F07" w:rsidRDefault="002E4756" w:rsidP="002035CA">
      <w:pPr>
        <w:spacing w:after="120" w:line="240" w:lineRule="auto"/>
        <w:jc w:val="both"/>
        <w:rPr>
          <w:rPrChange w:id="917" w:author="jonathan pritchard" w:date="2024-08-21T11:05:00Z" w16du:dateUtc="2024-08-21T10:05:00Z">
            <w:rPr>
              <w:noProof/>
            </w:rPr>
          </w:rPrChange>
        </w:rPr>
      </w:pPr>
      <w:commentRangeStart w:id="918"/>
      <w:commentRangeStart w:id="919"/>
      <w:r w:rsidRPr="00237F07">
        <w:rPr>
          <w:rPrChange w:id="920" w:author="jonathan pritchard" w:date="2024-08-21T11:05:00Z" w16du:dateUtc="2024-08-21T10:05:00Z">
            <w:rPr>
              <w:noProof/>
            </w:rPr>
          </w:rPrChange>
        </w:rPr>
        <w:t xml:space="preserve">Cursor queries within the extent of a continuous coverage feature should produce a </w:t>
      </w:r>
      <w:r w:rsidR="002035CA" w:rsidRPr="00237F07">
        <w:rPr>
          <w:rPrChange w:id="921" w:author="jonathan pritchard" w:date="2024-08-21T11:05:00Z" w16du:dateUtc="2024-08-21T10:05:00Z">
            <w:rPr>
              <w:noProof/>
            </w:rPr>
          </w:rPrChange>
        </w:rPr>
        <w:t>P</w:t>
      </w:r>
      <w:r w:rsidRPr="00237F07">
        <w:rPr>
          <w:rPrChange w:id="922" w:author="jonathan pritchard" w:date="2024-08-21T11:05:00Z" w16du:dateUtc="2024-08-21T10:05:00Z">
            <w:rPr>
              <w:noProof/>
            </w:rPr>
          </w:rPrChange>
        </w:rPr>
        <w:t xml:space="preserve">ick </w:t>
      </w:r>
      <w:r w:rsidR="002035CA" w:rsidRPr="00237F07">
        <w:rPr>
          <w:rPrChange w:id="923" w:author="jonathan pritchard" w:date="2024-08-21T11:05:00Z" w16du:dateUtc="2024-08-21T10:05:00Z">
            <w:rPr>
              <w:noProof/>
            </w:rPr>
          </w:rPrChange>
        </w:rPr>
        <w:t>R</w:t>
      </w:r>
      <w:r w:rsidRPr="00237F07">
        <w:rPr>
          <w:rPrChange w:id="924" w:author="jonathan pritchard" w:date="2024-08-21T11:05:00Z" w16du:dateUtc="2024-08-21T10:05:00Z">
            <w:rPr>
              <w:noProof/>
            </w:rPr>
          </w:rPrChange>
        </w:rPr>
        <w:t xml:space="preserve">eport displaying the attributes and values at the location of the cursor query. </w:t>
      </w:r>
      <w:r w:rsidR="00DE57BD" w:rsidRPr="00237F07">
        <w:rPr>
          <w:rPrChange w:id="925" w:author="jonathan pritchard" w:date="2024-08-21T11:05:00Z" w16du:dateUtc="2024-08-21T10:05:00Z">
            <w:rPr>
              <w:noProof/>
            </w:rPr>
          </w:rPrChange>
        </w:rPr>
        <w:t xml:space="preserve">The interpolation method specified in the </w:t>
      </w:r>
      <w:r w:rsidR="002035CA" w:rsidRPr="00237F07">
        <w:rPr>
          <w:rPrChange w:id="926" w:author="jonathan pritchard" w:date="2024-08-21T11:05:00Z" w16du:dateUtc="2024-08-21T10:05:00Z">
            <w:rPr>
              <w:noProof/>
            </w:rPr>
          </w:rPrChange>
        </w:rPr>
        <w:t>P</w:t>
      </w:r>
      <w:r w:rsidR="00DE57BD" w:rsidRPr="00237F07">
        <w:rPr>
          <w:rPrChange w:id="927" w:author="jonathan pritchard" w:date="2024-08-21T11:05:00Z" w16du:dateUtc="2024-08-21T10:05:00Z">
            <w:rPr>
              <w:noProof/>
            </w:rPr>
          </w:rPrChange>
        </w:rPr>
        <w:t xml:space="preserve">roduct </w:t>
      </w:r>
      <w:r w:rsidR="002035CA" w:rsidRPr="00237F07">
        <w:rPr>
          <w:rPrChange w:id="928" w:author="jonathan pritchard" w:date="2024-08-21T11:05:00Z" w16du:dateUtc="2024-08-21T10:05:00Z">
            <w:rPr>
              <w:noProof/>
            </w:rPr>
          </w:rPrChange>
        </w:rPr>
        <w:t>S</w:t>
      </w:r>
      <w:r w:rsidR="00DE57BD" w:rsidRPr="00237F07">
        <w:rPr>
          <w:rPrChange w:id="929" w:author="jonathan pritchard" w:date="2024-08-21T11:05:00Z" w16du:dateUtc="2024-08-21T10:05:00Z">
            <w:rPr>
              <w:noProof/>
            </w:rPr>
          </w:rPrChange>
        </w:rPr>
        <w:t>pecification should be applied.</w:t>
      </w:r>
    </w:p>
    <w:p w14:paraId="387F9128" w14:textId="3F415842" w:rsidR="002E4756" w:rsidRPr="00237F07" w:rsidRDefault="002E4756" w:rsidP="002035CA">
      <w:pPr>
        <w:spacing w:after="120" w:line="240" w:lineRule="auto"/>
        <w:jc w:val="both"/>
        <w:rPr>
          <w:rPrChange w:id="930" w:author="jonathan pritchard" w:date="2024-08-21T11:05:00Z" w16du:dateUtc="2024-08-21T10:05:00Z">
            <w:rPr>
              <w:noProof/>
            </w:rPr>
          </w:rPrChange>
        </w:rPr>
      </w:pPr>
      <w:r w:rsidRPr="00237F07">
        <w:rPr>
          <w:rPrChange w:id="931" w:author="jonathan pritchard" w:date="2024-08-21T11:05:00Z" w16du:dateUtc="2024-08-21T10:05:00Z">
            <w:rPr>
              <w:noProof/>
            </w:rPr>
          </w:rPrChange>
        </w:rPr>
        <w:t xml:space="preserve">In the absence of a prescription in the </w:t>
      </w:r>
      <w:r w:rsidR="002035CA" w:rsidRPr="00237F07">
        <w:rPr>
          <w:rPrChange w:id="932" w:author="jonathan pritchard" w:date="2024-08-21T11:05:00Z" w16du:dateUtc="2024-08-21T10:05:00Z">
            <w:rPr>
              <w:noProof/>
            </w:rPr>
          </w:rPrChange>
        </w:rPr>
        <w:t>P</w:t>
      </w:r>
      <w:r w:rsidRPr="00237F07">
        <w:rPr>
          <w:rPrChange w:id="933" w:author="jonathan pritchard" w:date="2024-08-21T11:05:00Z" w16du:dateUtc="2024-08-21T10:05:00Z">
            <w:rPr>
              <w:noProof/>
            </w:rPr>
          </w:rPrChange>
        </w:rPr>
        <w:t xml:space="preserve">roduct </w:t>
      </w:r>
      <w:r w:rsidR="002035CA" w:rsidRPr="00237F07">
        <w:rPr>
          <w:rPrChange w:id="934" w:author="jonathan pritchard" w:date="2024-08-21T11:05:00Z" w16du:dateUtc="2024-08-21T10:05:00Z">
            <w:rPr>
              <w:noProof/>
            </w:rPr>
          </w:rPrChange>
        </w:rPr>
        <w:t>S</w:t>
      </w:r>
      <w:r w:rsidRPr="00237F07">
        <w:rPr>
          <w:rPrChange w:id="935" w:author="jonathan pritchard" w:date="2024-08-21T11:05:00Z" w16du:dateUtc="2024-08-21T10:05:00Z">
            <w:rPr>
              <w:noProof/>
            </w:rPr>
          </w:rPrChange>
        </w:rPr>
        <w:t xml:space="preserve">pecification for </w:t>
      </w:r>
      <w:r w:rsidR="00DE57BD" w:rsidRPr="00237F07">
        <w:rPr>
          <w:rPrChange w:id="936" w:author="jonathan pritchard" w:date="2024-08-21T11:05:00Z" w16du:dateUtc="2024-08-21T10:05:00Z">
            <w:rPr>
              <w:noProof/>
            </w:rPr>
          </w:rPrChange>
        </w:rPr>
        <w:t>the values to be returned for a cursor query</w:t>
      </w:r>
      <w:r w:rsidRPr="00237F07">
        <w:rPr>
          <w:rPrChange w:id="937" w:author="jonathan pritchard" w:date="2024-08-21T11:05:00Z" w16du:dateUtc="2024-08-21T10:05:00Z">
            <w:rPr>
              <w:noProof/>
            </w:rPr>
          </w:rPrChange>
        </w:rPr>
        <w:t xml:space="preserve">, manufacturers may </w:t>
      </w:r>
      <w:r w:rsidR="009C55EB" w:rsidRPr="00237F07">
        <w:rPr>
          <w:rPrChange w:id="938" w:author="jonathan pritchard" w:date="2024-08-21T11:05:00Z" w16du:dateUtc="2024-08-21T10:05:00Z">
            <w:rPr>
              <w:noProof/>
            </w:rPr>
          </w:rPrChange>
        </w:rPr>
        <w:t xml:space="preserve">determine the values using </w:t>
      </w:r>
      <w:r w:rsidRPr="00237F07">
        <w:rPr>
          <w:rPrChange w:id="939" w:author="jonathan pritchard" w:date="2024-08-21T11:05:00Z" w16du:dateUtc="2024-08-21T10:05:00Z">
            <w:rPr>
              <w:noProof/>
            </w:rPr>
          </w:rPrChange>
        </w:rPr>
        <w:t>any suitable method of their own devising</w:t>
      </w:r>
      <w:r w:rsidR="009C55EB" w:rsidRPr="00237F07">
        <w:rPr>
          <w:rPrChange w:id="940" w:author="jonathan pritchard" w:date="2024-08-21T11:05:00Z" w16du:dateUtc="2024-08-21T10:05:00Z">
            <w:rPr>
              <w:noProof/>
            </w:rPr>
          </w:rPrChange>
        </w:rPr>
        <w:t>, consistent with the requirements of this clause</w:t>
      </w:r>
      <w:r w:rsidRPr="00237F07">
        <w:rPr>
          <w:rPrChange w:id="941" w:author="jonathan pritchard" w:date="2024-08-21T11:05:00Z" w16du:dateUtc="2024-08-21T10:05:00Z">
            <w:rPr>
              <w:noProof/>
            </w:rPr>
          </w:rPrChange>
        </w:rPr>
        <w:t>.</w:t>
      </w:r>
      <w:commentRangeEnd w:id="918"/>
      <w:r w:rsidR="00BB0BEC" w:rsidRPr="00237F07">
        <w:rPr>
          <w:rStyle w:val="CommentReference"/>
          <w:lang w:val="en-GB"/>
          <w:rPrChange w:id="942" w:author="jonathan pritchard" w:date="2024-08-21T11:05:00Z" w16du:dateUtc="2024-08-21T10:05:00Z">
            <w:rPr>
              <w:rStyle w:val="CommentReference"/>
            </w:rPr>
          </w:rPrChange>
        </w:rPr>
        <w:commentReference w:id="918"/>
      </w:r>
      <w:commentRangeEnd w:id="919"/>
      <w:r w:rsidR="00F87269" w:rsidRPr="00237F07">
        <w:rPr>
          <w:rStyle w:val="CommentReference"/>
          <w:lang w:val="en-GB"/>
          <w:rPrChange w:id="943" w:author="jonathan pritchard" w:date="2024-08-21T11:05:00Z" w16du:dateUtc="2024-08-21T10:05:00Z">
            <w:rPr>
              <w:rStyle w:val="CommentReference"/>
            </w:rPr>
          </w:rPrChange>
        </w:rPr>
        <w:commentReference w:id="919"/>
      </w:r>
    </w:p>
    <w:p w14:paraId="063D323D" w14:textId="40663F75" w:rsidR="005C55F6" w:rsidRPr="00237F07" w:rsidDel="006B59AA" w:rsidRDefault="005C55F6" w:rsidP="002035CA">
      <w:pPr>
        <w:spacing w:after="120" w:line="240" w:lineRule="auto"/>
        <w:jc w:val="both"/>
        <w:rPr>
          <w:del w:id="944" w:author="jonathan pritchard" w:date="2024-05-21T09:14:00Z" w16du:dateUtc="2024-05-21T08:14:00Z"/>
          <w:rPrChange w:id="945" w:author="jonathan pritchard" w:date="2024-08-21T11:05:00Z" w16du:dateUtc="2024-08-21T10:05:00Z">
            <w:rPr>
              <w:del w:id="946" w:author="jonathan pritchard" w:date="2024-05-21T09:14:00Z" w16du:dateUtc="2024-05-21T08:14:00Z"/>
              <w:noProof/>
            </w:rPr>
          </w:rPrChange>
        </w:rPr>
      </w:pPr>
      <w:del w:id="947" w:author="jonathan pritchard" w:date="2024-05-21T09:14:00Z" w16du:dateUtc="2024-05-21T08:14:00Z">
        <w:r w:rsidRPr="00237F07" w:rsidDel="006B59AA">
          <w:rPr>
            <w:rPrChange w:id="948" w:author="jonathan pritchard" w:date="2024-08-21T11:05:00Z" w16du:dateUtc="2024-08-21T10:05:00Z">
              <w:rPr>
                <w:noProof/>
              </w:rPr>
            </w:rPrChange>
          </w:rPr>
          <w:delText xml:space="preserve">Data from </w:delText>
        </w:r>
        <w:r w:rsidR="00E902A8" w:rsidRPr="00237F07" w:rsidDel="006B59AA">
          <w:rPr>
            <w:rPrChange w:id="949" w:author="jonathan pritchard" w:date="2024-08-21T11:05:00Z" w16du:dateUtc="2024-08-21T10:05:00Z">
              <w:rPr>
                <w:noProof/>
              </w:rPr>
            </w:rPrChange>
          </w:rPr>
          <w:delText xml:space="preserve">any point </w:delText>
        </w:r>
        <w:r w:rsidRPr="00237F07" w:rsidDel="006B59AA">
          <w:rPr>
            <w:rPrChange w:id="950" w:author="jonathan pritchard" w:date="2024-08-21T11:05:00Z" w16du:dateUtc="2024-08-21T10:05:00Z">
              <w:rPr>
                <w:noProof/>
              </w:rPr>
            </w:rPrChange>
          </w:rPr>
          <w:delText>overrides</w:delText>
        </w:r>
        <w:r w:rsidR="00E902A8" w:rsidRPr="00237F07" w:rsidDel="006B59AA">
          <w:rPr>
            <w:rPrChange w:id="951" w:author="jonathan pritchard" w:date="2024-08-21T11:05:00Z" w16du:dateUtc="2024-08-21T10:05:00Z">
              <w:rPr>
                <w:noProof/>
              </w:rPr>
            </w:rPrChange>
          </w:rPr>
          <w:delText xml:space="preserve"> within a given neighbourhood of the query location must also be returned. The neighbourhood should be as defined in the </w:delText>
        </w:r>
        <w:r w:rsidR="002035CA" w:rsidRPr="00237F07" w:rsidDel="006B59AA">
          <w:rPr>
            <w:rPrChange w:id="952" w:author="jonathan pritchard" w:date="2024-08-21T11:05:00Z" w16du:dateUtc="2024-08-21T10:05:00Z">
              <w:rPr>
                <w:noProof/>
              </w:rPr>
            </w:rPrChange>
          </w:rPr>
          <w:delText>P</w:delText>
        </w:r>
        <w:r w:rsidR="00E902A8" w:rsidRPr="00237F07" w:rsidDel="006B59AA">
          <w:rPr>
            <w:rPrChange w:id="953" w:author="jonathan pritchard" w:date="2024-08-21T11:05:00Z" w16du:dateUtc="2024-08-21T10:05:00Z">
              <w:rPr>
                <w:noProof/>
              </w:rPr>
            </w:rPrChange>
          </w:rPr>
          <w:delText xml:space="preserve">roduct </w:delText>
        </w:r>
        <w:r w:rsidR="002035CA" w:rsidRPr="00237F07" w:rsidDel="006B59AA">
          <w:rPr>
            <w:rPrChange w:id="954" w:author="jonathan pritchard" w:date="2024-08-21T11:05:00Z" w16du:dateUtc="2024-08-21T10:05:00Z">
              <w:rPr>
                <w:noProof/>
              </w:rPr>
            </w:rPrChange>
          </w:rPr>
          <w:delText>Specification</w:delText>
        </w:r>
        <w:r w:rsidR="00E902A8" w:rsidRPr="00237F07" w:rsidDel="006B59AA">
          <w:rPr>
            <w:rPrChange w:id="955" w:author="jonathan pritchard" w:date="2024-08-21T11:05:00Z" w16du:dateUtc="2024-08-21T10:05:00Z">
              <w:rPr>
                <w:noProof/>
              </w:rPr>
            </w:rPrChange>
          </w:rPr>
          <w:delText xml:space="preserve"> or, if the </w:delText>
        </w:r>
        <w:r w:rsidR="002035CA" w:rsidRPr="00237F07" w:rsidDel="006B59AA">
          <w:rPr>
            <w:rPrChange w:id="956" w:author="jonathan pritchard" w:date="2024-08-21T11:05:00Z" w16du:dateUtc="2024-08-21T10:05:00Z">
              <w:rPr>
                <w:noProof/>
              </w:rPr>
            </w:rPrChange>
          </w:rPr>
          <w:delText>P</w:delText>
        </w:r>
        <w:r w:rsidR="00E902A8" w:rsidRPr="00237F07" w:rsidDel="006B59AA">
          <w:rPr>
            <w:rPrChange w:id="957" w:author="jonathan pritchard" w:date="2024-08-21T11:05:00Z" w16du:dateUtc="2024-08-21T10:05:00Z">
              <w:rPr>
                <w:noProof/>
              </w:rPr>
            </w:rPrChange>
          </w:rPr>
          <w:delText xml:space="preserve">roduct </w:delText>
        </w:r>
        <w:r w:rsidR="002035CA" w:rsidRPr="00237F07" w:rsidDel="006B59AA">
          <w:rPr>
            <w:rPrChange w:id="958" w:author="jonathan pritchard" w:date="2024-08-21T11:05:00Z" w16du:dateUtc="2024-08-21T10:05:00Z">
              <w:rPr>
                <w:noProof/>
              </w:rPr>
            </w:rPrChange>
          </w:rPr>
          <w:delText>S</w:delText>
        </w:r>
        <w:r w:rsidR="00E902A8" w:rsidRPr="00237F07" w:rsidDel="006B59AA">
          <w:rPr>
            <w:rPrChange w:id="959" w:author="jonathan pritchard" w:date="2024-08-21T11:05:00Z" w16du:dateUtc="2024-08-21T10:05:00Z">
              <w:rPr>
                <w:noProof/>
              </w:rPr>
            </w:rPrChange>
          </w:rPr>
          <w:delText xml:space="preserve">pecification does not define it, the same method as for discrete coverages. </w:delText>
        </w:r>
      </w:del>
    </w:p>
    <w:p w14:paraId="38D2DA22" w14:textId="44C66420" w:rsidR="00BD0039" w:rsidRPr="00237F07" w:rsidDel="006B59AA" w:rsidRDefault="00BD0039" w:rsidP="002035CA">
      <w:pPr>
        <w:spacing w:after="120" w:line="240" w:lineRule="auto"/>
        <w:jc w:val="both"/>
        <w:rPr>
          <w:del w:id="960" w:author="jonathan pritchard" w:date="2024-05-21T09:14:00Z" w16du:dateUtc="2024-05-21T08:14:00Z"/>
          <w:rPrChange w:id="961" w:author="jonathan pritchard" w:date="2024-08-21T11:05:00Z" w16du:dateUtc="2024-08-21T10:05:00Z">
            <w:rPr>
              <w:del w:id="962" w:author="jonathan pritchard" w:date="2024-05-21T09:14:00Z" w16du:dateUtc="2024-05-21T08:14:00Z"/>
              <w:noProof/>
            </w:rPr>
          </w:rPrChange>
        </w:rPr>
      </w:pPr>
      <w:del w:id="963" w:author="jonathan pritchard" w:date="2024-05-21T09:14:00Z" w16du:dateUtc="2024-05-21T08:14:00Z">
        <w:r w:rsidRPr="00237F07" w:rsidDel="006B59AA">
          <w:rPr>
            <w:rPrChange w:id="964" w:author="jonathan pritchard" w:date="2024-08-21T11:05:00Z" w16du:dateUtc="2024-08-21T10:05:00Z">
              <w:rPr>
                <w:noProof/>
              </w:rPr>
            </w:rPrChange>
          </w:rPr>
          <w:delText>NOTE: Other illumination models may be specified by a given product. Illumination applied when the dusk or night colour palettes are active may advers</w:delText>
        </w:r>
        <w:r w:rsidR="00B325FD" w:rsidRPr="00237F07" w:rsidDel="006B59AA">
          <w:rPr>
            <w:rPrChange w:id="965" w:author="jonathan pritchard" w:date="2024-08-21T11:05:00Z" w16du:dateUtc="2024-08-21T10:05:00Z">
              <w:rPr>
                <w:noProof/>
              </w:rPr>
            </w:rPrChange>
          </w:rPr>
          <w:delText>e</w:delText>
        </w:r>
        <w:r w:rsidRPr="00237F07" w:rsidDel="006B59AA">
          <w:rPr>
            <w:rPrChange w:id="966" w:author="jonathan pritchard" w:date="2024-08-21T11:05:00Z" w16du:dateUtc="2024-08-21T10:05:00Z">
              <w:rPr>
                <w:noProof/>
              </w:rPr>
            </w:rPrChange>
          </w:rPr>
          <w:delText>ly affect the usability of the displayed data.</w:delText>
        </w:r>
      </w:del>
    </w:p>
    <w:p w14:paraId="5A56AD06" w14:textId="77777777" w:rsidR="002035CA" w:rsidRPr="00237F07" w:rsidRDefault="002035CA" w:rsidP="002035CA">
      <w:pPr>
        <w:spacing w:after="120" w:line="240" w:lineRule="auto"/>
        <w:jc w:val="both"/>
        <w:rPr>
          <w:rPrChange w:id="967" w:author="jonathan pritchard" w:date="2024-08-21T11:05:00Z" w16du:dateUtc="2024-08-21T10:05:00Z">
            <w:rPr>
              <w:noProof/>
            </w:rPr>
          </w:rPrChange>
        </w:rPr>
      </w:pPr>
    </w:p>
    <w:p w14:paraId="0ED5E5A3" w14:textId="7635B8E1" w:rsidR="00CF78E5" w:rsidRPr="00237F07" w:rsidRDefault="00F90108" w:rsidP="00A13F5A">
      <w:pPr>
        <w:pStyle w:val="Heading2"/>
        <w:rPr>
          <w:rPrChange w:id="968" w:author="jonathan pritchard" w:date="2024-08-21T11:05:00Z" w16du:dateUtc="2024-08-21T10:05:00Z">
            <w:rPr>
              <w:noProof/>
            </w:rPr>
          </w:rPrChange>
        </w:rPr>
      </w:pPr>
      <w:bookmarkStart w:id="969" w:name="_Toc175134640"/>
      <w:commentRangeStart w:id="970"/>
      <w:commentRangeStart w:id="971"/>
      <w:r w:rsidRPr="00237F07">
        <w:rPr>
          <w:rPrChange w:id="972" w:author="jonathan pritchard" w:date="2024-08-21T11:05:00Z" w16du:dateUtc="2024-08-21T10:05:00Z">
            <w:rPr>
              <w:noProof/>
            </w:rPr>
          </w:rPrChange>
        </w:rPr>
        <w:t>Contours from continuous coverages</w:t>
      </w:r>
      <w:bookmarkEnd w:id="969"/>
    </w:p>
    <w:p w14:paraId="37BBF0ED" w14:textId="63F3CCB5" w:rsidR="00F90108" w:rsidRPr="00237F07" w:rsidRDefault="00F90108" w:rsidP="002035CA">
      <w:pPr>
        <w:spacing w:after="120" w:line="240" w:lineRule="auto"/>
        <w:jc w:val="both"/>
        <w:rPr>
          <w:rPrChange w:id="973" w:author="jonathan pritchard" w:date="2024-08-21T11:05:00Z" w16du:dateUtc="2024-08-21T10:05:00Z">
            <w:rPr>
              <w:noProof/>
            </w:rPr>
          </w:rPrChange>
        </w:rPr>
      </w:pPr>
      <w:r w:rsidRPr="00237F07">
        <w:rPr>
          <w:rPrChange w:id="974" w:author="jonathan pritchard" w:date="2024-08-21T11:05:00Z" w16du:dateUtc="2024-08-21T10:05:00Z">
            <w:rPr>
              <w:noProof/>
            </w:rPr>
          </w:rPrChange>
        </w:rPr>
        <w:t>The addition of S-102 dataset</w:t>
      </w:r>
      <w:r w:rsidR="00DB0BA3" w:rsidRPr="00237F07">
        <w:rPr>
          <w:rPrChange w:id="975" w:author="jonathan pritchard" w:date="2024-08-21T11:05:00Z" w16du:dateUtc="2024-08-21T10:05:00Z">
            <w:rPr>
              <w:noProof/>
            </w:rPr>
          </w:rPrChange>
        </w:rPr>
        <w:t>s</w:t>
      </w:r>
      <w:r w:rsidRPr="00237F07">
        <w:rPr>
          <w:rPrChange w:id="976" w:author="jonathan pritchard" w:date="2024-08-21T11:05:00Z" w16du:dateUtc="2024-08-21T10:05:00Z">
            <w:rPr>
              <w:noProof/>
            </w:rPr>
          </w:rPrChange>
        </w:rPr>
        <w:t xml:space="preserve"> enhances the </w:t>
      </w:r>
      <w:r w:rsidR="001A67BD" w:rsidRPr="00237F07">
        <w:rPr>
          <w:rPrChange w:id="977" w:author="jonathan pritchard" w:date="2024-08-21T11:05:00Z" w16du:dateUtc="2024-08-21T10:05:00Z">
            <w:rPr>
              <w:noProof/>
            </w:rPr>
          </w:rPrChange>
        </w:rPr>
        <w:t>M</w:t>
      </w:r>
      <w:r w:rsidRPr="00237F07">
        <w:rPr>
          <w:rPrChange w:id="978" w:author="jonathan pritchard" w:date="2024-08-21T11:05:00Z" w16du:dateUtc="2024-08-21T10:05:00Z">
            <w:rPr>
              <w:noProof/>
            </w:rPr>
          </w:rPrChange>
        </w:rPr>
        <w:t>ariner’s ability to render and display, using colours, higher resolution depth zoning directly from the grid</w:t>
      </w:r>
      <w:r w:rsidR="00DB0BA3" w:rsidRPr="00237F07">
        <w:rPr>
          <w:rPrChange w:id="979" w:author="jonathan pritchard" w:date="2024-08-21T11:05:00Z" w16du:dateUtc="2024-08-21T10:05:00Z">
            <w:rPr>
              <w:noProof/>
            </w:rPr>
          </w:rPrChange>
        </w:rPr>
        <w:t>ded data in S-102</w:t>
      </w:r>
      <w:r w:rsidRPr="00237F07">
        <w:rPr>
          <w:rPrChange w:id="980" w:author="jonathan pritchard" w:date="2024-08-21T11:05:00Z" w16du:dateUtc="2024-08-21T10:05:00Z">
            <w:rPr>
              <w:noProof/>
            </w:rPr>
          </w:rPrChange>
        </w:rPr>
        <w:t>.</w:t>
      </w:r>
    </w:p>
    <w:p w14:paraId="023DF905" w14:textId="14D6EC2F" w:rsidR="006F6B01" w:rsidRPr="00237F07" w:rsidRDefault="00F90108" w:rsidP="002035CA">
      <w:pPr>
        <w:spacing w:after="120" w:line="240" w:lineRule="auto"/>
        <w:jc w:val="both"/>
        <w:rPr>
          <w:rPrChange w:id="981" w:author="jonathan pritchard" w:date="2024-08-21T11:05:00Z" w16du:dateUtc="2024-08-21T10:05:00Z">
            <w:rPr>
              <w:noProof/>
            </w:rPr>
          </w:rPrChange>
        </w:rPr>
      </w:pPr>
      <w:commentRangeStart w:id="982"/>
      <w:r w:rsidRPr="00237F07">
        <w:rPr>
          <w:rPrChange w:id="983" w:author="jonathan pritchard" w:date="2024-08-21T11:05:00Z" w16du:dateUtc="2024-08-21T10:05:00Z">
            <w:rPr>
              <w:noProof/>
            </w:rPr>
          </w:rPrChange>
        </w:rPr>
        <w:t xml:space="preserve">At time of ingest a display system </w:t>
      </w:r>
      <w:r w:rsidR="00DB0BA3" w:rsidRPr="00237F07">
        <w:rPr>
          <w:rPrChange w:id="984" w:author="jonathan pritchard" w:date="2024-08-21T11:05:00Z" w16du:dateUtc="2024-08-21T10:05:00Z">
            <w:rPr>
              <w:noProof/>
            </w:rPr>
          </w:rPrChange>
        </w:rPr>
        <w:t>should</w:t>
      </w:r>
      <w:r w:rsidRPr="00237F07">
        <w:rPr>
          <w:rPrChange w:id="985" w:author="jonathan pritchard" w:date="2024-08-21T11:05:00Z" w16du:dateUtc="2024-08-21T10:05:00Z">
            <w:rPr>
              <w:noProof/>
            </w:rPr>
          </w:rPrChange>
        </w:rPr>
        <w:t xml:space="preserve"> delineate navigational depth zones by comparing the depth layer of the S-102 dataset to the </w:t>
      </w:r>
      <w:r w:rsidR="001A67BD" w:rsidRPr="00237F07">
        <w:rPr>
          <w:rPrChange w:id="986" w:author="jonathan pritchard" w:date="2024-08-21T11:05:00Z" w16du:dateUtc="2024-08-21T10:05:00Z">
            <w:rPr>
              <w:noProof/>
            </w:rPr>
          </w:rPrChange>
        </w:rPr>
        <w:t>M</w:t>
      </w:r>
      <w:r w:rsidRPr="00237F07">
        <w:rPr>
          <w:rPrChange w:id="987" w:author="jonathan pritchard" w:date="2024-08-21T11:05:00Z" w16du:dateUtc="2024-08-21T10:05:00Z">
            <w:rPr>
              <w:noProof/>
            </w:rPr>
          </w:rPrChange>
        </w:rPr>
        <w:t>ariner defined vessel draft or default safety contour.</w:t>
      </w:r>
      <w:r w:rsidR="00DB0BA3" w:rsidRPr="00237F07">
        <w:rPr>
          <w:rPrChange w:id="988" w:author="jonathan pritchard" w:date="2024-08-21T11:05:00Z" w16du:dateUtc="2024-08-21T10:05:00Z">
            <w:rPr>
              <w:noProof/>
            </w:rPr>
          </w:rPrChange>
        </w:rPr>
        <w:t xml:space="preserve"> </w:t>
      </w:r>
      <w:commentRangeEnd w:id="970"/>
      <w:r w:rsidR="00BB0BEC" w:rsidRPr="00237F07">
        <w:rPr>
          <w:rStyle w:val="CommentReference"/>
          <w:lang w:val="en-GB"/>
          <w:rPrChange w:id="989" w:author="jonathan pritchard" w:date="2024-08-21T11:05:00Z" w16du:dateUtc="2024-08-21T10:05:00Z">
            <w:rPr>
              <w:rStyle w:val="CommentReference"/>
            </w:rPr>
          </w:rPrChange>
        </w:rPr>
        <w:commentReference w:id="970"/>
      </w:r>
      <w:commentRangeEnd w:id="971"/>
      <w:commentRangeEnd w:id="982"/>
      <w:r w:rsidR="00C833F9" w:rsidRPr="00237F07">
        <w:rPr>
          <w:rStyle w:val="CommentReference"/>
          <w:lang w:val="en-GB"/>
          <w:rPrChange w:id="990" w:author="jonathan pritchard" w:date="2024-08-21T11:05:00Z" w16du:dateUtc="2024-08-21T10:05:00Z">
            <w:rPr>
              <w:rStyle w:val="CommentReference"/>
            </w:rPr>
          </w:rPrChange>
        </w:rPr>
        <w:commentReference w:id="971"/>
      </w:r>
      <w:r w:rsidR="0007289C" w:rsidRPr="00237F07">
        <w:rPr>
          <w:rStyle w:val="CommentReference"/>
          <w:lang w:val="en-GB"/>
          <w:rPrChange w:id="991" w:author="jonathan pritchard" w:date="2024-08-21T11:05:00Z" w16du:dateUtc="2024-08-21T10:05:00Z">
            <w:rPr>
              <w:rStyle w:val="CommentReference"/>
            </w:rPr>
          </w:rPrChange>
        </w:rPr>
        <w:commentReference w:id="982"/>
      </w:r>
    </w:p>
    <w:p w14:paraId="142F91A2" w14:textId="77777777" w:rsidR="001A67BD" w:rsidRPr="00237F07" w:rsidRDefault="001A67BD" w:rsidP="002035CA">
      <w:pPr>
        <w:spacing w:after="120" w:line="240" w:lineRule="auto"/>
        <w:jc w:val="both"/>
        <w:rPr>
          <w:rPrChange w:id="992" w:author="jonathan pritchard" w:date="2024-08-21T11:05:00Z" w16du:dateUtc="2024-08-21T10:05:00Z">
            <w:rPr>
              <w:noProof/>
            </w:rPr>
          </w:rPrChange>
        </w:rPr>
      </w:pPr>
    </w:p>
    <w:p w14:paraId="18D87980" w14:textId="3459B499" w:rsidR="003D04F1" w:rsidRPr="00237F07" w:rsidRDefault="000D6E41" w:rsidP="00A13F5A">
      <w:pPr>
        <w:pStyle w:val="Heading2"/>
        <w:rPr>
          <w:rPrChange w:id="993" w:author="jonathan pritchard" w:date="2024-08-21T11:05:00Z" w16du:dateUtc="2024-08-21T10:05:00Z">
            <w:rPr>
              <w:noProof/>
            </w:rPr>
          </w:rPrChange>
        </w:rPr>
      </w:pPr>
      <w:bookmarkStart w:id="994" w:name="_Toc175134641"/>
      <w:commentRangeStart w:id="995"/>
      <w:r w:rsidRPr="00237F07">
        <w:rPr>
          <w:rPrChange w:id="996" w:author="jonathan pritchard" w:date="2024-08-21T11:05:00Z" w16du:dateUtc="2024-08-21T10:05:00Z">
            <w:rPr>
              <w:noProof/>
            </w:rPr>
          </w:rPrChange>
        </w:rPr>
        <w:t>Transparency</w:t>
      </w:r>
      <w:commentRangeEnd w:id="995"/>
      <w:r w:rsidR="00C833F9" w:rsidRPr="00237F07">
        <w:rPr>
          <w:rStyle w:val="CommentReference"/>
          <w:rFonts w:eastAsia="MS Mincho"/>
          <w:b w:val="0"/>
          <w:bCs w:val="0"/>
          <w:lang w:val="en-GB"/>
          <w:rPrChange w:id="997" w:author="jonathan pritchard" w:date="2024-08-21T11:05:00Z" w16du:dateUtc="2024-08-21T10:05:00Z">
            <w:rPr>
              <w:rStyle w:val="CommentReference"/>
              <w:rFonts w:eastAsia="MS Mincho"/>
              <w:b w:val="0"/>
              <w:bCs w:val="0"/>
            </w:rPr>
          </w:rPrChange>
        </w:rPr>
        <w:commentReference w:id="995"/>
      </w:r>
      <w:bookmarkEnd w:id="994"/>
    </w:p>
    <w:p w14:paraId="31E74CFD" w14:textId="0B9A8724" w:rsidR="0082087D" w:rsidRPr="00237F07" w:rsidRDefault="003F1FEF" w:rsidP="001A67BD">
      <w:pPr>
        <w:spacing w:after="120" w:line="240" w:lineRule="auto"/>
        <w:jc w:val="both"/>
        <w:rPr>
          <w:rPrChange w:id="998" w:author="jonathan pritchard" w:date="2024-08-21T11:05:00Z" w16du:dateUtc="2024-08-21T10:05:00Z">
            <w:rPr>
              <w:noProof/>
            </w:rPr>
          </w:rPrChange>
        </w:rPr>
      </w:pPr>
      <w:r w:rsidRPr="00237F07">
        <w:rPr>
          <w:rPrChange w:id="999" w:author="jonathan pritchard" w:date="2024-08-21T11:05:00Z" w16du:dateUtc="2024-08-21T10:05:00Z">
            <w:rPr>
              <w:noProof/>
            </w:rPr>
          </w:rPrChange>
        </w:rPr>
        <w:t>The symbol transparency must be adjusted according to the background chart/image used</w:t>
      </w:r>
      <w:r w:rsidR="00DB0BA3" w:rsidRPr="00237F07">
        <w:rPr>
          <w:rPrChange w:id="1000" w:author="jonathan pritchard" w:date="2024-08-21T11:05:00Z" w16du:dateUtc="2024-08-21T10:05:00Z">
            <w:rPr>
              <w:noProof/>
            </w:rPr>
          </w:rPrChange>
        </w:rPr>
        <w:t>.</w:t>
      </w:r>
    </w:p>
    <w:p w14:paraId="3274D43D" w14:textId="68674D74" w:rsidR="000D6E41" w:rsidRPr="00237F07" w:rsidRDefault="000D6E41" w:rsidP="00A13F5A">
      <w:pPr>
        <w:pStyle w:val="Heading2"/>
        <w:rPr>
          <w:rPrChange w:id="1001" w:author="jonathan pritchard" w:date="2024-08-21T11:05:00Z" w16du:dateUtc="2024-08-21T10:05:00Z">
            <w:rPr>
              <w:noProof/>
            </w:rPr>
          </w:rPrChange>
        </w:rPr>
      </w:pPr>
      <w:bookmarkStart w:id="1002" w:name="_Toc98339923"/>
      <w:bookmarkStart w:id="1003" w:name="_Toc98340299"/>
      <w:bookmarkStart w:id="1004" w:name="_Toc99104668"/>
      <w:bookmarkStart w:id="1005" w:name="_Toc99105110"/>
      <w:bookmarkStart w:id="1006" w:name="_Toc175134642"/>
      <w:bookmarkEnd w:id="1002"/>
      <w:bookmarkEnd w:id="1003"/>
      <w:bookmarkEnd w:id="1004"/>
      <w:bookmarkEnd w:id="1005"/>
      <w:commentRangeStart w:id="1007"/>
      <w:commentRangeStart w:id="1008"/>
      <w:commentRangeStart w:id="1009"/>
      <w:r w:rsidRPr="00237F07">
        <w:rPr>
          <w:rPrChange w:id="1010" w:author="jonathan pritchard" w:date="2024-08-21T11:05:00Z" w16du:dateUtc="2024-08-21T10:05:00Z">
            <w:rPr>
              <w:noProof/>
            </w:rPr>
          </w:rPrChange>
        </w:rPr>
        <w:t>Thinning</w:t>
      </w:r>
      <w:commentRangeEnd w:id="1007"/>
      <w:r w:rsidR="00501A8C" w:rsidRPr="00237F07">
        <w:rPr>
          <w:rStyle w:val="CommentReference"/>
          <w:rFonts w:eastAsia="MS Mincho"/>
          <w:b w:val="0"/>
          <w:bCs w:val="0"/>
          <w:lang w:val="en-GB"/>
          <w:rPrChange w:id="1011" w:author="jonathan pritchard" w:date="2024-08-21T11:05:00Z" w16du:dateUtc="2024-08-21T10:05:00Z">
            <w:rPr>
              <w:rStyle w:val="CommentReference"/>
              <w:rFonts w:eastAsia="MS Mincho"/>
              <w:b w:val="0"/>
              <w:bCs w:val="0"/>
            </w:rPr>
          </w:rPrChange>
        </w:rPr>
        <w:commentReference w:id="1007"/>
      </w:r>
      <w:commentRangeEnd w:id="1008"/>
      <w:r w:rsidR="0007289C" w:rsidRPr="00237F07">
        <w:rPr>
          <w:rStyle w:val="CommentReference"/>
          <w:rFonts w:eastAsia="MS Mincho"/>
          <w:b w:val="0"/>
          <w:bCs w:val="0"/>
          <w:lang w:val="en-GB"/>
          <w:rPrChange w:id="1012" w:author="jonathan pritchard" w:date="2024-08-21T11:05:00Z" w16du:dateUtc="2024-08-21T10:05:00Z">
            <w:rPr>
              <w:rStyle w:val="CommentReference"/>
              <w:rFonts w:eastAsia="MS Mincho"/>
              <w:b w:val="0"/>
              <w:bCs w:val="0"/>
            </w:rPr>
          </w:rPrChange>
        </w:rPr>
        <w:commentReference w:id="1008"/>
      </w:r>
      <w:commentRangeEnd w:id="1009"/>
      <w:r w:rsidR="00F87269" w:rsidRPr="00237F07">
        <w:rPr>
          <w:rStyle w:val="CommentReference"/>
          <w:rFonts w:eastAsia="MS Mincho"/>
          <w:b w:val="0"/>
          <w:bCs w:val="0"/>
          <w:lang w:val="en-GB"/>
          <w:rPrChange w:id="1013" w:author="jonathan pritchard" w:date="2024-08-21T11:05:00Z" w16du:dateUtc="2024-08-21T10:05:00Z">
            <w:rPr>
              <w:rStyle w:val="CommentReference"/>
              <w:rFonts w:eastAsia="MS Mincho"/>
              <w:b w:val="0"/>
              <w:bCs w:val="0"/>
            </w:rPr>
          </w:rPrChange>
        </w:rPr>
        <w:commentReference w:id="1009"/>
      </w:r>
      <w:bookmarkEnd w:id="1006"/>
    </w:p>
    <w:p w14:paraId="1CB67D41" w14:textId="13A6C906" w:rsidR="003F1FEF" w:rsidRPr="00237F07" w:rsidRDefault="00CA4EEF" w:rsidP="001A67BD">
      <w:pPr>
        <w:spacing w:after="120" w:line="240" w:lineRule="auto"/>
        <w:jc w:val="both"/>
        <w:rPr>
          <w:rPrChange w:id="1014" w:author="jonathan pritchard" w:date="2024-08-21T11:05:00Z" w16du:dateUtc="2024-08-21T10:05:00Z">
            <w:rPr>
              <w:noProof/>
            </w:rPr>
          </w:rPrChange>
        </w:rPr>
      </w:pPr>
      <w:r w:rsidRPr="00237F07">
        <w:rPr>
          <w:rPrChange w:id="1015" w:author="jonathan pritchard" w:date="2024-08-21T11:05:00Z" w16du:dateUtc="2024-08-21T10:05:00Z">
            <w:rPr>
              <w:noProof/>
            </w:rPr>
          </w:rPrChange>
        </w:rPr>
        <w:t xml:space="preserve">When gridded data is portrayed using discrete symbols at each data point, the effects of scaling the display must be considered. </w:t>
      </w:r>
      <w:r w:rsidR="003F1FEF" w:rsidRPr="00237F07">
        <w:rPr>
          <w:rPrChange w:id="1016" w:author="jonathan pritchard" w:date="2024-08-21T11:05:00Z" w16du:dateUtc="2024-08-21T10:05:00Z">
            <w:rPr>
              <w:noProof/>
            </w:rPr>
          </w:rPrChange>
        </w:rPr>
        <w:t>A high-resolution display (that is, zooming in) of regularly gridded data display produces a lower density of data</w:t>
      </w:r>
      <w:r w:rsidR="00B80625" w:rsidRPr="00237F07">
        <w:rPr>
          <w:rPrChange w:id="1017" w:author="jonathan pritchard" w:date="2024-08-21T11:05:00Z" w16du:dateUtc="2024-08-21T10:05:00Z">
            <w:rPr>
              <w:noProof/>
            </w:rPr>
          </w:rPrChange>
        </w:rPr>
        <w:t xml:space="preserve"> in the visual field</w:t>
      </w:r>
      <w:r w:rsidR="003F1FEF" w:rsidRPr="00237F07">
        <w:rPr>
          <w:rPrChange w:id="1018" w:author="jonathan pritchard" w:date="2024-08-21T11:05:00Z" w16du:dateUtc="2024-08-21T10:05:00Z">
            <w:rPr>
              <w:noProof/>
            </w:rPr>
          </w:rPrChange>
        </w:rPr>
        <w:t xml:space="preserve">. </w:t>
      </w:r>
      <w:commentRangeStart w:id="1019"/>
      <w:r w:rsidR="00B80625" w:rsidRPr="00237F07">
        <w:rPr>
          <w:rPrChange w:id="1020" w:author="jonathan pritchard" w:date="2024-08-21T11:05:00Z" w16du:dateUtc="2024-08-21T10:05:00Z">
            <w:rPr>
              <w:noProof/>
            </w:rPr>
          </w:rPrChange>
        </w:rPr>
        <w:t xml:space="preserve">Recommendations in the </w:t>
      </w:r>
      <w:r w:rsidR="001A67BD" w:rsidRPr="00237F07">
        <w:rPr>
          <w:rPrChange w:id="1021" w:author="jonathan pritchard" w:date="2024-08-21T11:05:00Z" w16du:dateUtc="2024-08-21T10:05:00Z">
            <w:rPr>
              <w:noProof/>
            </w:rPr>
          </w:rPrChange>
        </w:rPr>
        <w:t>P</w:t>
      </w:r>
      <w:r w:rsidR="00B80625" w:rsidRPr="00237F07">
        <w:rPr>
          <w:rPrChange w:id="1022" w:author="jonathan pritchard" w:date="2024-08-21T11:05:00Z" w16du:dateUtc="2024-08-21T10:05:00Z">
            <w:rPr>
              <w:noProof/>
            </w:rPr>
          </w:rPrChange>
        </w:rPr>
        <w:t xml:space="preserve">roduct </w:t>
      </w:r>
      <w:r w:rsidR="001A67BD" w:rsidRPr="00237F07">
        <w:rPr>
          <w:rPrChange w:id="1023" w:author="jonathan pritchard" w:date="2024-08-21T11:05:00Z" w16du:dateUtc="2024-08-21T10:05:00Z">
            <w:rPr>
              <w:noProof/>
            </w:rPr>
          </w:rPrChange>
        </w:rPr>
        <w:t>S</w:t>
      </w:r>
      <w:r w:rsidR="00B80625" w:rsidRPr="00237F07">
        <w:rPr>
          <w:rPrChange w:id="1024" w:author="jonathan pritchard" w:date="2024-08-21T11:05:00Z" w16du:dateUtc="2024-08-21T10:05:00Z">
            <w:rPr>
              <w:noProof/>
            </w:rPr>
          </w:rPrChange>
        </w:rPr>
        <w:t>pecification as to whether</w:t>
      </w:r>
      <w:r w:rsidR="003F1FEF" w:rsidRPr="00237F07">
        <w:rPr>
          <w:rPrChange w:id="1025" w:author="jonathan pritchard" w:date="2024-08-21T11:05:00Z" w16du:dateUtc="2024-08-21T10:05:00Z">
            <w:rPr>
              <w:noProof/>
            </w:rPr>
          </w:rPrChange>
        </w:rPr>
        <w:t xml:space="preserve"> spatial interpolation </w:t>
      </w:r>
      <w:r w:rsidR="00B80625" w:rsidRPr="00237F07">
        <w:rPr>
          <w:rPrChange w:id="1026" w:author="jonathan pritchard" w:date="2024-08-21T11:05:00Z" w16du:dateUtc="2024-08-21T10:05:00Z">
            <w:rPr>
              <w:noProof/>
            </w:rPr>
          </w:rPrChange>
        </w:rPr>
        <w:t xml:space="preserve">may </w:t>
      </w:r>
      <w:r w:rsidR="003F1FEF" w:rsidRPr="00237F07">
        <w:rPr>
          <w:rPrChange w:id="1027" w:author="jonathan pritchard" w:date="2024-08-21T11:05:00Z" w16du:dateUtc="2024-08-21T10:05:00Z">
            <w:rPr>
              <w:noProof/>
            </w:rPr>
          </w:rPrChange>
        </w:rPr>
        <w:t xml:space="preserve">be used to estimate </w:t>
      </w:r>
      <w:r w:rsidR="00B80625" w:rsidRPr="00237F07">
        <w:rPr>
          <w:rPrChange w:id="1028" w:author="jonathan pritchard" w:date="2024-08-21T11:05:00Z" w16du:dateUtc="2024-08-21T10:05:00Z">
            <w:rPr>
              <w:noProof/>
            </w:rPr>
          </w:rPrChange>
        </w:rPr>
        <w:t>data</w:t>
      </w:r>
      <w:r w:rsidR="003F1FEF" w:rsidRPr="00237F07">
        <w:rPr>
          <w:rPrChange w:id="1029" w:author="jonathan pritchard" w:date="2024-08-21T11:05:00Z" w16du:dateUtc="2024-08-21T10:05:00Z">
            <w:rPr>
              <w:noProof/>
            </w:rPr>
          </w:rPrChange>
        </w:rPr>
        <w:t xml:space="preserve"> values at locations between grid points or point coverage locations</w:t>
      </w:r>
      <w:r w:rsidR="00B80625" w:rsidRPr="00237F07">
        <w:rPr>
          <w:rPrChange w:id="1030" w:author="jonathan pritchard" w:date="2024-08-21T11:05:00Z" w16du:dateUtc="2024-08-21T10:05:00Z">
            <w:rPr>
              <w:noProof/>
            </w:rPr>
          </w:rPrChange>
        </w:rPr>
        <w:t xml:space="preserve"> must be followed.</w:t>
      </w:r>
      <w:commentRangeEnd w:id="1019"/>
      <w:r w:rsidR="00F87269" w:rsidRPr="00237F07">
        <w:rPr>
          <w:rStyle w:val="CommentReference"/>
          <w:lang w:val="en-GB"/>
          <w:rPrChange w:id="1031" w:author="jonathan pritchard" w:date="2024-08-21T11:05:00Z" w16du:dateUtc="2024-08-21T10:05:00Z">
            <w:rPr>
              <w:rStyle w:val="CommentReference"/>
            </w:rPr>
          </w:rPrChange>
        </w:rPr>
        <w:commentReference w:id="1019"/>
      </w:r>
    </w:p>
    <w:p w14:paraId="62FF7CB5" w14:textId="77777777" w:rsidR="00AB26E9" w:rsidRPr="00237F07" w:rsidRDefault="003F1FEF" w:rsidP="001A67BD">
      <w:pPr>
        <w:spacing w:after="120" w:line="240" w:lineRule="auto"/>
        <w:jc w:val="both"/>
        <w:rPr>
          <w:rPrChange w:id="1032" w:author="jonathan pritchard" w:date="2024-08-21T11:05:00Z" w16du:dateUtc="2024-08-21T10:05:00Z">
            <w:rPr>
              <w:noProof/>
            </w:rPr>
          </w:rPrChange>
        </w:rPr>
      </w:pPr>
      <w:r w:rsidRPr="00237F07">
        <w:rPr>
          <w:rPrChange w:id="1033" w:author="jonathan pritchard" w:date="2024-08-21T11:05:00Z" w16du:dateUtc="2024-08-21T10:05:00Z">
            <w:rPr>
              <w:noProof/>
            </w:rPr>
          </w:rPrChange>
        </w:rPr>
        <w:t>Displaying at a low resolution (that is, zooming out) increases the density of symbols</w:t>
      </w:r>
      <w:r w:rsidR="00B80625" w:rsidRPr="00237F07">
        <w:rPr>
          <w:rPrChange w:id="1034" w:author="jonathan pritchard" w:date="2024-08-21T11:05:00Z" w16du:dateUtc="2024-08-21T10:05:00Z">
            <w:rPr>
              <w:noProof/>
            </w:rPr>
          </w:rPrChange>
        </w:rPr>
        <w:t xml:space="preserve"> in the visual field</w:t>
      </w:r>
      <w:r w:rsidRPr="00237F07">
        <w:rPr>
          <w:rPrChange w:id="1035" w:author="jonathan pritchard" w:date="2024-08-21T11:05:00Z" w16du:dateUtc="2024-08-21T10:05:00Z">
            <w:rPr>
              <w:noProof/>
            </w:rPr>
          </w:rPrChange>
        </w:rPr>
        <w:t xml:space="preserve">. However, by applying a thinning algorithm, the number of </w:t>
      </w:r>
      <w:r w:rsidR="00B80625" w:rsidRPr="00237F07">
        <w:rPr>
          <w:rPrChange w:id="1036" w:author="jonathan pritchard" w:date="2024-08-21T11:05:00Z" w16du:dateUtc="2024-08-21T10:05:00Z">
            <w:rPr>
              <w:noProof/>
            </w:rPr>
          </w:rPrChange>
        </w:rPr>
        <w:t>symbols</w:t>
      </w:r>
      <w:r w:rsidRPr="00237F07">
        <w:rPr>
          <w:rPrChange w:id="1037" w:author="jonathan pritchard" w:date="2024-08-21T11:05:00Z" w16du:dateUtc="2024-08-21T10:05:00Z">
            <w:rPr>
              <w:noProof/>
            </w:rPr>
          </w:rPrChange>
        </w:rPr>
        <w:t xml:space="preserve"> may be reduced.</w:t>
      </w:r>
    </w:p>
    <w:p w14:paraId="23014F42" w14:textId="4EBAB872" w:rsidR="003F1FEF" w:rsidRPr="00237F07" w:rsidRDefault="00AB26E9" w:rsidP="001A67BD">
      <w:pPr>
        <w:spacing w:after="120" w:line="240" w:lineRule="auto"/>
        <w:jc w:val="both"/>
        <w:rPr>
          <w:rPrChange w:id="1038" w:author="jonathan pritchard" w:date="2024-08-21T11:05:00Z" w16du:dateUtc="2024-08-21T10:05:00Z">
            <w:rPr>
              <w:noProof/>
            </w:rPr>
          </w:rPrChange>
        </w:rPr>
      </w:pPr>
      <w:r w:rsidRPr="00237F07">
        <w:rPr>
          <w:highlight w:val="yellow"/>
          <w:rPrChange w:id="1039" w:author="jonathan pritchard" w:date="2024-08-21T11:05:00Z" w16du:dateUtc="2024-08-21T10:05:00Z">
            <w:rPr>
              <w:noProof/>
            </w:rPr>
          </w:rPrChange>
        </w:rPr>
        <w:t xml:space="preserve">This </w:t>
      </w:r>
      <w:r w:rsidR="001A67BD" w:rsidRPr="00237F07">
        <w:rPr>
          <w:highlight w:val="yellow"/>
          <w:rPrChange w:id="1040" w:author="jonathan pritchard" w:date="2024-08-21T11:05:00Z" w16du:dateUtc="2024-08-21T10:05:00Z">
            <w:rPr>
              <w:noProof/>
            </w:rPr>
          </w:rPrChange>
        </w:rPr>
        <w:t>S</w:t>
      </w:r>
      <w:r w:rsidRPr="00237F07">
        <w:rPr>
          <w:highlight w:val="yellow"/>
          <w:rPrChange w:id="1041" w:author="jonathan pritchard" w:date="2024-08-21T11:05:00Z" w16du:dateUtc="2024-08-21T10:05:00Z">
            <w:rPr>
              <w:noProof/>
            </w:rPr>
          </w:rPrChange>
        </w:rPr>
        <w:t>pecification requires only that a thinning algorithm be applied to reduce symbol density when the display is scaled.</w:t>
      </w:r>
      <w:r w:rsidRPr="00237F07">
        <w:rPr>
          <w:rPrChange w:id="1042" w:author="jonathan pritchard" w:date="2024-08-21T11:05:00Z" w16du:dateUtc="2024-08-21T10:05:00Z">
            <w:rPr>
              <w:noProof/>
            </w:rPr>
          </w:rPrChange>
        </w:rPr>
        <w:t xml:space="preserve"> Manufacturers may use the algorithms described below or other algorithms of their own devising.</w:t>
      </w:r>
    </w:p>
    <w:p w14:paraId="4F6E1BA9" w14:textId="22D11E15" w:rsidR="0004244F" w:rsidRPr="00237F07" w:rsidRDefault="0004244F" w:rsidP="00DE56FE">
      <w:pPr>
        <w:pStyle w:val="Heading3"/>
        <w:rPr>
          <w:rPrChange w:id="1043" w:author="jonathan pritchard" w:date="2024-08-21T11:05:00Z" w16du:dateUtc="2024-08-21T10:05:00Z">
            <w:rPr>
              <w:noProof/>
            </w:rPr>
          </w:rPrChange>
        </w:rPr>
      </w:pPr>
      <w:bookmarkStart w:id="1044" w:name="_Toc175134643"/>
      <w:commentRangeStart w:id="1045"/>
      <w:r w:rsidRPr="00237F07">
        <w:rPr>
          <w:rPrChange w:id="1046" w:author="jonathan pritchard" w:date="2024-08-21T11:05:00Z" w16du:dateUtc="2024-08-21T10:05:00Z">
            <w:rPr>
              <w:noProof/>
            </w:rPr>
          </w:rPrChange>
        </w:rPr>
        <w:lastRenderedPageBreak/>
        <w:t>Thinning algorithms</w:t>
      </w:r>
      <w:r w:rsidR="00AB26E9" w:rsidRPr="00237F07">
        <w:rPr>
          <w:rPrChange w:id="1047" w:author="jonathan pritchard" w:date="2024-08-21T11:05:00Z" w16du:dateUtc="2024-08-21T10:05:00Z">
            <w:rPr>
              <w:noProof/>
            </w:rPr>
          </w:rPrChange>
        </w:rPr>
        <w:t xml:space="preserve"> (informative)</w:t>
      </w:r>
      <w:commentRangeEnd w:id="1045"/>
      <w:r w:rsidR="00BB0BEC" w:rsidRPr="00237F07">
        <w:rPr>
          <w:rStyle w:val="CommentReference"/>
          <w:b w:val="0"/>
          <w:bCs w:val="0"/>
          <w:lang w:val="en-GB"/>
          <w:rPrChange w:id="1048" w:author="jonathan pritchard" w:date="2024-08-21T11:05:00Z" w16du:dateUtc="2024-08-21T10:05:00Z">
            <w:rPr>
              <w:rStyle w:val="CommentReference"/>
              <w:b w:val="0"/>
              <w:bCs w:val="0"/>
            </w:rPr>
          </w:rPrChange>
        </w:rPr>
        <w:commentReference w:id="1045"/>
      </w:r>
      <w:bookmarkEnd w:id="1044"/>
    </w:p>
    <w:p w14:paraId="14892966" w14:textId="77777777" w:rsidR="0004244F" w:rsidRPr="00237F07" w:rsidRDefault="0004244F" w:rsidP="00024B10">
      <w:pPr>
        <w:pStyle w:val="Heading4"/>
        <w:rPr>
          <w:rPrChange w:id="1049" w:author="jonathan pritchard" w:date="2024-08-21T11:05:00Z" w16du:dateUtc="2024-08-21T10:05:00Z">
            <w:rPr>
              <w:noProof/>
            </w:rPr>
          </w:rPrChange>
        </w:rPr>
      </w:pPr>
      <w:r w:rsidRPr="00237F07">
        <w:rPr>
          <w:rPrChange w:id="1050" w:author="jonathan pritchard" w:date="2024-08-21T11:05:00Z" w16du:dateUtc="2024-08-21T10:05:00Z">
            <w:rPr>
              <w:noProof/>
            </w:rPr>
          </w:rPrChange>
        </w:rPr>
        <w:t>Regularly gridded data</w:t>
      </w:r>
    </w:p>
    <w:p w14:paraId="189FF39E" w14:textId="68FB830A" w:rsidR="0003088C" w:rsidRPr="00237F07" w:rsidRDefault="00F47D18" w:rsidP="001A67BD">
      <w:pPr>
        <w:spacing w:after="120" w:line="240" w:lineRule="auto"/>
        <w:jc w:val="both"/>
        <w:rPr>
          <w:rPrChange w:id="1051" w:author="jonathan pritchard" w:date="2024-08-21T11:05:00Z" w16du:dateUtc="2024-08-21T10:05:00Z">
            <w:rPr>
              <w:noProof/>
            </w:rPr>
          </w:rPrChange>
        </w:rPr>
      </w:pPr>
      <w:r w:rsidRPr="00237F07">
        <w:rPr>
          <w:rPrChange w:id="1052" w:author="jonathan pritchard" w:date="2024-08-21T11:05:00Z" w16du:dateUtc="2024-08-21T10:05:00Z">
            <w:rPr>
              <w:noProof/>
            </w:rPr>
          </w:rPrChange>
        </w:rPr>
        <w:t>Let the</w:t>
      </w:r>
      <w:r w:rsidR="003F1FEF" w:rsidRPr="00237F07">
        <w:rPr>
          <w:rPrChange w:id="1053" w:author="jonathan pritchard" w:date="2024-08-21T11:05:00Z" w16du:dateUtc="2024-08-21T10:05:00Z">
            <w:rPr>
              <w:noProof/>
            </w:rPr>
          </w:rPrChange>
        </w:rPr>
        <w:t xml:space="preserve"> grid cell</w:t>
      </w:r>
      <w:r w:rsidR="005B0A32" w:rsidRPr="00237F07">
        <w:rPr>
          <w:rPrChange w:id="1054" w:author="jonathan pritchard" w:date="2024-08-21T11:05:00Z" w16du:dateUtc="2024-08-21T10:05:00Z">
            <w:rPr>
              <w:noProof/>
            </w:rPr>
          </w:rPrChange>
        </w:rPr>
        <w:t>’s</w:t>
      </w:r>
      <w:r w:rsidR="003F1FEF" w:rsidRPr="00237F07">
        <w:rPr>
          <w:rPrChange w:id="1055" w:author="jonathan pritchard" w:date="2024-08-21T11:05:00Z" w16du:dateUtc="2024-08-21T10:05:00Z">
            <w:rPr>
              <w:noProof/>
            </w:rPr>
          </w:rPrChange>
        </w:rPr>
        <w:t xml:space="preserve"> diagonal </w:t>
      </w:r>
      <w:r w:rsidR="005B0A32" w:rsidRPr="00237F07">
        <w:rPr>
          <w:rPrChange w:id="1056" w:author="jonathan pritchard" w:date="2024-08-21T11:05:00Z" w16du:dateUtc="2024-08-21T10:05:00Z">
            <w:rPr>
              <w:noProof/>
            </w:rPr>
          </w:rPrChange>
        </w:rPr>
        <w:t xml:space="preserve">for the </w:t>
      </w:r>
      <w:proofErr w:type="spellStart"/>
      <w:r w:rsidR="005B0A32" w:rsidRPr="00237F07">
        <w:rPr>
          <w:rPrChange w:id="1057" w:author="jonathan pritchard" w:date="2024-08-21T11:05:00Z" w16du:dateUtc="2024-08-21T10:05:00Z">
            <w:rPr>
              <w:noProof/>
            </w:rPr>
          </w:rPrChange>
        </w:rPr>
        <w:t>unthinned</w:t>
      </w:r>
      <w:proofErr w:type="spellEnd"/>
      <w:r w:rsidR="005B0A32" w:rsidRPr="00237F07">
        <w:rPr>
          <w:rPrChange w:id="1058" w:author="jonathan pritchard" w:date="2024-08-21T11:05:00Z" w16du:dateUtc="2024-08-21T10:05:00Z">
            <w:rPr>
              <w:noProof/>
            </w:rPr>
          </w:rPrChange>
        </w:rPr>
        <w:t xml:space="preserve"> grid at the current display scale</w:t>
      </w:r>
      <w:r w:rsidR="003F1FEF" w:rsidRPr="00237F07">
        <w:rPr>
          <w:rPrChange w:id="1059" w:author="jonathan pritchard" w:date="2024-08-21T11:05:00Z" w16du:dateUtc="2024-08-21T10:05:00Z">
            <w:rPr>
              <w:noProof/>
            </w:rPr>
          </w:rPrChange>
        </w:rPr>
        <w:t xml:space="preserve"> </w:t>
      </w:r>
      <w:r w:rsidR="005B0A32" w:rsidRPr="00237F07">
        <w:rPr>
          <w:rPrChange w:id="1060" w:author="jonathan pritchard" w:date="2024-08-21T11:05:00Z" w16du:dateUtc="2024-08-21T10:05:00Z">
            <w:rPr>
              <w:noProof/>
            </w:rPr>
          </w:rPrChange>
        </w:rPr>
        <w:t>be given by</w:t>
      </w:r>
      <w:r w:rsidR="003F1FEF" w:rsidRPr="00237F07">
        <w:rPr>
          <w:rPrChange w:id="1061" w:author="jonathan pritchard" w:date="2024-08-21T11:05:00Z" w16du:dateUtc="2024-08-21T10:05:00Z">
            <w:rPr>
              <w:noProof/>
            </w:rPr>
          </w:rPrChange>
        </w:rPr>
        <w:t xml:space="preserve"> </w:t>
      </w:r>
      <w:r w:rsidR="003F1FEF" w:rsidRPr="00237F07">
        <w:rPr>
          <w:i/>
          <w:iCs/>
          <w:rPrChange w:id="1062" w:author="jonathan pritchard" w:date="2024-08-21T11:05:00Z" w16du:dateUtc="2024-08-21T10:05:00Z">
            <w:rPr>
              <w:i/>
              <w:iCs/>
              <w:noProof/>
            </w:rPr>
          </w:rPrChange>
        </w:rPr>
        <w:t>D</w:t>
      </w:r>
      <w:r w:rsidR="003F1FEF" w:rsidRPr="00237F07">
        <w:rPr>
          <w:rPrChange w:id="1063" w:author="jonathan pritchard" w:date="2024-08-21T11:05:00Z" w16du:dateUtc="2024-08-21T10:05:00Z">
            <w:rPr>
              <w:noProof/>
            </w:rPr>
          </w:rPrChange>
        </w:rPr>
        <w:t xml:space="preserve"> mm. Note that </w:t>
      </w:r>
      <w:r w:rsidR="003F1FEF" w:rsidRPr="00237F07">
        <w:rPr>
          <w:i/>
          <w:iCs/>
          <w:rPrChange w:id="1064" w:author="jonathan pritchard" w:date="2024-08-21T11:05:00Z" w16du:dateUtc="2024-08-21T10:05:00Z">
            <w:rPr>
              <w:i/>
              <w:iCs/>
              <w:noProof/>
            </w:rPr>
          </w:rPrChange>
        </w:rPr>
        <w:t>D</w:t>
      </w:r>
      <w:r w:rsidR="003F1FEF" w:rsidRPr="00237F07">
        <w:rPr>
          <w:rPrChange w:id="1065" w:author="jonathan pritchard" w:date="2024-08-21T11:05:00Z" w16du:dateUtc="2024-08-21T10:05:00Z">
            <w:rPr>
              <w:noProof/>
            </w:rPr>
          </w:rPrChange>
        </w:rPr>
        <w:t xml:space="preserve"> is dependent on the </w:t>
      </w:r>
      <w:r w:rsidR="005B0A32" w:rsidRPr="00237F07">
        <w:rPr>
          <w:rPrChange w:id="1066" w:author="jonathan pritchard" w:date="2024-08-21T11:05:00Z" w16du:dateUtc="2024-08-21T10:05:00Z">
            <w:rPr>
              <w:noProof/>
            </w:rPr>
          </w:rPrChange>
        </w:rPr>
        <w:t>dataset and the characteristics</w:t>
      </w:r>
      <w:r w:rsidR="003F1FEF" w:rsidRPr="00237F07">
        <w:rPr>
          <w:rPrChange w:id="1067" w:author="jonathan pritchard" w:date="2024-08-21T11:05:00Z" w16du:dateUtc="2024-08-21T10:05:00Z">
            <w:rPr>
              <w:noProof/>
            </w:rPr>
          </w:rPrChange>
        </w:rPr>
        <w:t xml:space="preserve"> of the viewing monitor. If every </w:t>
      </w:r>
      <w:r w:rsidR="005B0A32" w:rsidRPr="00237F07">
        <w:rPr>
          <w:i/>
          <w:iCs/>
          <w:rPrChange w:id="1068" w:author="jonathan pritchard" w:date="2024-08-21T11:05:00Z" w16du:dateUtc="2024-08-21T10:05:00Z">
            <w:rPr>
              <w:i/>
              <w:iCs/>
              <w:noProof/>
            </w:rPr>
          </w:rPrChange>
        </w:rPr>
        <w:t>n</w:t>
      </w:r>
      <w:r w:rsidR="005B0A32" w:rsidRPr="00237F07">
        <w:rPr>
          <w:i/>
          <w:iCs/>
          <w:vertAlign w:val="superscript"/>
          <w:rPrChange w:id="1069" w:author="jonathan pritchard" w:date="2024-08-21T11:05:00Z" w16du:dateUtc="2024-08-21T10:05:00Z">
            <w:rPr>
              <w:i/>
              <w:iCs/>
              <w:noProof/>
              <w:vertAlign w:val="superscript"/>
            </w:rPr>
          </w:rPrChange>
        </w:rPr>
        <w:t>th</w:t>
      </w:r>
      <w:r w:rsidR="003F1FEF" w:rsidRPr="00237F07">
        <w:rPr>
          <w:rPrChange w:id="1070" w:author="jonathan pritchard" w:date="2024-08-21T11:05:00Z" w16du:dateUtc="2024-08-21T10:05:00Z">
            <w:rPr>
              <w:noProof/>
            </w:rPr>
          </w:rPrChange>
        </w:rPr>
        <w:t xml:space="preserve"> cell is displayed, the displayed spacing is </w:t>
      </w:r>
      <w:proofErr w:type="spellStart"/>
      <w:r w:rsidR="003F1FEF" w:rsidRPr="00237F07">
        <w:rPr>
          <w:i/>
          <w:iCs/>
          <w:rPrChange w:id="1071" w:author="jonathan pritchard" w:date="2024-08-21T11:05:00Z" w16du:dateUtc="2024-08-21T10:05:00Z">
            <w:rPr>
              <w:i/>
              <w:iCs/>
              <w:noProof/>
            </w:rPr>
          </w:rPrChange>
        </w:rPr>
        <w:t>nD</w:t>
      </w:r>
      <w:proofErr w:type="spellEnd"/>
      <w:r w:rsidR="003F1FEF" w:rsidRPr="00237F07">
        <w:rPr>
          <w:rPrChange w:id="1072" w:author="jonathan pritchard" w:date="2024-08-21T11:05:00Z" w16du:dateUtc="2024-08-21T10:05:00Z">
            <w:rPr>
              <w:noProof/>
            </w:rPr>
          </w:rPrChange>
        </w:rPr>
        <w:t xml:space="preserve">. Next, suppose the </w:t>
      </w:r>
      <w:r w:rsidRPr="00237F07">
        <w:rPr>
          <w:rPrChange w:id="1073" w:author="jonathan pritchard" w:date="2024-08-21T11:05:00Z" w16du:dateUtc="2024-08-21T10:05:00Z">
            <w:rPr>
              <w:noProof/>
            </w:rPr>
          </w:rPrChange>
        </w:rPr>
        <w:t>maximum dimension of the largest scaled symbol</w:t>
      </w:r>
      <w:r w:rsidR="003F1FEF" w:rsidRPr="00237F07">
        <w:rPr>
          <w:rPrChange w:id="1074" w:author="jonathan pritchard" w:date="2024-08-21T11:05:00Z" w16du:dateUtc="2024-08-21T10:05:00Z">
            <w:rPr>
              <w:noProof/>
            </w:rPr>
          </w:rPrChange>
        </w:rPr>
        <w:t xml:space="preserve"> in the displayed field is </w:t>
      </w:r>
      <w:r w:rsidR="003F1FEF" w:rsidRPr="00237F07">
        <w:rPr>
          <w:i/>
          <w:iCs/>
          <w:rPrChange w:id="1075" w:author="jonathan pritchard" w:date="2024-08-21T11:05:00Z" w16du:dateUtc="2024-08-21T10:05:00Z">
            <w:rPr>
              <w:i/>
              <w:iCs/>
              <w:noProof/>
            </w:rPr>
          </w:rPrChange>
        </w:rPr>
        <w:t>L</w:t>
      </w:r>
      <w:r w:rsidR="008E3A1D" w:rsidRPr="00237F07">
        <w:rPr>
          <w:i/>
          <w:iCs/>
          <w:rPrChange w:id="1076" w:author="jonathan pritchard" w:date="2024-08-21T11:05:00Z" w16du:dateUtc="2024-08-21T10:05:00Z">
            <w:rPr>
              <w:i/>
              <w:iCs/>
              <w:noProof/>
            </w:rPr>
          </w:rPrChange>
        </w:rPr>
        <w:t>s</w:t>
      </w:r>
      <w:r w:rsidR="003F1FEF" w:rsidRPr="00237F07">
        <w:rPr>
          <w:i/>
          <w:iCs/>
          <w:rPrChange w:id="1077" w:author="jonathan pritchard" w:date="2024-08-21T11:05:00Z" w16du:dateUtc="2024-08-21T10:05:00Z">
            <w:rPr>
              <w:i/>
              <w:iCs/>
              <w:noProof/>
            </w:rPr>
          </w:rPrChange>
        </w:rPr>
        <w:t>max</w:t>
      </w:r>
      <w:r w:rsidR="003F1FEF" w:rsidRPr="00237F07">
        <w:rPr>
          <w:rPrChange w:id="1078" w:author="jonathan pritchard" w:date="2024-08-21T11:05:00Z" w16du:dateUtc="2024-08-21T10:05:00Z">
            <w:rPr>
              <w:noProof/>
            </w:rPr>
          </w:rPrChange>
        </w:rPr>
        <w:t xml:space="preserve"> mm. Then the ratio</w:t>
      </w:r>
      <w:r w:rsidR="00794F3D" w:rsidRPr="00237F07">
        <w:rPr>
          <w:rPrChange w:id="1079" w:author="jonathan pritchard" w:date="2024-08-21T11:05:00Z" w16du:dateUtc="2024-08-21T10:05:00Z">
            <w:rPr>
              <w:noProof/>
            </w:rPr>
          </w:rPrChange>
        </w:rPr>
        <w:t xml:space="preserve"> </w:t>
      </w:r>
      <w:r w:rsidR="00794F3D" w:rsidRPr="00237F07">
        <w:rPr>
          <w:i/>
          <w:iCs/>
          <w:rPrChange w:id="1080" w:author="jonathan pritchard" w:date="2024-08-21T11:05:00Z" w16du:dateUtc="2024-08-21T10:05:00Z">
            <w:rPr>
              <w:i/>
              <w:iCs/>
              <w:noProof/>
            </w:rPr>
          </w:rPrChange>
        </w:rPr>
        <w:t>R</w:t>
      </w:r>
      <w:r w:rsidR="003F1FEF" w:rsidRPr="00237F07">
        <w:rPr>
          <w:rPrChange w:id="1081" w:author="jonathan pritchard" w:date="2024-08-21T11:05:00Z" w16du:dateUtc="2024-08-21T10:05:00Z">
            <w:rPr>
              <w:noProof/>
            </w:rPr>
          </w:rPrChange>
        </w:rPr>
        <w:t xml:space="preserve"> of the maximum </w:t>
      </w:r>
      <w:r w:rsidR="005B0A32" w:rsidRPr="00237F07">
        <w:rPr>
          <w:rPrChange w:id="1082" w:author="jonathan pritchard" w:date="2024-08-21T11:05:00Z" w16du:dateUtc="2024-08-21T10:05:00Z">
            <w:rPr>
              <w:noProof/>
            </w:rPr>
          </w:rPrChange>
        </w:rPr>
        <w:t>symbol dimension</w:t>
      </w:r>
      <w:r w:rsidR="003F1FEF" w:rsidRPr="00237F07">
        <w:rPr>
          <w:rPrChange w:id="1083" w:author="jonathan pritchard" w:date="2024-08-21T11:05:00Z" w16du:dateUtc="2024-08-21T10:05:00Z">
            <w:rPr>
              <w:noProof/>
            </w:rPr>
          </w:rPrChange>
        </w:rPr>
        <w:t xml:space="preserve"> to the displayed grid spacing is constrained to be less than a prescribed maximum value, </w:t>
      </w:r>
      <w:proofErr w:type="spellStart"/>
      <w:r w:rsidR="003F1FEF" w:rsidRPr="00237F07">
        <w:rPr>
          <w:i/>
          <w:iCs/>
          <w:rPrChange w:id="1084" w:author="jonathan pritchard" w:date="2024-08-21T11:05:00Z" w16du:dateUtc="2024-08-21T10:05:00Z">
            <w:rPr>
              <w:i/>
              <w:iCs/>
              <w:noProof/>
            </w:rPr>
          </w:rPrChange>
        </w:rPr>
        <w:t>Rmax</w:t>
      </w:r>
      <w:proofErr w:type="spellEnd"/>
      <w:r w:rsidR="00794F3D" w:rsidRPr="00237F07">
        <w:rPr>
          <w:rPrChange w:id="1085" w:author="jonathan pritchard" w:date="2024-08-21T11:05:00Z" w16du:dateUtc="2024-08-21T10:05:00Z">
            <w:rPr>
              <w:noProof/>
            </w:rPr>
          </w:rPrChange>
        </w:rPr>
        <w:t>.</w:t>
      </w:r>
      <w:r w:rsidR="003F1FEF" w:rsidRPr="00237F07">
        <w:rPr>
          <w:rPrChange w:id="1086" w:author="jonathan pritchard" w:date="2024-08-21T11:05:00Z" w16du:dateUtc="2024-08-21T10:05:00Z">
            <w:rPr>
              <w:noProof/>
            </w:rPr>
          </w:rPrChange>
        </w:rPr>
        <w:t xml:space="preserve"> </w:t>
      </w:r>
      <w:r w:rsidR="00794F3D" w:rsidRPr="00237F07">
        <w:rPr>
          <w:rPrChange w:id="1087" w:author="jonathan pritchard" w:date="2024-08-21T11:05:00Z" w16du:dateUtc="2024-08-21T10:05:00Z">
            <w:rPr>
              <w:noProof/>
            </w:rPr>
          </w:rPrChange>
        </w:rPr>
        <w:t xml:space="preserve">A typical value for </w:t>
      </w:r>
      <w:proofErr w:type="spellStart"/>
      <w:r w:rsidR="00794F3D" w:rsidRPr="00237F07">
        <w:rPr>
          <w:i/>
          <w:iCs/>
          <w:rPrChange w:id="1088" w:author="jonathan pritchard" w:date="2024-08-21T11:05:00Z" w16du:dateUtc="2024-08-21T10:05:00Z">
            <w:rPr>
              <w:i/>
              <w:iCs/>
              <w:noProof/>
            </w:rPr>
          </w:rPrChange>
        </w:rPr>
        <w:t>Rmax</w:t>
      </w:r>
      <w:proofErr w:type="spellEnd"/>
      <w:r w:rsidR="00794F3D" w:rsidRPr="00237F07">
        <w:rPr>
          <w:rPrChange w:id="1089" w:author="jonathan pritchard" w:date="2024-08-21T11:05:00Z" w16du:dateUtc="2024-08-21T10:05:00Z">
            <w:rPr>
              <w:noProof/>
            </w:rPr>
          </w:rPrChange>
        </w:rPr>
        <w:t xml:space="preserve"> can be</w:t>
      </w:r>
      <w:r w:rsidR="003F1FEF" w:rsidRPr="00237F07">
        <w:rPr>
          <w:rPrChange w:id="1090" w:author="jonathan pritchard" w:date="2024-08-21T11:05:00Z" w16du:dateUtc="2024-08-21T10:05:00Z">
            <w:rPr>
              <w:noProof/>
            </w:rPr>
          </w:rPrChange>
        </w:rPr>
        <w:t xml:space="preserve"> taken to be 0.5.</w:t>
      </w:r>
      <w:r w:rsidR="00794F3D" w:rsidRPr="00237F07">
        <w:rPr>
          <w:rPrChange w:id="1091" w:author="jonathan pritchard" w:date="2024-08-21T11:05:00Z" w16du:dateUtc="2024-08-21T10:05:00Z">
            <w:rPr>
              <w:noProof/>
            </w:rPr>
          </w:rPrChange>
        </w:rPr>
        <w:t xml:space="preserve"> </w:t>
      </w:r>
      <w:r w:rsidR="00405265" w:rsidRPr="00237F07">
        <w:rPr>
          <w:rPrChange w:id="1092" w:author="jonathan pritchard" w:date="2024-08-21T11:05:00Z" w16du:dateUtc="2024-08-21T10:05:00Z">
            <w:rPr>
              <w:noProof/>
            </w:rPr>
          </w:rPrChange>
        </w:rPr>
        <w:t xml:space="preserve">(Given that on a navigation display there may be point features from other products within the extent of the grid, </w:t>
      </w:r>
      <w:proofErr w:type="spellStart"/>
      <w:r w:rsidR="00405265" w:rsidRPr="00237F07">
        <w:rPr>
          <w:i/>
          <w:iCs/>
          <w:rPrChange w:id="1093" w:author="jonathan pritchard" w:date="2024-08-21T11:05:00Z" w16du:dateUtc="2024-08-21T10:05:00Z">
            <w:rPr>
              <w:i/>
              <w:iCs/>
              <w:noProof/>
            </w:rPr>
          </w:rPrChange>
        </w:rPr>
        <w:t>Rmax</w:t>
      </w:r>
      <w:proofErr w:type="spellEnd"/>
      <w:r w:rsidR="00405265" w:rsidRPr="00237F07">
        <w:rPr>
          <w:i/>
          <w:iCs/>
          <w:rPrChange w:id="1094" w:author="jonathan pritchard" w:date="2024-08-21T11:05:00Z" w16du:dateUtc="2024-08-21T10:05:00Z">
            <w:rPr>
              <w:i/>
              <w:iCs/>
              <w:noProof/>
            </w:rPr>
          </w:rPrChange>
        </w:rPr>
        <w:t>=0.5</w:t>
      </w:r>
      <w:r w:rsidR="00405265" w:rsidRPr="00237F07">
        <w:rPr>
          <w:rPrChange w:id="1095" w:author="jonathan pritchard" w:date="2024-08-21T11:05:00Z" w16du:dateUtc="2024-08-21T10:05:00Z">
            <w:rPr>
              <w:noProof/>
            </w:rPr>
          </w:rPrChange>
        </w:rPr>
        <w:t xml:space="preserve"> may be too high for practical use; the optimal value of </w:t>
      </w:r>
      <w:proofErr w:type="spellStart"/>
      <w:r w:rsidR="00405265" w:rsidRPr="00237F07">
        <w:rPr>
          <w:i/>
          <w:iCs/>
          <w:rPrChange w:id="1096" w:author="jonathan pritchard" w:date="2024-08-21T11:05:00Z" w16du:dateUtc="2024-08-21T10:05:00Z">
            <w:rPr>
              <w:i/>
              <w:iCs/>
              <w:noProof/>
            </w:rPr>
          </w:rPrChange>
        </w:rPr>
        <w:t>Rmax</w:t>
      </w:r>
      <w:proofErr w:type="spellEnd"/>
      <w:r w:rsidR="00405265" w:rsidRPr="00237F07">
        <w:rPr>
          <w:rPrChange w:id="1097" w:author="jonathan pritchard" w:date="2024-08-21T11:05:00Z" w16du:dateUtc="2024-08-21T10:05:00Z">
            <w:rPr>
              <w:noProof/>
            </w:rPr>
          </w:rPrChange>
        </w:rPr>
        <w:t xml:space="preserve"> is left to manufacturer determination</w:t>
      </w:r>
      <w:r w:rsidR="000B4C09" w:rsidRPr="00237F07">
        <w:rPr>
          <w:rPrChange w:id="1098" w:author="jonathan pritchard" w:date="2024-08-21T11:05:00Z" w16du:dateUtc="2024-08-21T10:05:00Z">
            <w:rPr>
              <w:noProof/>
            </w:rPr>
          </w:rPrChange>
        </w:rPr>
        <w:t>,</w:t>
      </w:r>
      <w:r w:rsidR="00405265" w:rsidRPr="00237F07">
        <w:rPr>
          <w:rPrChange w:id="1099" w:author="jonathan pritchard" w:date="2024-08-21T11:05:00Z" w16du:dateUtc="2024-08-21T10:05:00Z">
            <w:rPr>
              <w:noProof/>
            </w:rPr>
          </w:rPrChange>
        </w:rPr>
        <w:t xml:space="preserve"> and may be different for different products, depending on the shape of the symbol.)  </w:t>
      </w:r>
      <w:r w:rsidR="00794F3D" w:rsidRPr="00237F07">
        <w:rPr>
          <w:rPrChange w:id="1100" w:author="jonathan pritchard" w:date="2024-08-21T11:05:00Z" w16du:dateUtc="2024-08-21T10:05:00Z">
            <w:rPr>
              <w:noProof/>
            </w:rPr>
          </w:rPrChange>
        </w:rPr>
        <w:t>Then the following inequality must be satisfied for the thinned grid:</w:t>
      </w:r>
    </w:p>
    <w:p w14:paraId="2CADCCF0" w14:textId="56955BE9" w:rsidR="005D43BD" w:rsidRPr="00237F07" w:rsidRDefault="0003088C" w:rsidP="004E61EE">
      <w:pPr>
        <w:spacing w:line="240" w:lineRule="auto"/>
        <w:rPr>
          <w:rFonts w:cs="Arial"/>
          <w:i/>
          <w:rPrChange w:id="1101" w:author="jonathan pritchard" w:date="2024-08-21T11:05:00Z" w16du:dateUtc="2024-08-21T10:05:00Z">
            <w:rPr>
              <w:rFonts w:cs="Arial"/>
              <w:i/>
              <w:noProof/>
            </w:rPr>
          </w:rPrChange>
        </w:rPr>
      </w:pPr>
      <m:oMathPara>
        <m:oMathParaPr>
          <m:jc m:val="left"/>
        </m:oMathParaPr>
        <m:oMath>
          <m:r>
            <w:rPr>
              <w:rFonts w:ascii="Cambria Math" w:hAnsi="Cambria Math" w:cs="Arial"/>
              <w:sz w:val="22"/>
              <w:szCs w:val="22"/>
              <w:rPrChange w:id="1102" w:author="jonathan pritchard" w:date="2024-08-21T11:05:00Z" w16du:dateUtc="2024-08-21T10:05:00Z">
                <w:rPr>
                  <w:rFonts w:ascii="Cambria Math" w:hAnsi="Cambria Math" w:cs="Arial"/>
                  <w:noProof/>
                  <w:sz w:val="22"/>
                  <w:szCs w:val="22"/>
                </w:rPr>
              </w:rPrChange>
            </w:rPr>
            <m:t xml:space="preserve">R = </m:t>
          </m:r>
          <m:f>
            <m:fPr>
              <m:ctrlPr>
                <w:rPr>
                  <w:rFonts w:ascii="Cambria Math" w:hAnsi="Cambria Math" w:cs="Arial"/>
                  <w:i/>
                  <w:sz w:val="22"/>
                  <w:szCs w:val="22"/>
                  <w:rPrChange w:id="1103" w:author="jonathan pritchard" w:date="2024-08-21T11:05:00Z" w16du:dateUtc="2024-08-21T10:05:00Z">
                    <w:rPr>
                      <w:rFonts w:ascii="Cambria Math" w:hAnsi="Cambria Math" w:cs="Arial"/>
                      <w:i/>
                      <w:noProof/>
                      <w:sz w:val="22"/>
                      <w:szCs w:val="22"/>
                    </w:rPr>
                  </w:rPrChange>
                </w:rPr>
              </m:ctrlPr>
            </m:fPr>
            <m:num>
              <m:sSub>
                <m:sSubPr>
                  <m:ctrlPr>
                    <w:rPr>
                      <w:rFonts w:ascii="Cambria Math" w:hAnsi="Cambria Math" w:cs="Arial"/>
                      <w:i/>
                      <w:sz w:val="22"/>
                      <w:szCs w:val="22"/>
                      <w:rPrChange w:id="1104" w:author="jonathan pritchard" w:date="2024-08-21T11:05:00Z" w16du:dateUtc="2024-08-21T10:05:00Z">
                        <w:rPr>
                          <w:rFonts w:ascii="Cambria Math" w:hAnsi="Cambria Math" w:cs="Arial"/>
                          <w:i/>
                          <w:noProof/>
                          <w:sz w:val="22"/>
                          <w:szCs w:val="22"/>
                        </w:rPr>
                      </w:rPrChange>
                    </w:rPr>
                  </m:ctrlPr>
                </m:sSubPr>
                <m:e>
                  <m:r>
                    <w:rPr>
                      <w:rFonts w:ascii="Cambria Math" w:hAnsi="Cambria Math" w:cs="Arial"/>
                      <w:sz w:val="22"/>
                      <w:szCs w:val="22"/>
                      <w:rPrChange w:id="1105" w:author="jonathan pritchard" w:date="2024-08-21T11:05:00Z" w16du:dateUtc="2024-08-21T10:05:00Z">
                        <w:rPr>
                          <w:rFonts w:ascii="Cambria Math" w:hAnsi="Cambria Math" w:cs="Arial"/>
                          <w:noProof/>
                          <w:sz w:val="22"/>
                          <w:szCs w:val="22"/>
                        </w:rPr>
                      </w:rPrChange>
                    </w:rPr>
                    <m:t>L</m:t>
                  </m:r>
                </m:e>
                <m:sub>
                  <m:r>
                    <w:rPr>
                      <w:rFonts w:ascii="Cambria Math" w:hAnsi="Cambria Math" w:cs="Arial"/>
                      <w:sz w:val="22"/>
                      <w:szCs w:val="22"/>
                      <w:rPrChange w:id="1106" w:author="jonathan pritchard" w:date="2024-08-21T11:05:00Z" w16du:dateUtc="2024-08-21T10:05:00Z">
                        <w:rPr>
                          <w:rFonts w:ascii="Cambria Math" w:hAnsi="Cambria Math" w:cs="Arial"/>
                          <w:noProof/>
                          <w:sz w:val="22"/>
                          <w:szCs w:val="22"/>
                        </w:rPr>
                      </w:rPrChange>
                    </w:rPr>
                    <m:t>smax</m:t>
                  </m:r>
                </m:sub>
              </m:sSub>
            </m:num>
            <m:den>
              <m:r>
                <w:rPr>
                  <w:rFonts w:ascii="Cambria Math" w:hAnsi="Cambria Math" w:cs="Arial"/>
                  <w:sz w:val="22"/>
                  <w:szCs w:val="22"/>
                  <w:rPrChange w:id="1107" w:author="jonathan pritchard" w:date="2024-08-21T11:05:00Z" w16du:dateUtc="2024-08-21T10:05:00Z">
                    <w:rPr>
                      <w:rFonts w:ascii="Cambria Math" w:hAnsi="Cambria Math" w:cs="Arial"/>
                      <w:noProof/>
                      <w:sz w:val="22"/>
                      <w:szCs w:val="22"/>
                    </w:rPr>
                  </w:rPrChange>
                </w:rPr>
                <m:t>nD</m:t>
              </m:r>
            </m:den>
          </m:f>
          <m:r>
            <w:rPr>
              <w:rFonts w:ascii="Cambria Math" w:hAnsi="Cambria Math" w:cs="Arial"/>
              <w:sz w:val="22"/>
              <w:szCs w:val="22"/>
              <w:rPrChange w:id="1108" w:author="jonathan pritchard" w:date="2024-08-21T11:05:00Z" w16du:dateUtc="2024-08-21T10:05:00Z">
                <w:rPr>
                  <w:rFonts w:ascii="Cambria Math" w:hAnsi="Cambria Math" w:cs="Arial"/>
                  <w:noProof/>
                  <w:sz w:val="22"/>
                  <w:szCs w:val="22"/>
                </w:rPr>
              </w:rPrChange>
            </w:rPr>
            <m:t xml:space="preserve"> &lt; </m:t>
          </m:r>
          <m:sSub>
            <m:sSubPr>
              <m:ctrlPr>
                <w:rPr>
                  <w:rFonts w:ascii="Cambria Math" w:hAnsi="Cambria Math" w:cs="Arial"/>
                  <w:i/>
                  <w:sz w:val="22"/>
                  <w:szCs w:val="22"/>
                  <w:rPrChange w:id="1109" w:author="jonathan pritchard" w:date="2024-08-21T11:05:00Z" w16du:dateUtc="2024-08-21T10:05:00Z">
                    <w:rPr>
                      <w:rFonts w:ascii="Cambria Math" w:hAnsi="Cambria Math" w:cs="Arial"/>
                      <w:i/>
                      <w:noProof/>
                      <w:sz w:val="22"/>
                      <w:szCs w:val="22"/>
                    </w:rPr>
                  </w:rPrChange>
                </w:rPr>
              </m:ctrlPr>
            </m:sSubPr>
            <m:e>
              <m:r>
                <w:rPr>
                  <w:rFonts w:ascii="Cambria Math" w:hAnsi="Cambria Math" w:cs="Arial"/>
                  <w:sz w:val="22"/>
                  <w:szCs w:val="22"/>
                  <w:rPrChange w:id="1110" w:author="jonathan pritchard" w:date="2024-08-21T11:05:00Z" w16du:dateUtc="2024-08-21T10:05:00Z">
                    <w:rPr>
                      <w:rFonts w:ascii="Cambria Math" w:hAnsi="Cambria Math" w:cs="Arial"/>
                      <w:noProof/>
                      <w:sz w:val="22"/>
                      <w:szCs w:val="22"/>
                    </w:rPr>
                  </w:rPrChange>
                </w:rPr>
                <m:t>R</m:t>
              </m:r>
            </m:e>
            <m:sub>
              <m:r>
                <w:rPr>
                  <w:rFonts w:ascii="Cambria Math" w:hAnsi="Cambria Math" w:cs="Arial"/>
                  <w:sz w:val="22"/>
                  <w:szCs w:val="22"/>
                  <w:rPrChange w:id="1111" w:author="jonathan pritchard" w:date="2024-08-21T11:05:00Z" w16du:dateUtc="2024-08-21T10:05:00Z">
                    <w:rPr>
                      <w:rFonts w:ascii="Cambria Math" w:hAnsi="Cambria Math" w:cs="Arial"/>
                      <w:noProof/>
                      <w:sz w:val="22"/>
                      <w:szCs w:val="22"/>
                    </w:rPr>
                  </w:rPrChange>
                </w:rPr>
                <m:t>max</m:t>
              </m:r>
            </m:sub>
          </m:sSub>
        </m:oMath>
      </m:oMathPara>
    </w:p>
    <w:p w14:paraId="727886B5" w14:textId="285BB734" w:rsidR="003F1FEF" w:rsidRPr="00237F07" w:rsidRDefault="003F1FEF" w:rsidP="00CB795B">
      <w:pPr>
        <w:spacing w:after="120" w:line="240" w:lineRule="auto"/>
        <w:jc w:val="both"/>
        <w:rPr>
          <w:rPrChange w:id="1112" w:author="jonathan pritchard" w:date="2024-08-21T11:05:00Z" w16du:dateUtc="2024-08-21T10:05:00Z">
            <w:rPr>
              <w:noProof/>
            </w:rPr>
          </w:rPrChange>
        </w:rPr>
      </w:pPr>
      <w:r w:rsidRPr="00237F07">
        <w:rPr>
          <w:rPrChange w:id="1113" w:author="jonathan pritchard" w:date="2024-08-21T11:05:00Z" w16du:dateUtc="2024-08-21T10:05:00Z">
            <w:rPr>
              <w:noProof/>
            </w:rPr>
          </w:rPrChange>
        </w:rPr>
        <w:t xml:space="preserve">If the above inequality cannot be met with increment </w:t>
      </w:r>
      <w:r w:rsidRPr="00237F07">
        <w:rPr>
          <w:i/>
          <w:iCs/>
          <w:rPrChange w:id="1114" w:author="jonathan pritchard" w:date="2024-08-21T11:05:00Z" w16du:dateUtc="2024-08-21T10:05:00Z">
            <w:rPr>
              <w:i/>
              <w:iCs/>
              <w:noProof/>
            </w:rPr>
          </w:rPrChange>
        </w:rPr>
        <w:t>n</w:t>
      </w:r>
      <w:r w:rsidRPr="00237F07">
        <w:rPr>
          <w:rPrChange w:id="1115" w:author="jonathan pritchard" w:date="2024-08-21T11:05:00Z" w16du:dateUtc="2024-08-21T10:05:00Z">
            <w:rPr>
              <w:noProof/>
            </w:rPr>
          </w:rPrChange>
        </w:rPr>
        <w:t xml:space="preserve"> equal to 1, then a new value for </w:t>
      </w:r>
      <w:r w:rsidRPr="00237F07">
        <w:rPr>
          <w:i/>
          <w:iCs/>
          <w:rPrChange w:id="1116" w:author="jonathan pritchard" w:date="2024-08-21T11:05:00Z" w16du:dateUtc="2024-08-21T10:05:00Z">
            <w:rPr>
              <w:i/>
              <w:iCs/>
              <w:noProof/>
            </w:rPr>
          </w:rPrChange>
        </w:rPr>
        <w:t>n</w:t>
      </w:r>
      <w:r w:rsidRPr="00237F07">
        <w:rPr>
          <w:rPrChange w:id="1117" w:author="jonathan pritchard" w:date="2024-08-21T11:05:00Z" w16du:dateUtc="2024-08-21T10:05:00Z">
            <w:rPr>
              <w:noProof/>
            </w:rPr>
          </w:rPrChange>
        </w:rPr>
        <w:t xml:space="preserve"> is computed by the following formula:</w:t>
      </w:r>
    </w:p>
    <w:p w14:paraId="7F0F067B" w14:textId="738CB5DD" w:rsidR="0003088C" w:rsidRPr="00237F07" w:rsidRDefault="0003088C" w:rsidP="004E61EE">
      <w:pPr>
        <w:spacing w:line="240" w:lineRule="auto"/>
        <w:rPr>
          <w:sz w:val="24"/>
          <w:szCs w:val="24"/>
          <w:rPrChange w:id="1118" w:author="jonathan pritchard" w:date="2024-08-21T11:05:00Z" w16du:dateUtc="2024-08-21T10:05:00Z">
            <w:rPr>
              <w:noProof/>
              <w:sz w:val="24"/>
              <w:szCs w:val="24"/>
              <w:lang w:val="fr-FR"/>
            </w:rPr>
          </w:rPrChange>
        </w:rPr>
      </w:pPr>
      <m:oMathPara>
        <m:oMathParaPr>
          <m:jc m:val="left"/>
        </m:oMathParaPr>
        <m:oMath>
          <m:r>
            <w:rPr>
              <w:rFonts w:ascii="Cambria Math" w:hAnsi="Cambria Math"/>
              <w:sz w:val="22"/>
              <w:szCs w:val="22"/>
              <w:rPrChange w:id="1119" w:author="jonathan pritchard" w:date="2024-08-21T11:05:00Z" w16du:dateUtc="2024-08-21T10:05:00Z">
                <w:rPr>
                  <w:rFonts w:ascii="Cambria Math" w:hAnsi="Cambria Math"/>
                  <w:noProof/>
                  <w:sz w:val="22"/>
                  <w:szCs w:val="22"/>
                </w:rPr>
              </w:rPrChange>
            </w:rPr>
            <m:t>n</m:t>
          </m:r>
          <m:r>
            <w:rPr>
              <w:rFonts w:ascii="Cambria Math" w:hAnsi="Cambria Math"/>
              <w:sz w:val="22"/>
              <w:szCs w:val="22"/>
              <w:rPrChange w:id="1120" w:author="jonathan pritchard" w:date="2024-08-21T11:05:00Z" w16du:dateUtc="2024-08-21T10:05:00Z">
                <w:rPr>
                  <w:rFonts w:ascii="Cambria Math" w:hAnsi="Cambria Math"/>
                  <w:noProof/>
                  <w:sz w:val="22"/>
                  <w:szCs w:val="22"/>
                  <w:lang w:val="fr-FR"/>
                </w:rPr>
              </w:rPrChange>
            </w:rPr>
            <m:t xml:space="preserve"> =1+ </m:t>
          </m:r>
          <m:r>
            <m:rPr>
              <m:nor/>
            </m:rPr>
            <w:rPr>
              <w:rFonts w:ascii="Cambria Math" w:hAnsi="Cambria Math"/>
              <w:sz w:val="22"/>
              <w:szCs w:val="22"/>
              <w:rPrChange w:id="1121" w:author="jonathan pritchard" w:date="2024-08-21T11:05:00Z" w16du:dateUtc="2024-08-21T10:05:00Z">
                <w:rPr>
                  <w:rFonts w:ascii="Cambria Math" w:hAnsi="Cambria Math"/>
                  <w:noProof/>
                  <w:sz w:val="22"/>
                  <w:szCs w:val="22"/>
                  <w:lang w:val="fr-FR"/>
                </w:rPr>
              </w:rPrChange>
            </w:rPr>
            <m:t>fix</m:t>
          </m:r>
          <m:d>
            <m:dPr>
              <m:ctrlPr>
                <w:rPr>
                  <w:rFonts w:ascii="Cambria Math" w:hAnsi="Cambria Math"/>
                  <w:i/>
                  <w:sz w:val="22"/>
                  <w:szCs w:val="22"/>
                  <w:rPrChange w:id="1122" w:author="jonathan pritchard" w:date="2024-08-21T11:05:00Z" w16du:dateUtc="2024-08-21T10:05:00Z">
                    <w:rPr>
                      <w:rFonts w:ascii="Cambria Math" w:hAnsi="Cambria Math"/>
                      <w:i/>
                      <w:noProof/>
                      <w:sz w:val="22"/>
                      <w:szCs w:val="22"/>
                    </w:rPr>
                  </w:rPrChange>
                </w:rPr>
              </m:ctrlPr>
            </m:dPr>
            <m:e>
              <m:f>
                <m:fPr>
                  <m:ctrlPr>
                    <w:rPr>
                      <w:rFonts w:ascii="Cambria Math" w:hAnsi="Cambria Math"/>
                      <w:i/>
                      <w:sz w:val="22"/>
                      <w:szCs w:val="22"/>
                      <w:rPrChange w:id="1123" w:author="jonathan pritchard" w:date="2024-08-21T11:05:00Z" w16du:dateUtc="2024-08-21T10:05:00Z">
                        <w:rPr>
                          <w:rFonts w:ascii="Cambria Math" w:hAnsi="Cambria Math"/>
                          <w:i/>
                          <w:noProof/>
                          <w:sz w:val="22"/>
                          <w:szCs w:val="22"/>
                        </w:rPr>
                      </w:rPrChange>
                    </w:rPr>
                  </m:ctrlPr>
                </m:fPr>
                <m:num>
                  <m:sSub>
                    <m:sSubPr>
                      <m:ctrlPr>
                        <w:rPr>
                          <w:rFonts w:ascii="Cambria Math" w:hAnsi="Cambria Math"/>
                          <w:i/>
                          <w:sz w:val="22"/>
                          <w:szCs w:val="22"/>
                          <w:rPrChange w:id="1124"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25" w:author="jonathan pritchard" w:date="2024-08-21T11:05:00Z" w16du:dateUtc="2024-08-21T10:05:00Z">
                            <w:rPr>
                              <w:rFonts w:ascii="Cambria Math" w:hAnsi="Cambria Math"/>
                              <w:noProof/>
                              <w:sz w:val="22"/>
                              <w:szCs w:val="22"/>
                            </w:rPr>
                          </w:rPrChange>
                        </w:rPr>
                        <m:t>L</m:t>
                      </m:r>
                    </m:e>
                    <m:sub>
                      <m:r>
                        <w:rPr>
                          <w:rFonts w:ascii="Cambria Math" w:hAnsi="Cambria Math"/>
                          <w:sz w:val="22"/>
                          <w:szCs w:val="22"/>
                          <w:rPrChange w:id="1126" w:author="jonathan pritchard" w:date="2024-08-21T11:05:00Z" w16du:dateUtc="2024-08-21T10:05:00Z">
                            <w:rPr>
                              <w:rFonts w:ascii="Cambria Math" w:hAnsi="Cambria Math"/>
                              <w:noProof/>
                              <w:sz w:val="22"/>
                              <w:szCs w:val="22"/>
                            </w:rPr>
                          </w:rPrChange>
                        </w:rPr>
                        <m:t>smax</m:t>
                      </m:r>
                    </m:sub>
                  </m:sSub>
                </m:num>
                <m:den>
                  <m:r>
                    <w:rPr>
                      <w:rFonts w:ascii="Cambria Math" w:hAnsi="Cambria Math"/>
                      <w:sz w:val="22"/>
                      <w:szCs w:val="22"/>
                      <w:rPrChange w:id="1127" w:author="jonathan pritchard" w:date="2024-08-21T11:05:00Z" w16du:dateUtc="2024-08-21T10:05:00Z">
                        <w:rPr>
                          <w:rFonts w:ascii="Cambria Math" w:hAnsi="Cambria Math"/>
                          <w:noProof/>
                          <w:sz w:val="22"/>
                          <w:szCs w:val="22"/>
                        </w:rPr>
                      </w:rPrChange>
                    </w:rPr>
                    <m:t>D</m:t>
                  </m:r>
                  <m:sSub>
                    <m:sSubPr>
                      <m:ctrlPr>
                        <w:rPr>
                          <w:rFonts w:ascii="Cambria Math" w:hAnsi="Cambria Math"/>
                          <w:i/>
                          <w:sz w:val="22"/>
                          <w:szCs w:val="22"/>
                          <w:rPrChange w:id="1128"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29" w:author="jonathan pritchard" w:date="2024-08-21T11:05:00Z" w16du:dateUtc="2024-08-21T10:05:00Z">
                            <w:rPr>
                              <w:rFonts w:ascii="Cambria Math" w:hAnsi="Cambria Math"/>
                              <w:noProof/>
                              <w:sz w:val="22"/>
                              <w:szCs w:val="22"/>
                            </w:rPr>
                          </w:rPrChange>
                        </w:rPr>
                        <m:t>R</m:t>
                      </m:r>
                    </m:e>
                    <m:sub>
                      <m:r>
                        <w:rPr>
                          <w:rFonts w:ascii="Cambria Math" w:hAnsi="Cambria Math"/>
                          <w:sz w:val="22"/>
                          <w:szCs w:val="22"/>
                          <w:rPrChange w:id="1130" w:author="jonathan pritchard" w:date="2024-08-21T11:05:00Z" w16du:dateUtc="2024-08-21T10:05:00Z">
                            <w:rPr>
                              <w:rFonts w:ascii="Cambria Math" w:hAnsi="Cambria Math"/>
                              <w:noProof/>
                              <w:sz w:val="22"/>
                              <w:szCs w:val="22"/>
                            </w:rPr>
                          </w:rPrChange>
                        </w:rPr>
                        <m:t>max</m:t>
                      </m:r>
                    </m:sub>
                  </m:sSub>
                </m:den>
              </m:f>
            </m:e>
          </m:d>
        </m:oMath>
      </m:oMathPara>
    </w:p>
    <w:p w14:paraId="59C22569" w14:textId="45AAC181" w:rsidR="00E316C5" w:rsidRPr="00237F07" w:rsidRDefault="003F1FEF" w:rsidP="00CB795B">
      <w:pPr>
        <w:spacing w:after="120" w:line="240" w:lineRule="auto"/>
        <w:jc w:val="both"/>
        <w:rPr>
          <w:rPrChange w:id="1131" w:author="jonathan pritchard" w:date="2024-08-21T11:05:00Z" w16du:dateUtc="2024-08-21T10:05:00Z">
            <w:rPr>
              <w:noProof/>
            </w:rPr>
          </w:rPrChange>
        </w:rPr>
      </w:pPr>
      <w:r w:rsidRPr="00237F07">
        <w:rPr>
          <w:rPrChange w:id="1132" w:author="jonathan pritchard" w:date="2024-08-21T11:05:00Z" w16du:dateUtc="2024-08-21T10:05:00Z">
            <w:rPr>
              <w:noProof/>
            </w:rPr>
          </w:rPrChange>
        </w:rPr>
        <w:t xml:space="preserve">Where </w:t>
      </w:r>
      <w:r w:rsidRPr="00237F07">
        <w:rPr>
          <w:i/>
          <w:iCs/>
          <w:rPrChange w:id="1133" w:author="jonathan pritchard" w:date="2024-08-21T11:05:00Z" w16du:dateUtc="2024-08-21T10:05:00Z">
            <w:rPr>
              <w:i/>
              <w:iCs/>
              <w:noProof/>
            </w:rPr>
          </w:rPrChange>
        </w:rPr>
        <w:t>fix()</w:t>
      </w:r>
      <w:r w:rsidRPr="00237F07">
        <w:rPr>
          <w:rPrChange w:id="1134" w:author="jonathan pritchard" w:date="2024-08-21T11:05:00Z" w16du:dateUtc="2024-08-21T10:05:00Z">
            <w:rPr>
              <w:noProof/>
            </w:rPr>
          </w:rPrChange>
        </w:rPr>
        <w:t xml:space="preserve"> is a function that returns the truncated integer value</w:t>
      </w:r>
      <w:r w:rsidR="009F5444" w:rsidRPr="00237F07">
        <w:rPr>
          <w:rPrChange w:id="1135" w:author="jonathan pritchard" w:date="2024-08-21T11:05:00Z" w16du:dateUtc="2024-08-21T10:05:00Z">
            <w:rPr>
              <w:noProof/>
            </w:rPr>
          </w:rPrChange>
        </w:rPr>
        <w:t xml:space="preserve"> o</w:t>
      </w:r>
      <w:r w:rsidR="001B782E" w:rsidRPr="00237F07">
        <w:rPr>
          <w:rPrChange w:id="1136" w:author="jonathan pritchard" w:date="2024-08-21T11:05:00Z" w16du:dateUtc="2024-08-21T10:05:00Z">
            <w:rPr>
              <w:noProof/>
            </w:rPr>
          </w:rPrChange>
        </w:rPr>
        <w:t>f</w:t>
      </w:r>
      <w:r w:rsidR="009F5444" w:rsidRPr="00237F07">
        <w:rPr>
          <w:rPrChange w:id="1137" w:author="jonathan pritchard" w:date="2024-08-21T11:05:00Z" w16du:dateUtc="2024-08-21T10:05:00Z">
            <w:rPr>
              <w:noProof/>
            </w:rPr>
          </w:rPrChange>
        </w:rPr>
        <w:t xml:space="preserve"> its argument</w:t>
      </w:r>
      <w:r w:rsidRPr="00237F07">
        <w:rPr>
          <w:rPrChange w:id="1138" w:author="jonathan pritchard" w:date="2024-08-21T11:05:00Z" w16du:dateUtc="2024-08-21T10:05:00Z">
            <w:rPr>
              <w:noProof/>
            </w:rPr>
          </w:rPrChange>
        </w:rPr>
        <w:t xml:space="preserve">. For plotting, arrows at every </w:t>
      </w:r>
      <w:r w:rsidR="009F5444" w:rsidRPr="00237F07">
        <w:rPr>
          <w:i/>
          <w:iCs/>
          <w:rPrChange w:id="1139" w:author="jonathan pritchard" w:date="2024-08-21T11:05:00Z" w16du:dateUtc="2024-08-21T10:05:00Z">
            <w:rPr>
              <w:i/>
              <w:iCs/>
              <w:noProof/>
            </w:rPr>
          </w:rPrChange>
        </w:rPr>
        <w:t>n</w:t>
      </w:r>
      <w:r w:rsidR="009F5444" w:rsidRPr="00237F07">
        <w:rPr>
          <w:i/>
          <w:iCs/>
          <w:vertAlign w:val="superscript"/>
          <w:rPrChange w:id="1140" w:author="jonathan pritchard" w:date="2024-08-21T11:05:00Z" w16du:dateUtc="2024-08-21T10:05:00Z">
            <w:rPr>
              <w:i/>
              <w:iCs/>
              <w:noProof/>
              <w:vertAlign w:val="superscript"/>
            </w:rPr>
          </w:rPrChange>
        </w:rPr>
        <w:t>th</w:t>
      </w:r>
      <w:r w:rsidR="009F5444" w:rsidRPr="00237F07">
        <w:rPr>
          <w:rPrChange w:id="1141" w:author="jonathan pritchard" w:date="2024-08-21T11:05:00Z" w16du:dateUtc="2024-08-21T10:05:00Z">
            <w:rPr>
              <w:noProof/>
            </w:rPr>
          </w:rPrChange>
        </w:rPr>
        <w:t xml:space="preserve"> </w:t>
      </w:r>
      <w:r w:rsidRPr="00237F07">
        <w:rPr>
          <w:rPrChange w:id="1142" w:author="jonathan pritchard" w:date="2024-08-21T11:05:00Z" w16du:dateUtc="2024-08-21T10:05:00Z">
            <w:rPr>
              <w:noProof/>
            </w:rPr>
          </w:rPrChange>
        </w:rPr>
        <w:t xml:space="preserve">column and every </w:t>
      </w:r>
      <w:r w:rsidR="009F5444" w:rsidRPr="00237F07">
        <w:rPr>
          <w:i/>
          <w:iCs/>
          <w:rPrChange w:id="1143" w:author="jonathan pritchard" w:date="2024-08-21T11:05:00Z" w16du:dateUtc="2024-08-21T10:05:00Z">
            <w:rPr>
              <w:i/>
              <w:iCs/>
              <w:noProof/>
            </w:rPr>
          </w:rPrChange>
        </w:rPr>
        <w:t>n</w:t>
      </w:r>
      <w:r w:rsidR="009F5444" w:rsidRPr="00237F07">
        <w:rPr>
          <w:i/>
          <w:iCs/>
          <w:vertAlign w:val="superscript"/>
          <w:rPrChange w:id="1144" w:author="jonathan pritchard" w:date="2024-08-21T11:05:00Z" w16du:dateUtc="2024-08-21T10:05:00Z">
            <w:rPr>
              <w:i/>
              <w:iCs/>
              <w:noProof/>
              <w:vertAlign w:val="superscript"/>
            </w:rPr>
          </w:rPrChange>
        </w:rPr>
        <w:t>th</w:t>
      </w:r>
      <w:r w:rsidR="009F5444" w:rsidRPr="00237F07">
        <w:rPr>
          <w:rPrChange w:id="1145" w:author="jonathan pritchard" w:date="2024-08-21T11:05:00Z" w16du:dateUtc="2024-08-21T10:05:00Z">
            <w:rPr>
              <w:noProof/>
            </w:rPr>
          </w:rPrChange>
        </w:rPr>
        <w:t xml:space="preserve"> </w:t>
      </w:r>
      <w:r w:rsidRPr="00237F07">
        <w:rPr>
          <w:rPrChange w:id="1146" w:author="jonathan pritchard" w:date="2024-08-21T11:05:00Z" w16du:dateUtc="2024-08-21T10:05:00Z">
            <w:rPr>
              <w:noProof/>
            </w:rPr>
          </w:rPrChange>
        </w:rPr>
        <w:t>row are drawn, making sure that the row and column with the maximum</w:t>
      </w:r>
      <w:r w:rsidR="009D3571" w:rsidRPr="00237F07">
        <w:rPr>
          <w:rPrChange w:id="1147" w:author="jonathan pritchard" w:date="2024-08-21T11:05:00Z" w16du:dateUtc="2024-08-21T10:05:00Z">
            <w:rPr>
              <w:noProof/>
            </w:rPr>
          </w:rPrChange>
        </w:rPr>
        <w:t xml:space="preserve">-size symbol </w:t>
      </w:r>
      <w:r w:rsidRPr="00237F07">
        <w:rPr>
          <w:rPrChange w:id="1148" w:author="jonathan pritchard" w:date="2024-08-21T11:05:00Z" w16du:dateUtc="2024-08-21T10:05:00Z">
            <w:rPr>
              <w:noProof/>
            </w:rPr>
          </w:rPrChange>
        </w:rPr>
        <w:t>is drawn.</w:t>
      </w:r>
      <w:r w:rsidR="00527100" w:rsidRPr="00237F07">
        <w:rPr>
          <w:rPrChange w:id="1149" w:author="jonathan pritchard" w:date="2024-08-21T11:05:00Z" w16du:dateUtc="2024-08-21T10:05:00Z">
            <w:rPr>
              <w:noProof/>
            </w:rPr>
          </w:rPrChange>
        </w:rPr>
        <w:t xml:space="preserve"> The value of </w:t>
      </w:r>
      <w:r w:rsidR="00527100" w:rsidRPr="00237F07">
        <w:rPr>
          <w:i/>
          <w:iCs/>
          <w:rPrChange w:id="1150" w:author="jonathan pritchard" w:date="2024-08-21T11:05:00Z" w16du:dateUtc="2024-08-21T10:05:00Z">
            <w:rPr>
              <w:i/>
              <w:iCs/>
              <w:noProof/>
            </w:rPr>
          </w:rPrChange>
        </w:rPr>
        <w:t>n</w:t>
      </w:r>
      <w:r w:rsidR="00527100" w:rsidRPr="00237F07">
        <w:rPr>
          <w:rPrChange w:id="1151" w:author="jonathan pritchard" w:date="2024-08-21T11:05:00Z" w16du:dateUtc="2024-08-21T10:05:00Z">
            <w:rPr>
              <w:noProof/>
            </w:rPr>
          </w:rPrChange>
        </w:rPr>
        <w:t xml:space="preserve"> must be calculated by the system.</w:t>
      </w:r>
      <w:r w:rsidR="007158FA" w:rsidRPr="00237F07">
        <w:rPr>
          <w:rPrChange w:id="1152" w:author="jonathan pritchard" w:date="2024-08-21T11:05:00Z" w16du:dateUtc="2024-08-21T10:05:00Z">
            <w:rPr>
              <w:noProof/>
            </w:rPr>
          </w:rPrChange>
        </w:rPr>
        <w:t xml:space="preserve"> It also requires identifying a “seed point</w:t>
      </w:r>
      <w:r w:rsidR="009D3571" w:rsidRPr="00237F07">
        <w:rPr>
          <w:rPrChange w:id="1153" w:author="jonathan pritchard" w:date="2024-08-21T11:05:00Z" w16du:dateUtc="2024-08-21T10:05:00Z">
            <w:rPr>
              <w:noProof/>
            </w:rPr>
          </w:rPrChange>
        </w:rPr>
        <w:t>,</w:t>
      </w:r>
      <w:r w:rsidR="007158FA" w:rsidRPr="00237F07">
        <w:rPr>
          <w:rPrChange w:id="1154" w:author="jonathan pritchard" w:date="2024-08-21T11:05:00Z" w16du:dateUtc="2024-08-21T10:05:00Z">
            <w:rPr>
              <w:noProof/>
            </w:rPr>
          </w:rPrChange>
        </w:rPr>
        <w:t xml:space="preserve">” </w:t>
      </w:r>
      <w:r w:rsidR="009D3571" w:rsidRPr="00237F07">
        <w:rPr>
          <w:rPrChange w:id="1155" w:author="jonathan pritchard" w:date="2024-08-21T11:05:00Z" w16du:dateUtc="2024-08-21T10:05:00Z">
            <w:rPr>
              <w:noProof/>
            </w:rPr>
          </w:rPrChange>
        </w:rPr>
        <w:t>a</w:t>
      </w:r>
      <w:r w:rsidR="007158FA" w:rsidRPr="00237F07">
        <w:rPr>
          <w:rPrChange w:id="1156" w:author="jonathan pritchard" w:date="2024-08-21T11:05:00Z" w16du:dateUtc="2024-08-21T10:05:00Z">
            <w:rPr>
              <w:noProof/>
            </w:rPr>
          </w:rPrChange>
        </w:rPr>
        <w:t xml:space="preserve"> grid point with the </w:t>
      </w:r>
      <w:r w:rsidR="009D3571" w:rsidRPr="00237F07">
        <w:rPr>
          <w:rPrChange w:id="1157" w:author="jonathan pritchard" w:date="2024-08-21T11:05:00Z" w16du:dateUtc="2024-08-21T10:05:00Z">
            <w:rPr>
              <w:noProof/>
            </w:rPr>
          </w:rPrChange>
        </w:rPr>
        <w:t>maximum-size symbol from which counting starts</w:t>
      </w:r>
      <w:r w:rsidR="007158FA" w:rsidRPr="00237F07">
        <w:rPr>
          <w:rPrChange w:id="1158" w:author="jonathan pritchard" w:date="2024-08-21T11:05:00Z" w16du:dateUtc="2024-08-21T10:05:00Z">
            <w:rPr>
              <w:noProof/>
            </w:rPr>
          </w:rPrChange>
        </w:rPr>
        <w:t>.</w:t>
      </w:r>
      <w:r w:rsidR="00E15410" w:rsidRPr="00237F07">
        <w:rPr>
          <w:rPrChange w:id="1159" w:author="jonathan pritchard" w:date="2024-08-21T11:05:00Z" w16du:dateUtc="2024-08-21T10:05:00Z">
            <w:rPr>
              <w:noProof/>
            </w:rPr>
          </w:rPrChange>
        </w:rPr>
        <w:t xml:space="preserve"> Designating this seed point as </w:t>
      </w:r>
      <w:r w:rsidR="00E15410" w:rsidRPr="00237F07">
        <w:rPr>
          <w:i/>
          <w:iCs/>
          <w:rPrChange w:id="1160" w:author="jonathan pritchard" w:date="2024-08-21T11:05:00Z" w16du:dateUtc="2024-08-21T10:05:00Z">
            <w:rPr>
              <w:i/>
              <w:iCs/>
              <w:noProof/>
            </w:rPr>
          </w:rPrChange>
        </w:rPr>
        <w:t>(x</w:t>
      </w:r>
      <w:r w:rsidR="00E15410" w:rsidRPr="00237F07">
        <w:rPr>
          <w:i/>
          <w:iCs/>
          <w:vertAlign w:val="subscript"/>
          <w:rPrChange w:id="1161" w:author="jonathan pritchard" w:date="2024-08-21T11:05:00Z" w16du:dateUtc="2024-08-21T10:05:00Z">
            <w:rPr>
              <w:i/>
              <w:iCs/>
              <w:noProof/>
              <w:vertAlign w:val="subscript"/>
            </w:rPr>
          </w:rPrChange>
        </w:rPr>
        <w:t>0</w:t>
      </w:r>
      <w:r w:rsidR="00E15410" w:rsidRPr="00237F07">
        <w:rPr>
          <w:i/>
          <w:iCs/>
          <w:rPrChange w:id="1162" w:author="jonathan pritchard" w:date="2024-08-21T11:05:00Z" w16du:dateUtc="2024-08-21T10:05:00Z">
            <w:rPr>
              <w:i/>
              <w:iCs/>
              <w:noProof/>
            </w:rPr>
          </w:rPrChange>
        </w:rPr>
        <w:t>, y</w:t>
      </w:r>
      <w:r w:rsidR="00E15410" w:rsidRPr="00237F07">
        <w:rPr>
          <w:i/>
          <w:iCs/>
          <w:vertAlign w:val="subscript"/>
          <w:rPrChange w:id="1163" w:author="jonathan pritchard" w:date="2024-08-21T11:05:00Z" w16du:dateUtc="2024-08-21T10:05:00Z">
            <w:rPr>
              <w:i/>
              <w:iCs/>
              <w:noProof/>
              <w:vertAlign w:val="subscript"/>
            </w:rPr>
          </w:rPrChange>
        </w:rPr>
        <w:t>0</w:t>
      </w:r>
      <w:r w:rsidR="00E15410" w:rsidRPr="00237F07">
        <w:rPr>
          <w:i/>
          <w:iCs/>
          <w:rPrChange w:id="1164" w:author="jonathan pritchard" w:date="2024-08-21T11:05:00Z" w16du:dateUtc="2024-08-21T10:05:00Z">
            <w:rPr>
              <w:i/>
              <w:iCs/>
              <w:noProof/>
            </w:rPr>
          </w:rPrChange>
        </w:rPr>
        <w:t>)</w:t>
      </w:r>
      <w:r w:rsidR="00E15410" w:rsidRPr="00237F07">
        <w:rPr>
          <w:rPrChange w:id="1165" w:author="jonathan pritchard" w:date="2024-08-21T11:05:00Z" w16du:dateUtc="2024-08-21T10:05:00Z">
            <w:rPr>
              <w:noProof/>
            </w:rPr>
          </w:rPrChange>
        </w:rPr>
        <w:t xml:space="preserve">, the </w:t>
      </w:r>
      <w:r w:rsidR="00FE7942" w:rsidRPr="00237F07">
        <w:rPr>
          <w:rPrChange w:id="1166" w:author="jonathan pritchard" w:date="2024-08-21T11:05:00Z" w16du:dateUtc="2024-08-21T10:05:00Z">
            <w:rPr>
              <w:noProof/>
            </w:rPr>
          </w:rPrChange>
        </w:rPr>
        <w:t xml:space="preserve">grid </w:t>
      </w:r>
      <w:r w:rsidR="00E15410" w:rsidRPr="00237F07">
        <w:rPr>
          <w:rPrChange w:id="1167" w:author="jonathan pritchard" w:date="2024-08-21T11:05:00Z" w16du:dateUtc="2024-08-21T10:05:00Z">
            <w:rPr>
              <w:noProof/>
            </w:rPr>
          </w:rPrChange>
        </w:rPr>
        <w:t>points where symbols are drawn are given by:</w:t>
      </w:r>
    </w:p>
    <w:p w14:paraId="25BEB3C6" w14:textId="70B0DCFA" w:rsidR="00611399" w:rsidRPr="00237F07" w:rsidRDefault="00000000" w:rsidP="004E61EE">
      <w:pPr>
        <w:spacing w:line="240" w:lineRule="auto"/>
        <w:rPr>
          <w:rPrChange w:id="1168" w:author="jonathan pritchard" w:date="2024-08-21T11:05:00Z" w16du:dateUtc="2024-08-21T10:05:00Z">
            <w:rPr>
              <w:noProof/>
            </w:rPr>
          </w:rPrChange>
        </w:rPr>
      </w:pPr>
      <m:oMathPara>
        <m:oMathParaPr>
          <m:jc m:val="left"/>
        </m:oMathParaPr>
        <m:oMath>
          <m:d>
            <m:dPr>
              <m:begChr m:val=""/>
              <m:endChr m:val="}"/>
              <m:ctrlPr>
                <w:rPr>
                  <w:rFonts w:ascii="Cambria Math" w:hAnsi="Cambria Math"/>
                  <w:i/>
                  <w:sz w:val="22"/>
                  <w:szCs w:val="22"/>
                  <w:rPrChange w:id="1169" w:author="jonathan pritchard" w:date="2024-08-21T11:05:00Z" w16du:dateUtc="2024-08-21T10:05:00Z">
                    <w:rPr>
                      <w:rFonts w:ascii="Cambria Math" w:hAnsi="Cambria Math"/>
                      <w:i/>
                      <w:noProof/>
                      <w:sz w:val="22"/>
                      <w:szCs w:val="22"/>
                    </w:rPr>
                  </w:rPrChange>
                </w:rPr>
              </m:ctrlPr>
            </m:dPr>
            <m:e>
              <m:f>
                <m:fPr>
                  <m:type m:val="noBar"/>
                  <m:ctrlPr>
                    <w:rPr>
                      <w:rFonts w:ascii="Cambria Math" w:hAnsi="Cambria Math"/>
                      <w:i/>
                      <w:sz w:val="22"/>
                      <w:szCs w:val="22"/>
                      <w:rPrChange w:id="1170" w:author="jonathan pritchard" w:date="2024-08-21T11:05:00Z" w16du:dateUtc="2024-08-21T10:05:00Z">
                        <w:rPr>
                          <w:rFonts w:ascii="Cambria Math" w:hAnsi="Cambria Math"/>
                          <w:i/>
                          <w:noProof/>
                          <w:sz w:val="22"/>
                          <w:szCs w:val="22"/>
                        </w:rPr>
                      </w:rPrChange>
                    </w:rPr>
                  </m:ctrlPr>
                </m:fPr>
                <m:num>
                  <m:sSub>
                    <m:sSubPr>
                      <m:ctrlPr>
                        <w:rPr>
                          <w:rFonts w:ascii="Cambria Math" w:hAnsi="Cambria Math"/>
                          <w:i/>
                          <w:sz w:val="22"/>
                          <w:szCs w:val="22"/>
                          <w:rPrChange w:id="1171"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72"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173"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174" w:author="jonathan pritchard" w:date="2024-08-21T11:05:00Z" w16du:dateUtc="2024-08-21T10:05:00Z">
                        <w:rPr>
                          <w:rFonts w:ascii="Cambria Math" w:hAnsi="Cambria Math"/>
                          <w:noProof/>
                          <w:sz w:val="22"/>
                          <w:szCs w:val="22"/>
                        </w:rPr>
                      </w:rPrChange>
                    </w:rPr>
                    <m:t>=</m:t>
                  </m:r>
                  <m:sSub>
                    <m:sSubPr>
                      <m:ctrlPr>
                        <w:rPr>
                          <w:rFonts w:ascii="Cambria Math" w:hAnsi="Cambria Math"/>
                          <w:i/>
                          <w:sz w:val="22"/>
                          <w:szCs w:val="22"/>
                          <w:rPrChange w:id="1175"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76"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177"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178" w:author="jonathan pritchard" w:date="2024-08-21T11:05:00Z" w16du:dateUtc="2024-08-21T10:05:00Z">
                        <w:rPr>
                          <w:rFonts w:ascii="Cambria Math" w:hAnsi="Cambria Math"/>
                          <w:noProof/>
                          <w:sz w:val="22"/>
                          <w:szCs w:val="22"/>
                        </w:rPr>
                      </w:rPrChange>
                    </w:rPr>
                    <m:t>±</m:t>
                  </m:r>
                  <m:d>
                    <m:dPr>
                      <m:ctrlPr>
                        <w:rPr>
                          <w:rFonts w:ascii="Cambria Math" w:hAnsi="Cambria Math"/>
                          <w:i/>
                          <w:sz w:val="22"/>
                          <w:szCs w:val="22"/>
                          <w:rPrChange w:id="1179"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180" w:author="jonathan pritchard" w:date="2024-08-21T11:05:00Z" w16du:dateUtc="2024-08-21T10:05:00Z">
                            <w:rPr>
                              <w:rFonts w:ascii="Cambria Math" w:hAnsi="Cambria Math"/>
                              <w:noProof/>
                              <w:sz w:val="22"/>
                              <w:szCs w:val="22"/>
                            </w:rPr>
                          </w:rPrChange>
                        </w:rPr>
                        <m:t>n×k</m:t>
                      </m:r>
                    </m:e>
                  </m:d>
                </m:num>
                <m:den>
                  <m:sSub>
                    <m:sSubPr>
                      <m:ctrlPr>
                        <w:rPr>
                          <w:rFonts w:ascii="Cambria Math" w:hAnsi="Cambria Math"/>
                          <w:i/>
                          <w:sz w:val="22"/>
                          <w:szCs w:val="22"/>
                          <w:rPrChange w:id="1181"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82"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183"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184" w:author="jonathan pritchard" w:date="2024-08-21T11:05:00Z" w16du:dateUtc="2024-08-21T10:05:00Z">
                        <w:rPr>
                          <w:rFonts w:ascii="Cambria Math" w:hAnsi="Cambria Math"/>
                          <w:noProof/>
                          <w:sz w:val="22"/>
                          <w:szCs w:val="22"/>
                        </w:rPr>
                      </w:rPrChange>
                    </w:rPr>
                    <m:t>=</m:t>
                  </m:r>
                  <m:sSub>
                    <m:sSubPr>
                      <m:ctrlPr>
                        <w:rPr>
                          <w:rFonts w:ascii="Cambria Math" w:hAnsi="Cambria Math"/>
                          <w:i/>
                          <w:sz w:val="22"/>
                          <w:szCs w:val="22"/>
                          <w:rPrChange w:id="1185"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186"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187"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188" w:author="jonathan pritchard" w:date="2024-08-21T11:05:00Z" w16du:dateUtc="2024-08-21T10:05:00Z">
                        <w:rPr>
                          <w:rFonts w:ascii="Cambria Math" w:hAnsi="Cambria Math"/>
                          <w:noProof/>
                          <w:sz w:val="22"/>
                          <w:szCs w:val="22"/>
                        </w:rPr>
                      </w:rPrChange>
                    </w:rPr>
                    <m:t>±</m:t>
                  </m:r>
                  <m:d>
                    <m:dPr>
                      <m:ctrlPr>
                        <w:rPr>
                          <w:rFonts w:ascii="Cambria Math" w:hAnsi="Cambria Math"/>
                          <w:i/>
                          <w:sz w:val="22"/>
                          <w:szCs w:val="22"/>
                          <w:rPrChange w:id="1189"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190" w:author="jonathan pritchard" w:date="2024-08-21T11:05:00Z" w16du:dateUtc="2024-08-21T10:05:00Z">
                            <w:rPr>
                              <w:rFonts w:ascii="Cambria Math" w:hAnsi="Cambria Math"/>
                              <w:noProof/>
                              <w:sz w:val="22"/>
                              <w:szCs w:val="22"/>
                            </w:rPr>
                          </w:rPrChange>
                        </w:rPr>
                        <m:t>n×k</m:t>
                      </m:r>
                    </m:e>
                  </m:d>
                </m:den>
              </m:f>
              <m:r>
                <w:rPr>
                  <w:rFonts w:ascii="Cambria Math" w:hAnsi="Cambria Math"/>
                  <w:sz w:val="22"/>
                  <w:szCs w:val="22"/>
                  <w:rPrChange w:id="1191" w:author="jonathan pritchard" w:date="2024-08-21T11:05:00Z" w16du:dateUtc="2024-08-21T10:05:00Z">
                    <w:rPr>
                      <w:rFonts w:ascii="Cambria Math" w:hAnsi="Cambria Math"/>
                      <w:noProof/>
                      <w:sz w:val="22"/>
                      <w:szCs w:val="22"/>
                    </w:rPr>
                  </w:rPrChange>
                </w:rPr>
                <m:t xml:space="preserve">        </m:t>
              </m:r>
            </m:e>
          </m:d>
          <m:r>
            <w:rPr>
              <w:rFonts w:ascii="Cambria Math" w:hAnsi="Cambria Math"/>
              <w:sz w:val="22"/>
              <w:szCs w:val="22"/>
              <w:rPrChange w:id="1192" w:author="jonathan pritchard" w:date="2024-08-21T11:05:00Z" w16du:dateUtc="2024-08-21T10:05:00Z">
                <w:rPr>
                  <w:rFonts w:ascii="Cambria Math" w:hAnsi="Cambria Math"/>
                  <w:noProof/>
                  <w:sz w:val="22"/>
                  <w:szCs w:val="22"/>
                </w:rPr>
              </w:rPrChange>
            </w:rPr>
            <m:t xml:space="preserve">        </m:t>
          </m:r>
          <m:r>
            <m:rPr>
              <m:nor/>
            </m:rPr>
            <w:rPr>
              <w:rFonts w:ascii="Cambria Math" w:hAnsi="Cambria Math"/>
              <w:sz w:val="22"/>
              <w:szCs w:val="22"/>
              <w:rPrChange w:id="1193" w:author="jonathan pritchard" w:date="2024-08-21T11:05:00Z" w16du:dateUtc="2024-08-21T10:05:00Z">
                <w:rPr>
                  <w:rFonts w:ascii="Cambria Math" w:hAnsi="Cambria Math"/>
                  <w:noProof/>
                  <w:sz w:val="22"/>
                  <w:szCs w:val="22"/>
                </w:rPr>
              </w:rPrChange>
            </w:rPr>
            <m:t>for</m:t>
          </m:r>
          <m:r>
            <w:rPr>
              <w:rFonts w:ascii="Cambria Math" w:hAnsi="Cambria Math"/>
              <w:sz w:val="22"/>
              <w:szCs w:val="22"/>
              <w:rPrChange w:id="1194" w:author="jonathan pritchard" w:date="2024-08-21T11:05:00Z" w16du:dateUtc="2024-08-21T10:05:00Z">
                <w:rPr>
                  <w:rFonts w:ascii="Cambria Math" w:hAnsi="Cambria Math"/>
                  <w:noProof/>
                  <w:sz w:val="22"/>
                  <w:szCs w:val="22"/>
                </w:rPr>
              </w:rPrChange>
            </w:rPr>
            <m:t xml:space="preserve"> k=0, 1, 2, 3 …</m:t>
          </m:r>
        </m:oMath>
      </m:oMathPara>
    </w:p>
    <w:p w14:paraId="06917191" w14:textId="77777777" w:rsidR="000327EA" w:rsidRPr="00237F07" w:rsidRDefault="009F5444" w:rsidP="004E61EE">
      <w:pPr>
        <w:spacing w:line="240" w:lineRule="auto"/>
        <w:rPr>
          <w:rPrChange w:id="1195" w:author="jonathan pritchard" w:date="2024-08-21T11:05:00Z" w16du:dateUtc="2024-08-21T10:05:00Z">
            <w:rPr>
              <w:noProof/>
            </w:rPr>
          </w:rPrChange>
        </w:rPr>
      </w:pPr>
      <w:r w:rsidRPr="00237F07">
        <w:rPr>
          <w:rPrChange w:id="1196" w:author="jonathan pritchard" w:date="2024-08-21T11:05:00Z" w16du:dateUtc="2024-08-21T10:05:00Z">
            <w:rPr>
              <w:noProof/>
            </w:rPr>
          </w:rPrChange>
        </w:rPr>
        <w:t xml:space="preserve">This algorithm assumes the grid spacing can be represented by its cell diagonal. It can be adapted to allow for symbols </w:t>
      </w:r>
      <w:r w:rsidR="0029343F" w:rsidRPr="00237F07">
        <w:rPr>
          <w:rPrChange w:id="1197" w:author="jonathan pritchard" w:date="2024-08-21T11:05:00Z" w16du:dateUtc="2024-08-21T10:05:00Z">
            <w:rPr>
              <w:noProof/>
            </w:rPr>
          </w:rPrChange>
        </w:rPr>
        <w:t>that are aligned</w:t>
      </w:r>
      <w:r w:rsidR="000B53DF" w:rsidRPr="00237F07">
        <w:rPr>
          <w:rPrChange w:id="1198" w:author="jonathan pritchard" w:date="2024-08-21T11:05:00Z" w16du:dateUtc="2024-08-21T10:05:00Z">
            <w:rPr>
              <w:noProof/>
            </w:rPr>
          </w:rPrChange>
        </w:rPr>
        <w:t xml:space="preserve"> parallel</w:t>
      </w:r>
      <w:r w:rsidRPr="00237F07">
        <w:rPr>
          <w:rPrChange w:id="1199" w:author="jonathan pritchard" w:date="2024-08-21T11:05:00Z" w16du:dateUtc="2024-08-21T10:05:00Z">
            <w:rPr>
              <w:noProof/>
            </w:rPr>
          </w:rPrChange>
        </w:rPr>
        <w:t xml:space="preserve"> </w:t>
      </w:r>
      <w:r w:rsidR="000B53DF" w:rsidRPr="00237F07">
        <w:rPr>
          <w:rPrChange w:id="1200" w:author="jonathan pritchard" w:date="2024-08-21T11:05:00Z" w16du:dateUtc="2024-08-21T10:05:00Z">
            <w:rPr>
              <w:noProof/>
            </w:rPr>
          </w:rPrChange>
        </w:rPr>
        <w:t>to</w:t>
      </w:r>
      <w:r w:rsidRPr="00237F07">
        <w:rPr>
          <w:rPrChange w:id="1201" w:author="jonathan pritchard" w:date="2024-08-21T11:05:00Z" w16du:dateUtc="2024-08-21T10:05:00Z">
            <w:rPr>
              <w:noProof/>
            </w:rPr>
          </w:rPrChange>
        </w:rPr>
        <w:t xml:space="preserve"> </w:t>
      </w:r>
      <w:r w:rsidR="000B53DF" w:rsidRPr="00237F07">
        <w:rPr>
          <w:rPrChange w:id="1202" w:author="jonathan pritchard" w:date="2024-08-21T11:05:00Z" w16du:dateUtc="2024-08-21T10:05:00Z">
            <w:rPr>
              <w:noProof/>
            </w:rPr>
          </w:rPrChange>
        </w:rPr>
        <w:t>grid axes</w:t>
      </w:r>
      <w:r w:rsidR="0029343F" w:rsidRPr="00237F07">
        <w:rPr>
          <w:rPrChange w:id="1203" w:author="jonathan pritchard" w:date="2024-08-21T11:05:00Z" w16du:dateUtc="2024-08-21T10:05:00Z">
            <w:rPr>
              <w:noProof/>
            </w:rPr>
          </w:rPrChange>
        </w:rPr>
        <w:t xml:space="preserve"> or for rectangular cells</w:t>
      </w:r>
      <w:r w:rsidRPr="00237F07">
        <w:rPr>
          <w:rPrChange w:id="1204" w:author="jonathan pritchard" w:date="2024-08-21T11:05:00Z" w16du:dateUtc="2024-08-21T10:05:00Z">
            <w:rPr>
              <w:noProof/>
            </w:rPr>
          </w:rPrChange>
        </w:rPr>
        <w:t>.</w:t>
      </w:r>
    </w:p>
    <w:p w14:paraId="785BB3BA" w14:textId="437B8A2C" w:rsidR="00FB4BFC" w:rsidRPr="00237F07" w:rsidRDefault="000327EA" w:rsidP="00CB795B">
      <w:pPr>
        <w:spacing w:after="120" w:line="240" w:lineRule="auto"/>
        <w:jc w:val="both"/>
        <w:rPr>
          <w:rPrChange w:id="1205" w:author="jonathan pritchard" w:date="2024-08-21T11:05:00Z" w16du:dateUtc="2024-08-21T10:05:00Z">
            <w:rPr>
              <w:noProof/>
            </w:rPr>
          </w:rPrChange>
        </w:rPr>
      </w:pPr>
      <w:r w:rsidRPr="00237F07">
        <w:rPr>
          <w:rPrChange w:id="1206" w:author="jonathan pritchard" w:date="2024-08-21T11:05:00Z" w16du:dateUtc="2024-08-21T10:05:00Z">
            <w:rPr>
              <w:noProof/>
            </w:rPr>
          </w:rPrChange>
        </w:rPr>
        <w:t xml:space="preserve">The </w:t>
      </w:r>
      <w:r w:rsidR="00CB795B" w:rsidRPr="00237F07">
        <w:rPr>
          <w:rPrChange w:id="1207" w:author="jonathan pritchard" w:date="2024-08-21T11:05:00Z" w16du:dateUtc="2024-08-21T10:05:00Z">
            <w:rPr>
              <w:noProof/>
            </w:rPr>
          </w:rPrChange>
        </w:rPr>
        <w:t>F</w:t>
      </w:r>
      <w:r w:rsidRPr="00237F07">
        <w:rPr>
          <w:rPrChange w:id="1208" w:author="jonathan pritchard" w:date="2024-08-21T11:05:00Z" w16du:dateUtc="2024-08-21T10:05:00Z">
            <w:rPr>
              <w:noProof/>
            </w:rPr>
          </w:rPrChange>
        </w:rPr>
        <w:t>igures below illustrate the use of this algorithm.</w:t>
      </w:r>
      <w:r w:rsidR="00140F21" w:rsidRPr="00237F07">
        <w:rPr>
          <w:rPrChange w:id="1209" w:author="jonathan pritchard" w:date="2024-08-21T11:05:00Z" w16du:dateUtc="2024-08-21T10:05:00Z">
            <w:rPr>
              <w:noProof/>
            </w:rPr>
          </w:rPrChange>
        </w:rPr>
        <w:t xml:space="preserve"> </w:t>
      </w:r>
      <w:r w:rsidR="00140F21" w:rsidRPr="00237F07">
        <w:rPr>
          <w:rPrChange w:id="1210" w:author="jonathan pritchard" w:date="2024-08-21T11:05:00Z" w16du:dateUtc="2024-08-21T10:05:00Z">
            <w:rPr>
              <w:noProof/>
            </w:rPr>
          </w:rPrChange>
        </w:rPr>
        <w:fldChar w:fldCharType="begin"/>
      </w:r>
      <w:r w:rsidR="00140F21" w:rsidRPr="00237F07">
        <w:rPr>
          <w:rPrChange w:id="1211" w:author="jonathan pritchard" w:date="2024-08-21T11:05:00Z" w16du:dateUtc="2024-08-21T10:05:00Z">
            <w:rPr>
              <w:noProof/>
            </w:rPr>
          </w:rPrChange>
        </w:rPr>
        <w:instrText xml:space="preserve"> REF _Ref48690523 \h </w:instrText>
      </w:r>
      <w:r w:rsidR="00CB795B" w:rsidRPr="00237F07">
        <w:rPr>
          <w:rPrChange w:id="1212" w:author="jonathan pritchard" w:date="2024-08-21T11:05:00Z" w16du:dateUtc="2024-08-21T10:05:00Z">
            <w:rPr>
              <w:noProof/>
            </w:rPr>
          </w:rPrChange>
        </w:rPr>
        <w:instrText xml:space="preserve"> \* MERGEFORMAT </w:instrText>
      </w:r>
      <w:r w:rsidR="00140F21" w:rsidRPr="00237F07">
        <w:rPr>
          <w:rPrChange w:id="1213" w:author="jonathan pritchard" w:date="2024-08-21T11:05:00Z" w16du:dateUtc="2024-08-21T10:05:00Z">
            <w:rPr>
              <w:noProof/>
            </w:rPr>
          </w:rPrChange>
        </w:rPr>
      </w:r>
      <w:r w:rsidR="00140F21" w:rsidRPr="00237F07">
        <w:rPr>
          <w:rPrChange w:id="1214" w:author="jonathan pritchard" w:date="2024-08-21T11:05:00Z" w16du:dateUtc="2024-08-21T10:05:00Z">
            <w:rPr>
              <w:noProof/>
            </w:rPr>
          </w:rPrChange>
        </w:rPr>
        <w:fldChar w:fldCharType="separate"/>
      </w:r>
      <w:r w:rsidR="00832978" w:rsidRPr="00B77A92">
        <w:t>Figure 5</w:t>
      </w:r>
      <w:r w:rsidR="00140F21" w:rsidRPr="00237F07">
        <w:rPr>
          <w:rPrChange w:id="1215" w:author="jonathan pritchard" w:date="2024-08-21T11:05:00Z" w16du:dateUtc="2024-08-21T10:05:00Z">
            <w:rPr>
              <w:noProof/>
            </w:rPr>
          </w:rPrChange>
        </w:rPr>
        <w:fldChar w:fldCharType="end"/>
      </w:r>
      <w:r w:rsidR="00140F21" w:rsidRPr="00237F07">
        <w:rPr>
          <w:rPrChange w:id="1216" w:author="jonathan pritchard" w:date="2024-08-21T11:05:00Z" w16du:dateUtc="2024-08-21T10:05:00Z">
            <w:rPr>
              <w:noProof/>
            </w:rPr>
          </w:rPrChange>
        </w:rPr>
        <w:t xml:space="preserve"> depicts a grid </w:t>
      </w:r>
      <w:r w:rsidR="00AB74C1" w:rsidRPr="00237F07">
        <w:rPr>
          <w:rPrChange w:id="1217" w:author="jonathan pritchard" w:date="2024-08-21T11:05:00Z" w16du:dateUtc="2024-08-21T10:05:00Z">
            <w:rPr>
              <w:noProof/>
            </w:rPr>
          </w:rPrChange>
        </w:rPr>
        <w:t xml:space="preserve">coverage feature </w:t>
      </w:r>
      <w:r w:rsidR="00140F21" w:rsidRPr="00237F07">
        <w:rPr>
          <w:rPrChange w:id="1218" w:author="jonathan pritchard" w:date="2024-08-21T11:05:00Z" w16du:dateUtc="2024-08-21T10:05:00Z">
            <w:rPr>
              <w:noProof/>
            </w:rPr>
          </w:rPrChange>
        </w:rPr>
        <w:t>symbolised by arrows of dimension</w:t>
      </w:r>
      <w:r w:rsidR="00AB74C1" w:rsidRPr="00237F07">
        <w:rPr>
          <w:rPrChange w:id="1219" w:author="jonathan pritchard" w:date="2024-08-21T11:05:00Z" w16du:dateUtc="2024-08-21T10:05:00Z">
            <w:rPr>
              <w:noProof/>
            </w:rPr>
          </w:rPrChange>
        </w:rPr>
        <w:t>s</w:t>
      </w:r>
      <w:r w:rsidR="00140F21" w:rsidRPr="00237F07">
        <w:rPr>
          <w:rPrChange w:id="1220" w:author="jonathan pritchard" w:date="2024-08-21T11:05:00Z" w16du:dateUtc="2024-08-21T10:05:00Z">
            <w:rPr>
              <w:noProof/>
            </w:rPr>
          </w:rPrChange>
        </w:rPr>
        <w:t xml:space="preserve"> varying according to the value of an attribute</w:t>
      </w:r>
      <w:r w:rsidR="00AB74C1" w:rsidRPr="00237F07">
        <w:rPr>
          <w:rPrChange w:id="1221" w:author="jonathan pritchard" w:date="2024-08-21T11:05:00Z" w16du:dateUtc="2024-08-21T10:05:00Z">
            <w:rPr>
              <w:noProof/>
            </w:rPr>
          </w:rPrChange>
        </w:rPr>
        <w:t xml:space="preserve"> at the grid point. </w:t>
      </w:r>
      <w:r w:rsidR="00AB74C1" w:rsidRPr="00237F07">
        <w:rPr>
          <w:rPrChange w:id="1222" w:author="jonathan pritchard" w:date="2024-08-21T11:05:00Z" w16du:dateUtc="2024-08-21T10:05:00Z">
            <w:rPr>
              <w:noProof/>
            </w:rPr>
          </w:rPrChange>
        </w:rPr>
        <w:fldChar w:fldCharType="begin"/>
      </w:r>
      <w:r w:rsidR="00AB74C1" w:rsidRPr="00237F07">
        <w:rPr>
          <w:rPrChange w:id="1223" w:author="jonathan pritchard" w:date="2024-08-21T11:05:00Z" w16du:dateUtc="2024-08-21T10:05:00Z">
            <w:rPr>
              <w:noProof/>
            </w:rPr>
          </w:rPrChange>
        </w:rPr>
        <w:instrText xml:space="preserve"> REF _Ref48690668 \h </w:instrText>
      </w:r>
      <w:r w:rsidR="00CB795B" w:rsidRPr="00237F07">
        <w:rPr>
          <w:rPrChange w:id="1224" w:author="jonathan pritchard" w:date="2024-08-21T11:05:00Z" w16du:dateUtc="2024-08-21T10:05:00Z">
            <w:rPr>
              <w:noProof/>
            </w:rPr>
          </w:rPrChange>
        </w:rPr>
        <w:instrText xml:space="preserve"> \* MERGEFORMAT </w:instrText>
      </w:r>
      <w:r w:rsidR="00AB74C1" w:rsidRPr="00237F07">
        <w:rPr>
          <w:rPrChange w:id="1225" w:author="jonathan pritchard" w:date="2024-08-21T11:05:00Z" w16du:dateUtc="2024-08-21T10:05:00Z">
            <w:rPr>
              <w:noProof/>
            </w:rPr>
          </w:rPrChange>
        </w:rPr>
      </w:r>
      <w:r w:rsidR="00AB74C1" w:rsidRPr="00237F07">
        <w:rPr>
          <w:rPrChange w:id="1226" w:author="jonathan pritchard" w:date="2024-08-21T11:05:00Z" w16du:dateUtc="2024-08-21T10:05:00Z">
            <w:rPr>
              <w:noProof/>
            </w:rPr>
          </w:rPrChange>
        </w:rPr>
        <w:fldChar w:fldCharType="separate"/>
      </w:r>
      <w:r w:rsidR="00832978" w:rsidRPr="00B77A92">
        <w:t>Figure C-6</w:t>
      </w:r>
      <w:r w:rsidR="00AB74C1" w:rsidRPr="00237F07">
        <w:rPr>
          <w:rPrChange w:id="1227" w:author="jonathan pritchard" w:date="2024-08-21T11:05:00Z" w16du:dateUtc="2024-08-21T10:05:00Z">
            <w:rPr>
              <w:noProof/>
            </w:rPr>
          </w:rPrChange>
        </w:rPr>
        <w:fldChar w:fldCharType="end"/>
      </w:r>
      <w:r w:rsidR="00AB74C1" w:rsidRPr="00237F07">
        <w:rPr>
          <w:rPrChange w:id="1228" w:author="jonathan pritchard" w:date="2024-08-21T11:05:00Z" w16du:dateUtc="2024-08-21T10:05:00Z">
            <w:rPr>
              <w:noProof/>
            </w:rPr>
          </w:rPrChange>
        </w:rPr>
        <w:t xml:space="preserve"> depicts the same data thinned with </w:t>
      </w:r>
      <w:proofErr w:type="spellStart"/>
      <w:r w:rsidR="00AB74C1" w:rsidRPr="00237F07">
        <w:rPr>
          <w:i/>
          <w:iCs/>
          <w:rPrChange w:id="1229" w:author="jonathan pritchard" w:date="2024-08-21T11:05:00Z" w16du:dateUtc="2024-08-21T10:05:00Z">
            <w:rPr>
              <w:i/>
              <w:iCs/>
              <w:noProof/>
            </w:rPr>
          </w:rPrChange>
        </w:rPr>
        <w:t>Rmax</w:t>
      </w:r>
      <w:proofErr w:type="spellEnd"/>
      <w:r w:rsidR="00AB74C1" w:rsidRPr="00237F07">
        <w:rPr>
          <w:rPrChange w:id="1230" w:author="jonathan pritchard" w:date="2024-08-21T11:05:00Z" w16du:dateUtc="2024-08-21T10:05:00Z">
            <w:rPr>
              <w:noProof/>
            </w:rPr>
          </w:rPrChange>
        </w:rPr>
        <w:t xml:space="preserve"> = 0.5 (outline-only arrows are suppressed). </w:t>
      </w:r>
      <w:r w:rsidR="00AB74C1" w:rsidRPr="00237F07">
        <w:rPr>
          <w:rPrChange w:id="1231" w:author="jonathan pritchard" w:date="2024-08-21T11:05:00Z" w16du:dateUtc="2024-08-21T10:05:00Z">
            <w:rPr>
              <w:noProof/>
            </w:rPr>
          </w:rPrChange>
        </w:rPr>
        <w:fldChar w:fldCharType="begin"/>
      </w:r>
      <w:r w:rsidR="00AB74C1" w:rsidRPr="00237F07">
        <w:rPr>
          <w:rPrChange w:id="1232" w:author="jonathan pritchard" w:date="2024-08-21T11:05:00Z" w16du:dateUtc="2024-08-21T10:05:00Z">
            <w:rPr>
              <w:noProof/>
            </w:rPr>
          </w:rPrChange>
        </w:rPr>
        <w:instrText xml:space="preserve"> REF _Ref48690672 \h </w:instrText>
      </w:r>
      <w:r w:rsidR="00CB795B" w:rsidRPr="00237F07">
        <w:rPr>
          <w:rPrChange w:id="1233" w:author="jonathan pritchard" w:date="2024-08-21T11:05:00Z" w16du:dateUtc="2024-08-21T10:05:00Z">
            <w:rPr>
              <w:noProof/>
            </w:rPr>
          </w:rPrChange>
        </w:rPr>
        <w:instrText xml:space="preserve"> \* MERGEFORMAT </w:instrText>
      </w:r>
      <w:r w:rsidR="00AB74C1" w:rsidRPr="00237F07">
        <w:rPr>
          <w:rPrChange w:id="1234" w:author="jonathan pritchard" w:date="2024-08-21T11:05:00Z" w16du:dateUtc="2024-08-21T10:05:00Z">
            <w:rPr>
              <w:noProof/>
            </w:rPr>
          </w:rPrChange>
        </w:rPr>
      </w:r>
      <w:r w:rsidR="00AB74C1" w:rsidRPr="00237F07">
        <w:rPr>
          <w:rPrChange w:id="1235" w:author="jonathan pritchard" w:date="2024-08-21T11:05:00Z" w16du:dateUtc="2024-08-21T10:05:00Z">
            <w:rPr>
              <w:noProof/>
            </w:rPr>
          </w:rPrChange>
        </w:rPr>
        <w:fldChar w:fldCharType="separate"/>
      </w:r>
      <w:r w:rsidR="00832978" w:rsidRPr="00B77A92">
        <w:t>Figure C-7</w:t>
      </w:r>
      <w:r w:rsidR="00AB74C1" w:rsidRPr="00237F07">
        <w:rPr>
          <w:rPrChange w:id="1236" w:author="jonathan pritchard" w:date="2024-08-21T11:05:00Z" w16du:dateUtc="2024-08-21T10:05:00Z">
            <w:rPr>
              <w:noProof/>
            </w:rPr>
          </w:rPrChange>
        </w:rPr>
        <w:fldChar w:fldCharType="end"/>
      </w:r>
      <w:r w:rsidR="00AB74C1" w:rsidRPr="00237F07">
        <w:rPr>
          <w:rPrChange w:id="1237" w:author="jonathan pritchard" w:date="2024-08-21T11:05:00Z" w16du:dateUtc="2024-08-21T10:05:00Z">
            <w:rPr>
              <w:noProof/>
            </w:rPr>
          </w:rPrChange>
        </w:rPr>
        <w:t xml:space="preserve"> depicts the thinning of the same data with </w:t>
      </w:r>
      <w:proofErr w:type="spellStart"/>
      <w:r w:rsidR="00AB74C1" w:rsidRPr="00237F07">
        <w:rPr>
          <w:i/>
          <w:iCs/>
          <w:rPrChange w:id="1238" w:author="jonathan pritchard" w:date="2024-08-21T11:05:00Z" w16du:dateUtc="2024-08-21T10:05:00Z">
            <w:rPr>
              <w:i/>
              <w:iCs/>
              <w:noProof/>
            </w:rPr>
          </w:rPrChange>
        </w:rPr>
        <w:t>Rmax</w:t>
      </w:r>
      <w:proofErr w:type="spellEnd"/>
      <w:r w:rsidR="00AB74C1" w:rsidRPr="00237F07">
        <w:rPr>
          <w:rPrChange w:id="1239" w:author="jonathan pritchard" w:date="2024-08-21T11:05:00Z" w16du:dateUtc="2024-08-21T10:05:00Z">
            <w:rPr>
              <w:noProof/>
            </w:rPr>
          </w:rPrChange>
        </w:rPr>
        <w:t xml:space="preserve"> = 0.33.</w:t>
      </w:r>
      <w:r w:rsidR="00FB4BFC" w:rsidRPr="00237F07">
        <w:rPr>
          <w:rPrChange w:id="1240" w:author="jonathan pritchard" w:date="2024-08-21T11:05:00Z" w16du:dateUtc="2024-08-21T10:05:00Z">
            <w:rPr>
              <w:noProof/>
            </w:rPr>
          </w:rPrChange>
        </w:rPr>
        <w:t xml:space="preserve"> The nominal</w:t>
      </w:r>
      <w:r w:rsidR="00366C3D" w:rsidRPr="00237F07">
        <w:rPr>
          <w:rStyle w:val="FootnoteReference"/>
          <w:noProof w:val="0"/>
          <w:sz w:val="20"/>
          <w:vertAlign w:val="superscript"/>
          <w:lang w:val="en-GB"/>
          <w:rPrChange w:id="1241" w:author="jonathan pritchard" w:date="2024-08-21T11:05:00Z" w16du:dateUtc="2024-08-21T10:05:00Z">
            <w:rPr>
              <w:rStyle w:val="FootnoteReference"/>
              <w:sz w:val="20"/>
              <w:vertAlign w:val="superscript"/>
              <w:lang w:val="en-GB"/>
            </w:rPr>
          </w:rPrChange>
        </w:rPr>
        <w:footnoteReference w:id="3"/>
      </w:r>
      <w:r w:rsidR="00FB4BFC" w:rsidRPr="00237F07">
        <w:rPr>
          <w:rPrChange w:id="1243" w:author="jonathan pritchard" w:date="2024-08-21T11:05:00Z" w16du:dateUtc="2024-08-21T10:05:00Z">
            <w:rPr>
              <w:noProof/>
            </w:rPr>
          </w:rPrChange>
        </w:rPr>
        <w:t xml:space="preserve"> dimensions and parameters for the three cases are:</w:t>
      </w:r>
    </w:p>
    <w:p w14:paraId="11301D02" w14:textId="4176C693" w:rsidR="00FB4BFC" w:rsidRPr="00237F07" w:rsidRDefault="00FB4BFC" w:rsidP="00CB795B">
      <w:pPr>
        <w:spacing w:after="120" w:line="240" w:lineRule="auto"/>
        <w:jc w:val="both"/>
        <w:rPr>
          <w:rPrChange w:id="1244" w:author="jonathan pritchard" w:date="2024-08-21T11:05:00Z" w16du:dateUtc="2024-08-21T10:05:00Z">
            <w:rPr>
              <w:noProof/>
            </w:rPr>
          </w:rPrChange>
        </w:rPr>
      </w:pPr>
      <w:r w:rsidRPr="00237F07">
        <w:rPr>
          <w:rPrChange w:id="1245" w:author="jonathan pritchard" w:date="2024-08-21T11:05:00Z" w16du:dateUtc="2024-08-21T10:05:00Z">
            <w:rPr>
              <w:noProof/>
            </w:rPr>
          </w:rPrChange>
        </w:rPr>
        <w:t>Grid spacing</w:t>
      </w:r>
      <w:r w:rsidR="006D4176" w:rsidRPr="00237F07">
        <w:rPr>
          <w:rPrChange w:id="1246" w:author="jonathan pritchard" w:date="2024-08-21T11:05:00Z" w16du:dateUtc="2024-08-21T10:05:00Z">
            <w:rPr>
              <w:noProof/>
            </w:rPr>
          </w:rPrChange>
        </w:rPr>
        <w:t xml:space="preserve"> at the display scale (</w:t>
      </w:r>
      <w:r w:rsidR="006D4176" w:rsidRPr="00237F07">
        <w:rPr>
          <w:i/>
          <w:iCs/>
          <w:rPrChange w:id="1247" w:author="jonathan pritchard" w:date="2024-08-21T11:05:00Z" w16du:dateUtc="2024-08-21T10:05:00Z">
            <w:rPr>
              <w:i/>
              <w:iCs/>
              <w:noProof/>
            </w:rPr>
          </w:rPrChange>
        </w:rPr>
        <w:t>D</w:t>
      </w:r>
      <w:r w:rsidR="006D4176" w:rsidRPr="00237F07">
        <w:rPr>
          <w:rPrChange w:id="1248" w:author="jonathan pritchard" w:date="2024-08-21T11:05:00Z" w16du:dateUtc="2024-08-21T10:05:00Z">
            <w:rPr>
              <w:noProof/>
            </w:rPr>
          </w:rPrChange>
        </w:rPr>
        <w:t>)</w:t>
      </w:r>
      <w:r w:rsidRPr="00237F07">
        <w:rPr>
          <w:rPrChange w:id="1249" w:author="jonathan pritchard" w:date="2024-08-21T11:05:00Z" w16du:dateUtc="2024-08-21T10:05:00Z">
            <w:rPr>
              <w:noProof/>
            </w:rPr>
          </w:rPrChange>
        </w:rPr>
        <w:t>: 36mm (grid diagonal)</w:t>
      </w:r>
      <w:r w:rsidR="00CB795B" w:rsidRPr="00237F07">
        <w:rPr>
          <w:rPrChange w:id="1250" w:author="jonathan pritchard" w:date="2024-08-21T11:05:00Z" w16du:dateUtc="2024-08-21T10:05:00Z">
            <w:rPr>
              <w:noProof/>
            </w:rPr>
          </w:rPrChange>
        </w:rPr>
        <w:t>.</w:t>
      </w:r>
    </w:p>
    <w:p w14:paraId="58D49B77" w14:textId="3E73BFF6" w:rsidR="00FB4BFC" w:rsidRPr="00237F07" w:rsidRDefault="006D4176" w:rsidP="00CB795B">
      <w:pPr>
        <w:spacing w:after="60" w:line="240" w:lineRule="auto"/>
        <w:jc w:val="both"/>
        <w:rPr>
          <w:rPrChange w:id="1251" w:author="jonathan pritchard" w:date="2024-08-21T11:05:00Z" w16du:dateUtc="2024-08-21T10:05:00Z">
            <w:rPr>
              <w:noProof/>
            </w:rPr>
          </w:rPrChange>
        </w:rPr>
      </w:pPr>
      <w:r w:rsidRPr="00237F07">
        <w:rPr>
          <w:rPrChange w:id="1252" w:author="jonathan pritchard" w:date="2024-08-21T11:05:00Z" w16du:dateUtc="2024-08-21T10:05:00Z">
            <w:rPr>
              <w:noProof/>
            </w:rPr>
          </w:rPrChange>
        </w:rPr>
        <w:t xml:space="preserve">Scaling of symbols by data attribute values at grid points produced symbols of four </w:t>
      </w:r>
      <w:r w:rsidR="00FB4BFC" w:rsidRPr="00237F07">
        <w:rPr>
          <w:rPrChange w:id="1253" w:author="jonathan pritchard" w:date="2024-08-21T11:05:00Z" w16du:dateUtc="2024-08-21T10:05:00Z">
            <w:rPr>
              <w:noProof/>
            </w:rPr>
          </w:rPrChange>
        </w:rPr>
        <w:t>sizes (arrow length):</w:t>
      </w:r>
    </w:p>
    <w:p w14:paraId="28363387" w14:textId="64E16F07" w:rsidR="00FB4BFC" w:rsidRPr="00237F07" w:rsidRDefault="00FB4BFC" w:rsidP="00AE2737">
      <w:pPr>
        <w:pStyle w:val="ListParagraph"/>
        <w:numPr>
          <w:ilvl w:val="0"/>
          <w:numId w:val="49"/>
        </w:numPr>
        <w:spacing w:after="60" w:line="240" w:lineRule="auto"/>
        <w:jc w:val="both"/>
        <w:rPr>
          <w:rPrChange w:id="1254" w:author="jonathan pritchard" w:date="2024-08-21T11:05:00Z" w16du:dateUtc="2024-08-21T10:05:00Z">
            <w:rPr>
              <w:noProof/>
            </w:rPr>
          </w:rPrChange>
        </w:rPr>
      </w:pPr>
      <w:r w:rsidRPr="00237F07">
        <w:rPr>
          <w:rPrChange w:id="1255" w:author="jonathan pritchard" w:date="2024-08-21T11:05:00Z" w16du:dateUtc="2024-08-21T10:05:00Z">
            <w:rPr>
              <w:noProof/>
            </w:rPr>
          </w:rPrChange>
        </w:rPr>
        <w:t>L0 = 30.4mm</w:t>
      </w:r>
      <w:r w:rsidR="006D4176" w:rsidRPr="00237F07">
        <w:rPr>
          <w:rPrChange w:id="1256" w:author="jonathan pritchard" w:date="2024-08-21T11:05:00Z" w16du:dateUtc="2024-08-21T10:05:00Z">
            <w:rPr>
              <w:noProof/>
            </w:rPr>
          </w:rPrChange>
        </w:rPr>
        <w:t xml:space="preserve"> = </w:t>
      </w:r>
      <w:r w:rsidR="006D4176" w:rsidRPr="00237F07">
        <w:rPr>
          <w:i/>
          <w:iCs/>
          <w:rPrChange w:id="1257" w:author="jonathan pritchard" w:date="2024-08-21T11:05:00Z" w16du:dateUtc="2024-08-21T10:05:00Z">
            <w:rPr>
              <w:i/>
              <w:iCs/>
              <w:noProof/>
            </w:rPr>
          </w:rPrChange>
        </w:rPr>
        <w:t>Lsmax</w:t>
      </w:r>
    </w:p>
    <w:p w14:paraId="623D90AD" w14:textId="77777777" w:rsidR="00FB4BFC" w:rsidRPr="00237F07" w:rsidRDefault="00FB4BFC" w:rsidP="00AE2737">
      <w:pPr>
        <w:pStyle w:val="ListParagraph"/>
        <w:numPr>
          <w:ilvl w:val="0"/>
          <w:numId w:val="49"/>
        </w:numPr>
        <w:spacing w:after="60" w:line="240" w:lineRule="auto"/>
        <w:jc w:val="both"/>
        <w:rPr>
          <w:rPrChange w:id="1258" w:author="jonathan pritchard" w:date="2024-08-21T11:05:00Z" w16du:dateUtc="2024-08-21T10:05:00Z">
            <w:rPr>
              <w:noProof/>
            </w:rPr>
          </w:rPrChange>
        </w:rPr>
      </w:pPr>
      <w:r w:rsidRPr="00237F07">
        <w:rPr>
          <w:rPrChange w:id="1259" w:author="jonathan pritchard" w:date="2024-08-21T11:05:00Z" w16du:dateUtc="2024-08-21T10:05:00Z">
            <w:rPr>
              <w:noProof/>
            </w:rPr>
          </w:rPrChange>
        </w:rPr>
        <w:t>L1 = 17.7mm</w:t>
      </w:r>
    </w:p>
    <w:p w14:paraId="1BBDDD92" w14:textId="77777777" w:rsidR="00FB4BFC" w:rsidRPr="00237F07" w:rsidRDefault="00FB4BFC" w:rsidP="00AE2737">
      <w:pPr>
        <w:pStyle w:val="ListParagraph"/>
        <w:numPr>
          <w:ilvl w:val="0"/>
          <w:numId w:val="49"/>
        </w:numPr>
        <w:spacing w:after="60" w:line="240" w:lineRule="auto"/>
        <w:jc w:val="both"/>
        <w:rPr>
          <w:rPrChange w:id="1260" w:author="jonathan pritchard" w:date="2024-08-21T11:05:00Z" w16du:dateUtc="2024-08-21T10:05:00Z">
            <w:rPr>
              <w:noProof/>
            </w:rPr>
          </w:rPrChange>
        </w:rPr>
      </w:pPr>
      <w:r w:rsidRPr="00237F07">
        <w:rPr>
          <w:rPrChange w:id="1261" w:author="jonathan pritchard" w:date="2024-08-21T11:05:00Z" w16du:dateUtc="2024-08-21T10:05:00Z">
            <w:rPr>
              <w:noProof/>
            </w:rPr>
          </w:rPrChange>
        </w:rPr>
        <w:t>L2 = 16.2mm</w:t>
      </w:r>
    </w:p>
    <w:p w14:paraId="7C76D139" w14:textId="30855F7E" w:rsidR="00FB4BFC" w:rsidRPr="00237F07" w:rsidRDefault="00FB4BFC" w:rsidP="00AE2737">
      <w:pPr>
        <w:pStyle w:val="ListParagraph"/>
        <w:numPr>
          <w:ilvl w:val="0"/>
          <w:numId w:val="49"/>
        </w:numPr>
        <w:spacing w:after="120" w:line="240" w:lineRule="auto"/>
        <w:jc w:val="both"/>
        <w:rPr>
          <w:rPrChange w:id="1262" w:author="jonathan pritchard" w:date="2024-08-21T11:05:00Z" w16du:dateUtc="2024-08-21T10:05:00Z">
            <w:rPr>
              <w:noProof/>
            </w:rPr>
          </w:rPrChange>
        </w:rPr>
      </w:pPr>
      <w:r w:rsidRPr="00237F07">
        <w:rPr>
          <w:rPrChange w:id="1263" w:author="jonathan pritchard" w:date="2024-08-21T11:05:00Z" w16du:dateUtc="2024-08-21T10:05:00Z">
            <w:rPr>
              <w:noProof/>
            </w:rPr>
          </w:rPrChange>
        </w:rPr>
        <w:t>L3 = 12.7mm</w:t>
      </w:r>
    </w:p>
    <w:p w14:paraId="4BD9199E" w14:textId="77777777" w:rsidR="004C58B3" w:rsidRPr="00B77A92" w:rsidRDefault="000327EA" w:rsidP="004E61EE">
      <w:pPr>
        <w:keepNext/>
        <w:spacing w:line="240" w:lineRule="auto"/>
        <w:jc w:val="center"/>
      </w:pPr>
      <w:r w:rsidRPr="00237F07">
        <w:rPr>
          <w:lang w:eastAsia="fr-FR"/>
          <w:rPrChange w:id="1264" w:author="jonathan pritchard" w:date="2024-08-21T11:05:00Z" w16du:dateUtc="2024-08-21T10:05:00Z">
            <w:rPr>
              <w:noProof/>
              <w:lang w:val="fr-FR" w:eastAsia="fr-FR"/>
            </w:rPr>
          </w:rPrChange>
        </w:rPr>
        <w:lastRenderedPageBreak/>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237F07" w:rsidRDefault="004C58B3" w:rsidP="004E61EE">
      <w:pPr>
        <w:pStyle w:val="Caption"/>
        <w:spacing w:line="240" w:lineRule="auto"/>
        <w:jc w:val="center"/>
        <w:rPr>
          <w:rPrChange w:id="1265" w:author="jonathan pritchard" w:date="2024-08-21T11:05:00Z" w16du:dateUtc="2024-08-21T10:05:00Z">
            <w:rPr>
              <w:noProof/>
            </w:rPr>
          </w:rPrChange>
        </w:rPr>
      </w:pPr>
      <w:bookmarkStart w:id="1266" w:name="_Ref48690523"/>
      <w:r w:rsidRPr="00B77A92">
        <w:t xml:space="preserve">Figure </w:t>
      </w:r>
      <w:r w:rsidRPr="00B77A92">
        <w:fldChar w:fldCharType="begin"/>
      </w:r>
      <w:r w:rsidRPr="00B77A92">
        <w:instrText xml:space="preserve"> SEQ Figure \* ARABIC </w:instrText>
      </w:r>
      <w:r w:rsidRPr="00B77A92">
        <w:fldChar w:fldCharType="separate"/>
      </w:r>
      <w:r w:rsidR="00832978" w:rsidRPr="00237F07">
        <w:rPr>
          <w:rPrChange w:id="1267" w:author="jonathan pritchard" w:date="2024-08-21T11:05:00Z" w16du:dateUtc="2024-08-21T10:05:00Z">
            <w:rPr>
              <w:noProof/>
            </w:rPr>
          </w:rPrChange>
        </w:rPr>
        <w:t>5</w:t>
      </w:r>
      <w:r w:rsidRPr="00B77A92">
        <w:fldChar w:fldCharType="end"/>
      </w:r>
      <w:bookmarkEnd w:id="1266"/>
      <w:r w:rsidRPr="00B77A92">
        <w:t xml:space="preserve"> - Grid without thinning</w:t>
      </w:r>
    </w:p>
    <w:p w14:paraId="66224CAC" w14:textId="77777777" w:rsidR="00EB0D12" w:rsidRPr="00237F07" w:rsidRDefault="00EB0D12" w:rsidP="00CB795B">
      <w:pPr>
        <w:spacing w:after="120" w:line="240" w:lineRule="auto"/>
        <w:jc w:val="both"/>
        <w:rPr>
          <w:rPrChange w:id="1268" w:author="jonathan pritchard" w:date="2024-08-21T11:05:00Z" w16du:dateUtc="2024-08-21T10:05:00Z">
            <w:rPr>
              <w:noProof/>
            </w:rPr>
          </w:rPrChange>
        </w:rPr>
      </w:pPr>
      <w:r w:rsidRPr="00237F07">
        <w:rPr>
          <w:rPrChange w:id="1269" w:author="jonathan pritchard" w:date="2024-08-21T11:05:00Z" w16du:dateUtc="2024-08-21T10:05:00Z">
            <w:rPr>
              <w:noProof/>
            </w:rPr>
          </w:rPrChange>
        </w:rPr>
        <w:t xml:space="preserve">For </w:t>
      </w:r>
      <w:proofErr w:type="spellStart"/>
      <w:r w:rsidRPr="00237F07">
        <w:rPr>
          <w:i/>
          <w:iCs/>
          <w:rPrChange w:id="1270" w:author="jonathan pritchard" w:date="2024-08-21T11:05:00Z" w16du:dateUtc="2024-08-21T10:05:00Z">
            <w:rPr>
              <w:i/>
              <w:iCs/>
              <w:noProof/>
            </w:rPr>
          </w:rPrChange>
        </w:rPr>
        <w:t>Rmax</w:t>
      </w:r>
      <w:proofErr w:type="spellEnd"/>
      <w:r w:rsidRPr="00237F07">
        <w:rPr>
          <w:rPrChange w:id="1271" w:author="jonathan pritchard" w:date="2024-08-21T11:05:00Z" w16du:dateUtc="2024-08-21T10:05:00Z">
            <w:rPr>
              <w:noProof/>
            </w:rPr>
          </w:rPrChange>
        </w:rPr>
        <w:t xml:space="preserve"> = 0.5, with </w:t>
      </w:r>
      <w:r w:rsidRPr="00237F07">
        <w:rPr>
          <w:i/>
          <w:iCs/>
          <w:rPrChange w:id="1272" w:author="jonathan pritchard" w:date="2024-08-21T11:05:00Z" w16du:dateUtc="2024-08-21T10:05:00Z">
            <w:rPr>
              <w:i/>
              <w:iCs/>
              <w:noProof/>
            </w:rPr>
          </w:rPrChange>
        </w:rPr>
        <w:t>n</w:t>
      </w:r>
      <w:r w:rsidRPr="00237F07">
        <w:rPr>
          <w:rPrChange w:id="1273" w:author="jonathan pritchard" w:date="2024-08-21T11:05:00Z" w16du:dateUtc="2024-08-21T10:05:00Z">
            <w:rPr>
              <w:noProof/>
            </w:rPr>
          </w:rPrChange>
        </w:rPr>
        <w:t xml:space="preserve"> = 1, the value of </w:t>
      </w:r>
      <w:r w:rsidRPr="00237F07">
        <w:rPr>
          <w:i/>
          <w:iCs/>
          <w:rPrChange w:id="1274" w:author="jonathan pritchard" w:date="2024-08-21T11:05:00Z" w16du:dateUtc="2024-08-21T10:05:00Z">
            <w:rPr>
              <w:i/>
              <w:iCs/>
              <w:noProof/>
            </w:rPr>
          </w:rPrChange>
        </w:rPr>
        <w:t>R</w:t>
      </w:r>
      <w:r w:rsidRPr="00237F07">
        <w:rPr>
          <w:rPrChange w:id="1275" w:author="jonathan pritchard" w:date="2024-08-21T11:05:00Z" w16du:dateUtc="2024-08-21T10:05:00Z">
            <w:rPr>
              <w:noProof/>
            </w:rPr>
          </w:rPrChange>
        </w:rPr>
        <w:t xml:space="preserve"> is greater than </w:t>
      </w:r>
      <w:proofErr w:type="spellStart"/>
      <w:r w:rsidRPr="00237F07">
        <w:rPr>
          <w:i/>
          <w:iCs/>
          <w:rPrChange w:id="1276" w:author="jonathan pritchard" w:date="2024-08-21T11:05:00Z" w16du:dateUtc="2024-08-21T10:05:00Z">
            <w:rPr>
              <w:i/>
              <w:iCs/>
              <w:noProof/>
            </w:rPr>
          </w:rPrChange>
        </w:rPr>
        <w:t>Rmax</w:t>
      </w:r>
      <w:proofErr w:type="spellEnd"/>
      <w:r w:rsidRPr="00237F07">
        <w:rPr>
          <w:rPrChange w:id="1277" w:author="jonathan pritchard" w:date="2024-08-21T11:05:00Z" w16du:dateUtc="2024-08-21T10:05:00Z">
            <w:rPr>
              <w:noProof/>
            </w:rPr>
          </w:rPrChange>
        </w:rPr>
        <w:t>:</w:t>
      </w:r>
    </w:p>
    <w:p w14:paraId="4CE46286" w14:textId="77777777" w:rsidR="00EB0D12" w:rsidRPr="00237F07" w:rsidRDefault="00EB0D12" w:rsidP="004E61EE">
      <w:pPr>
        <w:spacing w:line="240" w:lineRule="auto"/>
        <w:rPr>
          <w:rPrChange w:id="1278" w:author="jonathan pritchard" w:date="2024-08-21T11:05:00Z" w16du:dateUtc="2024-08-21T10:05:00Z">
            <w:rPr>
              <w:noProof/>
            </w:rPr>
          </w:rPrChange>
        </w:rPr>
      </w:pPr>
      <m:oMathPara>
        <m:oMathParaPr>
          <m:jc m:val="left"/>
        </m:oMathParaPr>
        <m:oMath>
          <m:r>
            <w:rPr>
              <w:rFonts w:ascii="Cambria Math" w:hAnsi="Cambria Math"/>
              <w:sz w:val="22"/>
              <w:szCs w:val="22"/>
              <w:rPrChange w:id="1279" w:author="jonathan pritchard" w:date="2024-08-21T11:05:00Z" w16du:dateUtc="2024-08-21T10:05:00Z">
                <w:rPr>
                  <w:rFonts w:ascii="Cambria Math" w:hAnsi="Cambria Math"/>
                  <w:noProof/>
                  <w:sz w:val="22"/>
                  <w:szCs w:val="22"/>
                </w:rPr>
              </w:rPrChange>
            </w:rPr>
            <m:t xml:space="preserve">R= </m:t>
          </m:r>
          <m:f>
            <m:fPr>
              <m:ctrlPr>
                <w:rPr>
                  <w:rFonts w:ascii="Cambria Math" w:hAnsi="Cambria Math"/>
                  <w:i/>
                  <w:sz w:val="22"/>
                  <w:szCs w:val="22"/>
                  <w:rPrChange w:id="1280" w:author="jonathan pritchard" w:date="2024-08-21T11:05:00Z" w16du:dateUtc="2024-08-21T10:05:00Z">
                    <w:rPr>
                      <w:rFonts w:ascii="Cambria Math" w:hAnsi="Cambria Math"/>
                      <w:i/>
                      <w:noProof/>
                      <w:sz w:val="22"/>
                      <w:szCs w:val="22"/>
                    </w:rPr>
                  </w:rPrChange>
                </w:rPr>
              </m:ctrlPr>
            </m:fPr>
            <m:num>
              <m:sSub>
                <m:sSubPr>
                  <m:ctrlPr>
                    <w:rPr>
                      <w:rFonts w:ascii="Cambria Math" w:hAnsi="Cambria Math"/>
                      <w:i/>
                      <w:sz w:val="22"/>
                      <w:szCs w:val="22"/>
                      <w:rPrChange w:id="1281"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282" w:author="jonathan pritchard" w:date="2024-08-21T11:05:00Z" w16du:dateUtc="2024-08-21T10:05:00Z">
                        <w:rPr>
                          <w:rFonts w:ascii="Cambria Math" w:hAnsi="Cambria Math"/>
                          <w:noProof/>
                          <w:sz w:val="22"/>
                          <w:szCs w:val="22"/>
                        </w:rPr>
                      </w:rPrChange>
                    </w:rPr>
                    <m:t>L</m:t>
                  </m:r>
                </m:e>
                <m:sub>
                  <m:r>
                    <w:rPr>
                      <w:rFonts w:ascii="Cambria Math" w:hAnsi="Cambria Math"/>
                      <w:sz w:val="22"/>
                      <w:szCs w:val="22"/>
                      <w:rPrChange w:id="1283" w:author="jonathan pritchard" w:date="2024-08-21T11:05:00Z" w16du:dateUtc="2024-08-21T10:05:00Z">
                        <w:rPr>
                          <w:rFonts w:ascii="Cambria Math" w:hAnsi="Cambria Math"/>
                          <w:noProof/>
                          <w:sz w:val="22"/>
                          <w:szCs w:val="22"/>
                        </w:rPr>
                      </w:rPrChange>
                    </w:rPr>
                    <m:t>smax</m:t>
                  </m:r>
                </m:sub>
              </m:sSub>
            </m:num>
            <m:den>
              <m:r>
                <w:rPr>
                  <w:rFonts w:ascii="Cambria Math" w:hAnsi="Cambria Math"/>
                  <w:sz w:val="22"/>
                  <w:szCs w:val="22"/>
                  <w:rPrChange w:id="1284" w:author="jonathan pritchard" w:date="2024-08-21T11:05:00Z" w16du:dateUtc="2024-08-21T10:05:00Z">
                    <w:rPr>
                      <w:rFonts w:ascii="Cambria Math" w:hAnsi="Cambria Math"/>
                      <w:noProof/>
                      <w:sz w:val="22"/>
                      <w:szCs w:val="22"/>
                    </w:rPr>
                  </w:rPrChange>
                </w:rPr>
                <m:t>1×D</m:t>
              </m:r>
            </m:den>
          </m:f>
          <m:r>
            <w:rPr>
              <w:rFonts w:ascii="Cambria Math" w:hAnsi="Cambria Math"/>
              <w:sz w:val="22"/>
              <w:szCs w:val="22"/>
              <w:rPrChange w:id="1285" w:author="jonathan pritchard" w:date="2024-08-21T11:05:00Z" w16du:dateUtc="2024-08-21T10:05:00Z">
                <w:rPr>
                  <w:rFonts w:ascii="Cambria Math" w:hAnsi="Cambria Math"/>
                  <w:noProof/>
                  <w:sz w:val="22"/>
                  <w:szCs w:val="22"/>
                </w:rPr>
              </w:rPrChange>
            </w:rPr>
            <m:t xml:space="preserve"> = </m:t>
          </m:r>
          <m:f>
            <m:fPr>
              <m:ctrlPr>
                <w:rPr>
                  <w:rFonts w:ascii="Cambria Math" w:hAnsi="Cambria Math"/>
                  <w:i/>
                  <w:sz w:val="22"/>
                  <w:szCs w:val="22"/>
                  <w:rPrChange w:id="1286" w:author="jonathan pritchard" w:date="2024-08-21T11:05:00Z" w16du:dateUtc="2024-08-21T10:05:00Z">
                    <w:rPr>
                      <w:rFonts w:ascii="Cambria Math" w:hAnsi="Cambria Math"/>
                      <w:i/>
                      <w:noProof/>
                      <w:sz w:val="22"/>
                      <w:szCs w:val="22"/>
                    </w:rPr>
                  </w:rPrChange>
                </w:rPr>
              </m:ctrlPr>
            </m:fPr>
            <m:num>
              <m:r>
                <w:rPr>
                  <w:rFonts w:ascii="Cambria Math" w:hAnsi="Cambria Math"/>
                  <w:sz w:val="22"/>
                  <w:szCs w:val="22"/>
                  <w:rPrChange w:id="1287" w:author="jonathan pritchard" w:date="2024-08-21T11:05:00Z" w16du:dateUtc="2024-08-21T10:05:00Z">
                    <w:rPr>
                      <w:rFonts w:ascii="Cambria Math" w:hAnsi="Cambria Math"/>
                      <w:noProof/>
                      <w:sz w:val="22"/>
                      <w:szCs w:val="22"/>
                    </w:rPr>
                  </w:rPrChange>
                </w:rPr>
                <m:t>30.4</m:t>
              </m:r>
            </m:num>
            <m:den>
              <m:r>
                <w:rPr>
                  <w:rFonts w:ascii="Cambria Math" w:hAnsi="Cambria Math"/>
                  <w:sz w:val="22"/>
                  <w:szCs w:val="22"/>
                  <w:rPrChange w:id="1288" w:author="jonathan pritchard" w:date="2024-08-21T11:05:00Z" w16du:dateUtc="2024-08-21T10:05:00Z">
                    <w:rPr>
                      <w:rFonts w:ascii="Cambria Math" w:hAnsi="Cambria Math"/>
                      <w:noProof/>
                      <w:sz w:val="22"/>
                      <w:szCs w:val="22"/>
                    </w:rPr>
                  </w:rPrChange>
                </w:rPr>
                <m:t>36</m:t>
              </m:r>
            </m:den>
          </m:f>
          <m:r>
            <w:rPr>
              <w:rFonts w:ascii="Cambria Math" w:hAnsi="Cambria Math"/>
              <w:sz w:val="22"/>
              <w:szCs w:val="22"/>
              <w:rPrChange w:id="1289" w:author="jonathan pritchard" w:date="2024-08-21T11:05:00Z" w16du:dateUtc="2024-08-21T10:05:00Z">
                <w:rPr>
                  <w:rFonts w:ascii="Cambria Math" w:hAnsi="Cambria Math"/>
                  <w:noProof/>
                  <w:sz w:val="22"/>
                  <w:szCs w:val="22"/>
                </w:rPr>
              </w:rPrChange>
            </w:rPr>
            <m:t xml:space="preserve"> =0.844 &gt;0.5</m:t>
          </m:r>
        </m:oMath>
      </m:oMathPara>
    </w:p>
    <w:p w14:paraId="7588CBCB" w14:textId="77777777" w:rsidR="00EB0D12" w:rsidRPr="00237F07" w:rsidRDefault="00EB0D12" w:rsidP="00CB795B">
      <w:pPr>
        <w:spacing w:after="120" w:line="240" w:lineRule="auto"/>
        <w:jc w:val="both"/>
        <w:rPr>
          <w:rPrChange w:id="1290" w:author="jonathan pritchard" w:date="2024-08-21T11:05:00Z" w16du:dateUtc="2024-08-21T10:05:00Z">
            <w:rPr>
              <w:noProof/>
            </w:rPr>
          </w:rPrChange>
        </w:rPr>
      </w:pPr>
      <w:r w:rsidRPr="00237F07">
        <w:rPr>
          <w:rPrChange w:id="1291" w:author="jonathan pritchard" w:date="2024-08-21T11:05:00Z" w16du:dateUtc="2024-08-21T10:05:00Z">
            <w:rPr>
              <w:noProof/>
            </w:rPr>
          </w:rPrChange>
        </w:rPr>
        <w:t xml:space="preserve">Applying the formula for computing </w:t>
      </w:r>
      <w:r w:rsidRPr="00237F07">
        <w:rPr>
          <w:i/>
          <w:iCs/>
          <w:rPrChange w:id="1292" w:author="jonathan pritchard" w:date="2024-08-21T11:05:00Z" w16du:dateUtc="2024-08-21T10:05:00Z">
            <w:rPr>
              <w:i/>
              <w:iCs/>
              <w:noProof/>
            </w:rPr>
          </w:rPrChange>
        </w:rPr>
        <w:t>n</w:t>
      </w:r>
      <w:r w:rsidRPr="00237F07">
        <w:rPr>
          <w:rPrChange w:id="1293" w:author="jonathan pritchard" w:date="2024-08-21T11:05:00Z" w16du:dateUtc="2024-08-21T10:05:00Z">
            <w:rPr>
              <w:noProof/>
            </w:rPr>
          </w:rPrChange>
        </w:rPr>
        <w:t>:</w:t>
      </w:r>
    </w:p>
    <w:p w14:paraId="1BFF1A77" w14:textId="77777777" w:rsidR="00EB0D12" w:rsidRPr="00237F07" w:rsidRDefault="00EB0D12" w:rsidP="004E61EE">
      <w:pPr>
        <w:spacing w:line="240" w:lineRule="auto"/>
        <w:rPr>
          <w:rPrChange w:id="1294" w:author="jonathan pritchard" w:date="2024-08-21T11:05:00Z" w16du:dateUtc="2024-08-21T10:05:00Z">
            <w:rPr>
              <w:noProof/>
            </w:rPr>
          </w:rPrChange>
        </w:rPr>
      </w:pPr>
      <w:bookmarkStart w:id="1295" w:name="_Hlk48693731"/>
      <m:oMathPara>
        <m:oMathParaPr>
          <m:jc m:val="left"/>
        </m:oMathParaPr>
        <m:oMath>
          <m:r>
            <w:rPr>
              <w:rFonts w:ascii="Cambria Math" w:hAnsi="Cambria Math"/>
              <w:sz w:val="22"/>
              <w:szCs w:val="22"/>
              <w:rPrChange w:id="1296" w:author="jonathan pritchard" w:date="2024-08-21T11:05:00Z" w16du:dateUtc="2024-08-21T10:05:00Z">
                <w:rPr>
                  <w:rFonts w:ascii="Cambria Math" w:hAnsi="Cambria Math"/>
                  <w:noProof/>
                  <w:sz w:val="22"/>
                  <w:szCs w:val="22"/>
                </w:rPr>
              </w:rPrChange>
            </w:rPr>
            <m:t xml:space="preserve">n=1+ </m:t>
          </m:r>
          <m:r>
            <m:rPr>
              <m:nor/>
            </m:rPr>
            <w:rPr>
              <w:rFonts w:ascii="Cambria Math" w:hAnsi="Cambria Math"/>
              <w:sz w:val="22"/>
              <w:szCs w:val="22"/>
              <w:rPrChange w:id="1297" w:author="jonathan pritchard" w:date="2024-08-21T11:05:00Z" w16du:dateUtc="2024-08-21T10:05:00Z">
                <w:rPr>
                  <w:rFonts w:ascii="Cambria Math" w:hAnsi="Cambria Math"/>
                  <w:noProof/>
                  <w:sz w:val="22"/>
                  <w:szCs w:val="22"/>
                </w:rPr>
              </w:rPrChange>
            </w:rPr>
            <m:t>fix</m:t>
          </m:r>
          <m:d>
            <m:dPr>
              <m:ctrlPr>
                <w:rPr>
                  <w:rFonts w:ascii="Cambria Math" w:hAnsi="Cambria Math"/>
                  <w:i/>
                  <w:sz w:val="22"/>
                  <w:szCs w:val="22"/>
                  <w:rPrChange w:id="1298" w:author="jonathan pritchard" w:date="2024-08-21T11:05:00Z" w16du:dateUtc="2024-08-21T10:05:00Z">
                    <w:rPr>
                      <w:rFonts w:ascii="Cambria Math" w:hAnsi="Cambria Math"/>
                      <w:i/>
                      <w:noProof/>
                      <w:sz w:val="22"/>
                      <w:szCs w:val="22"/>
                    </w:rPr>
                  </w:rPrChange>
                </w:rPr>
              </m:ctrlPr>
            </m:dPr>
            <m:e>
              <m:f>
                <m:fPr>
                  <m:ctrlPr>
                    <w:rPr>
                      <w:rFonts w:ascii="Cambria Math" w:hAnsi="Cambria Math"/>
                      <w:i/>
                      <w:sz w:val="22"/>
                      <w:szCs w:val="22"/>
                      <w:rPrChange w:id="1299" w:author="jonathan pritchard" w:date="2024-08-21T11:05:00Z" w16du:dateUtc="2024-08-21T10:05:00Z">
                        <w:rPr>
                          <w:rFonts w:ascii="Cambria Math" w:hAnsi="Cambria Math"/>
                          <w:i/>
                          <w:noProof/>
                          <w:sz w:val="22"/>
                          <w:szCs w:val="22"/>
                        </w:rPr>
                      </w:rPrChange>
                    </w:rPr>
                  </m:ctrlPr>
                </m:fPr>
                <m:num>
                  <m:r>
                    <w:rPr>
                      <w:rFonts w:ascii="Cambria Math" w:hAnsi="Cambria Math"/>
                      <w:sz w:val="22"/>
                      <w:szCs w:val="22"/>
                      <w:rPrChange w:id="1300" w:author="jonathan pritchard" w:date="2024-08-21T11:05:00Z" w16du:dateUtc="2024-08-21T10:05:00Z">
                        <w:rPr>
                          <w:rFonts w:ascii="Cambria Math" w:hAnsi="Cambria Math"/>
                          <w:noProof/>
                          <w:sz w:val="22"/>
                          <w:szCs w:val="22"/>
                        </w:rPr>
                      </w:rPrChange>
                    </w:rPr>
                    <m:t>30.4</m:t>
                  </m:r>
                </m:num>
                <m:den>
                  <m:r>
                    <w:rPr>
                      <w:rFonts w:ascii="Cambria Math" w:hAnsi="Cambria Math"/>
                      <w:sz w:val="22"/>
                      <w:szCs w:val="22"/>
                      <w:rPrChange w:id="1301" w:author="jonathan pritchard" w:date="2024-08-21T11:05:00Z" w16du:dateUtc="2024-08-21T10:05:00Z">
                        <w:rPr>
                          <w:rFonts w:ascii="Cambria Math" w:hAnsi="Cambria Math"/>
                          <w:noProof/>
                          <w:sz w:val="22"/>
                          <w:szCs w:val="22"/>
                        </w:rPr>
                      </w:rPrChange>
                    </w:rPr>
                    <m:t>36×0.5</m:t>
                  </m:r>
                </m:den>
              </m:f>
            </m:e>
          </m:d>
          <m:r>
            <w:rPr>
              <w:rFonts w:ascii="Cambria Math" w:hAnsi="Cambria Math"/>
              <w:sz w:val="22"/>
              <w:szCs w:val="22"/>
              <w:rPrChange w:id="1302" w:author="jonathan pritchard" w:date="2024-08-21T11:05:00Z" w16du:dateUtc="2024-08-21T10:05:00Z">
                <w:rPr>
                  <w:rFonts w:ascii="Cambria Math" w:hAnsi="Cambria Math"/>
                  <w:noProof/>
                  <w:sz w:val="22"/>
                  <w:szCs w:val="22"/>
                </w:rPr>
              </w:rPrChange>
            </w:rPr>
            <m:t>=2</m:t>
          </m:r>
        </m:oMath>
      </m:oMathPara>
      <w:bookmarkEnd w:id="1295"/>
    </w:p>
    <w:p w14:paraId="24A71A7A" w14:textId="53C7CFFD" w:rsidR="00EB0D12" w:rsidRPr="00237F07" w:rsidRDefault="00EB0D12" w:rsidP="00CB795B">
      <w:pPr>
        <w:spacing w:after="120" w:line="240" w:lineRule="auto"/>
        <w:jc w:val="both"/>
        <w:rPr>
          <w:rPrChange w:id="1303" w:author="jonathan pritchard" w:date="2024-08-21T11:05:00Z" w16du:dateUtc="2024-08-21T10:05:00Z">
            <w:rPr>
              <w:noProof/>
            </w:rPr>
          </w:rPrChange>
        </w:rPr>
      </w:pPr>
      <w:r w:rsidRPr="00237F07">
        <w:rPr>
          <w:rPrChange w:id="1304" w:author="jonathan pritchard" w:date="2024-08-21T11:05:00Z" w16du:dateUtc="2024-08-21T10:05:00Z">
            <w:rPr>
              <w:noProof/>
            </w:rPr>
          </w:rPrChange>
        </w:rPr>
        <w:t xml:space="preserve">Counting in row-major order from the grid origin </w:t>
      </w:r>
      <w:r w:rsidRPr="00237F07">
        <w:rPr>
          <w:i/>
          <w:iCs/>
          <w:rPrChange w:id="1305" w:author="jonathan pritchard" w:date="2024-08-21T11:05:00Z" w16du:dateUtc="2024-08-21T10:05:00Z">
            <w:rPr>
              <w:i/>
              <w:iCs/>
              <w:noProof/>
            </w:rPr>
          </w:rPrChange>
        </w:rPr>
        <w:t>(0,0)</w:t>
      </w:r>
      <w:r w:rsidRPr="00237F07">
        <w:rPr>
          <w:rPrChange w:id="1306" w:author="jonathan pritchard" w:date="2024-08-21T11:05:00Z" w16du:dateUtc="2024-08-21T10:05:00Z">
            <w:rPr>
              <w:noProof/>
            </w:rPr>
          </w:rPrChange>
        </w:rPr>
        <w:t xml:space="preserve">, the first symbol of size </w:t>
      </w:r>
      <w:r w:rsidRPr="00237F07">
        <w:rPr>
          <w:i/>
          <w:iCs/>
          <w:rPrChange w:id="1307" w:author="jonathan pritchard" w:date="2024-08-21T11:05:00Z" w16du:dateUtc="2024-08-21T10:05:00Z">
            <w:rPr>
              <w:i/>
              <w:iCs/>
              <w:noProof/>
            </w:rPr>
          </w:rPrChange>
        </w:rPr>
        <w:t>Lsmax</w:t>
      </w:r>
      <w:r w:rsidRPr="00237F07">
        <w:rPr>
          <w:rPrChange w:id="1308" w:author="jonathan pritchard" w:date="2024-08-21T11:05:00Z" w16du:dateUtc="2024-08-21T10:05:00Z">
            <w:rPr>
              <w:noProof/>
            </w:rPr>
          </w:rPrChange>
        </w:rPr>
        <w:t xml:space="preserve"> is located at </w:t>
      </w:r>
      <w:r w:rsidRPr="00237F07">
        <w:rPr>
          <w:i/>
          <w:iCs/>
          <w:rPrChange w:id="1309" w:author="jonathan pritchard" w:date="2024-08-21T11:05:00Z" w16du:dateUtc="2024-08-21T10:05:00Z">
            <w:rPr>
              <w:i/>
              <w:iCs/>
              <w:noProof/>
            </w:rPr>
          </w:rPrChange>
        </w:rPr>
        <w:t>(1,1)</w:t>
      </w:r>
      <w:r w:rsidRPr="00237F07">
        <w:rPr>
          <w:rPrChange w:id="1310" w:author="jonathan pritchard" w:date="2024-08-21T11:05:00Z" w16du:dateUtc="2024-08-21T10:05:00Z">
            <w:rPr>
              <w:noProof/>
            </w:rPr>
          </w:rPrChange>
        </w:rPr>
        <w:t>. Denoting this point as</w:t>
      </w:r>
      <w:r w:rsidR="00611399" w:rsidRPr="00237F07">
        <w:rPr>
          <w:rPrChange w:id="1311" w:author="jonathan pritchard" w:date="2024-08-21T11:05:00Z" w16du:dateUtc="2024-08-21T10:05:00Z">
            <w:rPr>
              <w:noProof/>
            </w:rPr>
          </w:rPrChange>
        </w:rPr>
        <w:t xml:space="preserve"> the seed point</w:t>
      </w:r>
      <w:r w:rsidRPr="00237F07">
        <w:rPr>
          <w:rPrChange w:id="1312" w:author="jonathan pritchard" w:date="2024-08-21T11:05:00Z" w16du:dateUtc="2024-08-21T10:05:00Z">
            <w:rPr>
              <w:noProof/>
            </w:rPr>
          </w:rPrChange>
        </w:rPr>
        <w:t xml:space="preserve"> </w:t>
      </w:r>
      <w:r w:rsidRPr="00237F07">
        <w:rPr>
          <w:i/>
          <w:iCs/>
          <w:rPrChange w:id="1313" w:author="jonathan pritchard" w:date="2024-08-21T11:05:00Z" w16du:dateUtc="2024-08-21T10:05:00Z">
            <w:rPr>
              <w:i/>
              <w:iCs/>
              <w:noProof/>
            </w:rPr>
          </w:rPrChange>
        </w:rPr>
        <w:t>(x0, y0)</w:t>
      </w:r>
      <w:r w:rsidRPr="00237F07">
        <w:rPr>
          <w:rPrChange w:id="1314" w:author="jonathan pritchard" w:date="2024-08-21T11:05:00Z" w16du:dateUtc="2024-08-21T10:05:00Z">
            <w:rPr>
              <w:noProof/>
            </w:rPr>
          </w:rPrChange>
        </w:rPr>
        <w:t>, the only grid points where symbols are displayed are:</w:t>
      </w:r>
    </w:p>
    <w:p w14:paraId="39AF8C98" w14:textId="002C7F34" w:rsidR="00EB0D12" w:rsidRPr="00237F07" w:rsidRDefault="00000000" w:rsidP="004E61EE">
      <w:pPr>
        <w:spacing w:line="240" w:lineRule="auto"/>
        <w:rPr>
          <w:rPrChange w:id="1315" w:author="jonathan pritchard" w:date="2024-08-21T11:05:00Z" w16du:dateUtc="2024-08-21T10:05:00Z">
            <w:rPr>
              <w:noProof/>
            </w:rPr>
          </w:rPrChange>
        </w:rPr>
      </w:pPr>
      <m:oMathPara>
        <m:oMathParaPr>
          <m:jc m:val="left"/>
        </m:oMathParaPr>
        <m:oMath>
          <m:d>
            <m:dPr>
              <m:begChr m:val=""/>
              <m:endChr m:val="}"/>
              <m:ctrlPr>
                <w:rPr>
                  <w:rFonts w:ascii="Cambria Math" w:hAnsi="Cambria Math"/>
                  <w:i/>
                  <w:sz w:val="22"/>
                  <w:szCs w:val="22"/>
                  <w:rPrChange w:id="1316" w:author="jonathan pritchard" w:date="2024-08-21T11:05:00Z" w16du:dateUtc="2024-08-21T10:05:00Z">
                    <w:rPr>
                      <w:rFonts w:ascii="Cambria Math" w:hAnsi="Cambria Math"/>
                      <w:i/>
                      <w:noProof/>
                      <w:sz w:val="22"/>
                      <w:szCs w:val="22"/>
                    </w:rPr>
                  </w:rPrChange>
                </w:rPr>
              </m:ctrlPr>
            </m:dPr>
            <m:e>
              <m:f>
                <m:fPr>
                  <m:type m:val="noBar"/>
                  <m:ctrlPr>
                    <w:rPr>
                      <w:rFonts w:ascii="Cambria Math" w:hAnsi="Cambria Math"/>
                      <w:i/>
                      <w:sz w:val="22"/>
                      <w:szCs w:val="22"/>
                      <w:rPrChange w:id="1317" w:author="jonathan pritchard" w:date="2024-08-21T11:05:00Z" w16du:dateUtc="2024-08-21T10:05:00Z">
                        <w:rPr>
                          <w:rFonts w:ascii="Cambria Math" w:hAnsi="Cambria Math"/>
                          <w:i/>
                          <w:noProof/>
                          <w:sz w:val="22"/>
                          <w:szCs w:val="22"/>
                        </w:rPr>
                      </w:rPrChange>
                    </w:rPr>
                  </m:ctrlPr>
                </m:fPr>
                <m:num>
                  <m:sSub>
                    <m:sSubPr>
                      <m:ctrlPr>
                        <w:rPr>
                          <w:rFonts w:ascii="Cambria Math" w:hAnsi="Cambria Math"/>
                          <w:i/>
                          <w:sz w:val="22"/>
                          <w:szCs w:val="22"/>
                          <w:rPrChange w:id="1318"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19"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320"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321" w:author="jonathan pritchard" w:date="2024-08-21T11:05:00Z" w16du:dateUtc="2024-08-21T10:05:00Z">
                        <w:rPr>
                          <w:rFonts w:ascii="Cambria Math" w:hAnsi="Cambria Math"/>
                          <w:noProof/>
                          <w:sz w:val="22"/>
                          <w:szCs w:val="22"/>
                        </w:rPr>
                      </w:rPrChange>
                    </w:rPr>
                    <m:t xml:space="preserve"> = </m:t>
                  </m:r>
                  <m:sSub>
                    <m:sSubPr>
                      <m:ctrlPr>
                        <w:rPr>
                          <w:rFonts w:ascii="Cambria Math" w:hAnsi="Cambria Math"/>
                          <w:i/>
                          <w:sz w:val="22"/>
                          <w:szCs w:val="22"/>
                          <w:rPrChange w:id="1322"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23"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324"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325" w:author="jonathan pritchard" w:date="2024-08-21T11:05:00Z" w16du:dateUtc="2024-08-21T10:05:00Z">
                        <w:rPr>
                          <w:rFonts w:ascii="Cambria Math" w:hAnsi="Cambria Math"/>
                          <w:noProof/>
                          <w:sz w:val="22"/>
                          <w:szCs w:val="22"/>
                        </w:rPr>
                      </w:rPrChange>
                    </w:rPr>
                    <m:t xml:space="preserve"> ± </m:t>
                  </m:r>
                  <m:d>
                    <m:dPr>
                      <m:ctrlPr>
                        <w:rPr>
                          <w:rFonts w:ascii="Cambria Math" w:hAnsi="Cambria Math"/>
                          <w:i/>
                          <w:sz w:val="22"/>
                          <w:szCs w:val="22"/>
                          <w:rPrChange w:id="1326"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327" w:author="jonathan pritchard" w:date="2024-08-21T11:05:00Z" w16du:dateUtc="2024-08-21T10:05:00Z">
                            <w:rPr>
                              <w:rFonts w:ascii="Cambria Math" w:hAnsi="Cambria Math"/>
                              <w:noProof/>
                              <w:sz w:val="22"/>
                              <w:szCs w:val="22"/>
                            </w:rPr>
                          </w:rPrChange>
                        </w:rPr>
                        <m:t>2×k</m:t>
                      </m:r>
                    </m:e>
                  </m:d>
                </m:num>
                <m:den>
                  <m:sSub>
                    <m:sSubPr>
                      <m:ctrlPr>
                        <w:rPr>
                          <w:rFonts w:ascii="Cambria Math" w:hAnsi="Cambria Math"/>
                          <w:i/>
                          <w:sz w:val="22"/>
                          <w:szCs w:val="22"/>
                          <w:rPrChange w:id="1328"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29"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330"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331" w:author="jonathan pritchard" w:date="2024-08-21T11:05:00Z" w16du:dateUtc="2024-08-21T10:05:00Z">
                        <w:rPr>
                          <w:rFonts w:ascii="Cambria Math" w:hAnsi="Cambria Math"/>
                          <w:noProof/>
                          <w:sz w:val="22"/>
                          <w:szCs w:val="22"/>
                        </w:rPr>
                      </w:rPrChange>
                    </w:rPr>
                    <m:t xml:space="preserve"> = </m:t>
                  </m:r>
                  <m:sSub>
                    <m:sSubPr>
                      <m:ctrlPr>
                        <w:rPr>
                          <w:rFonts w:ascii="Cambria Math" w:hAnsi="Cambria Math"/>
                          <w:i/>
                          <w:sz w:val="22"/>
                          <w:szCs w:val="22"/>
                          <w:rPrChange w:id="1332"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33"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334"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335" w:author="jonathan pritchard" w:date="2024-08-21T11:05:00Z" w16du:dateUtc="2024-08-21T10:05:00Z">
                        <w:rPr>
                          <w:rFonts w:ascii="Cambria Math" w:hAnsi="Cambria Math"/>
                          <w:noProof/>
                          <w:sz w:val="22"/>
                          <w:szCs w:val="22"/>
                        </w:rPr>
                      </w:rPrChange>
                    </w:rPr>
                    <m:t xml:space="preserve"> ± </m:t>
                  </m:r>
                  <m:d>
                    <m:dPr>
                      <m:ctrlPr>
                        <w:rPr>
                          <w:rFonts w:ascii="Cambria Math" w:hAnsi="Cambria Math"/>
                          <w:i/>
                          <w:sz w:val="22"/>
                          <w:szCs w:val="22"/>
                          <w:rPrChange w:id="1336"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337" w:author="jonathan pritchard" w:date="2024-08-21T11:05:00Z" w16du:dateUtc="2024-08-21T10:05:00Z">
                            <w:rPr>
                              <w:rFonts w:ascii="Cambria Math" w:hAnsi="Cambria Math"/>
                              <w:noProof/>
                              <w:sz w:val="22"/>
                              <w:szCs w:val="22"/>
                            </w:rPr>
                          </w:rPrChange>
                        </w:rPr>
                        <m:t>2×k</m:t>
                      </m:r>
                    </m:e>
                  </m:d>
                </m:den>
              </m:f>
              <m:r>
                <w:rPr>
                  <w:rFonts w:ascii="Cambria Math" w:hAnsi="Cambria Math"/>
                  <w:sz w:val="22"/>
                  <w:szCs w:val="22"/>
                  <w:rPrChange w:id="1338" w:author="jonathan pritchard" w:date="2024-08-21T11:05:00Z" w16du:dateUtc="2024-08-21T10:05:00Z">
                    <w:rPr>
                      <w:rFonts w:ascii="Cambria Math" w:hAnsi="Cambria Math"/>
                      <w:noProof/>
                      <w:sz w:val="22"/>
                      <w:szCs w:val="22"/>
                    </w:rPr>
                  </w:rPrChange>
                </w:rPr>
                <m:t xml:space="preserve">       </m:t>
              </m:r>
            </m:e>
          </m:d>
          <m:r>
            <w:rPr>
              <w:rFonts w:ascii="Cambria Math" w:hAnsi="Cambria Math"/>
              <w:sz w:val="22"/>
              <w:szCs w:val="22"/>
              <w:rPrChange w:id="1339" w:author="jonathan pritchard" w:date="2024-08-21T11:05:00Z" w16du:dateUtc="2024-08-21T10:05:00Z">
                <w:rPr>
                  <w:rFonts w:ascii="Cambria Math" w:hAnsi="Cambria Math"/>
                  <w:noProof/>
                  <w:sz w:val="22"/>
                  <w:szCs w:val="22"/>
                </w:rPr>
              </w:rPrChange>
            </w:rPr>
            <m:t xml:space="preserve">    </m:t>
          </m:r>
          <m:r>
            <m:rPr>
              <m:nor/>
            </m:rPr>
            <w:rPr>
              <w:rFonts w:ascii="Cambria Math" w:hAnsi="Cambria Math"/>
              <w:sz w:val="22"/>
              <w:szCs w:val="22"/>
              <w:rPrChange w:id="1340" w:author="jonathan pritchard" w:date="2024-08-21T11:05:00Z" w16du:dateUtc="2024-08-21T10:05:00Z">
                <w:rPr>
                  <w:rFonts w:ascii="Cambria Math" w:hAnsi="Cambria Math"/>
                  <w:noProof/>
                  <w:sz w:val="22"/>
                  <w:szCs w:val="22"/>
                </w:rPr>
              </w:rPrChange>
            </w:rPr>
            <m:t>for</m:t>
          </m:r>
          <m:r>
            <w:rPr>
              <w:rFonts w:ascii="Cambria Math" w:hAnsi="Cambria Math"/>
              <w:sz w:val="22"/>
              <w:szCs w:val="22"/>
              <w:rPrChange w:id="1341" w:author="jonathan pritchard" w:date="2024-08-21T11:05:00Z" w16du:dateUtc="2024-08-21T10:05:00Z">
                <w:rPr>
                  <w:rFonts w:ascii="Cambria Math" w:hAnsi="Cambria Math"/>
                  <w:noProof/>
                  <w:sz w:val="22"/>
                  <w:szCs w:val="22"/>
                </w:rPr>
              </w:rPrChange>
            </w:rPr>
            <m:t xml:space="preserve"> k=0, 1, 2, 3 …</m:t>
          </m:r>
        </m:oMath>
      </m:oMathPara>
    </w:p>
    <w:p w14:paraId="1EB167A1" w14:textId="752621B3" w:rsidR="00EB0D12" w:rsidRPr="00237F07" w:rsidRDefault="00EB0D12" w:rsidP="00CB795B">
      <w:pPr>
        <w:spacing w:after="120" w:line="240" w:lineRule="auto"/>
        <w:jc w:val="both"/>
        <w:rPr>
          <w:rPrChange w:id="1342" w:author="jonathan pritchard" w:date="2024-08-21T11:05:00Z" w16du:dateUtc="2024-08-21T10:05:00Z">
            <w:rPr>
              <w:noProof/>
            </w:rPr>
          </w:rPrChange>
        </w:rPr>
      </w:pPr>
      <w:r w:rsidRPr="00237F07">
        <w:rPr>
          <w:rPrChange w:id="1343" w:author="jonathan pritchard" w:date="2024-08-21T11:05:00Z" w16du:dateUtc="2024-08-21T10:05:00Z">
            <w:rPr>
              <w:noProof/>
            </w:rPr>
          </w:rPrChange>
        </w:rPr>
        <w:t xml:space="preserve">The results are depicted in </w:t>
      </w:r>
      <w:r w:rsidRPr="00237F07">
        <w:rPr>
          <w:rPrChange w:id="1344" w:author="jonathan pritchard" w:date="2024-08-21T11:05:00Z" w16du:dateUtc="2024-08-21T10:05:00Z">
            <w:rPr>
              <w:noProof/>
            </w:rPr>
          </w:rPrChange>
        </w:rPr>
        <w:fldChar w:fldCharType="begin"/>
      </w:r>
      <w:r w:rsidRPr="00237F07">
        <w:rPr>
          <w:rPrChange w:id="1345" w:author="jonathan pritchard" w:date="2024-08-21T11:05:00Z" w16du:dateUtc="2024-08-21T10:05:00Z">
            <w:rPr>
              <w:noProof/>
            </w:rPr>
          </w:rPrChange>
        </w:rPr>
        <w:instrText xml:space="preserve"> REF _Ref48690668 \h </w:instrText>
      </w:r>
      <w:r w:rsidR="00CB795B" w:rsidRPr="00237F07">
        <w:rPr>
          <w:rPrChange w:id="1346" w:author="jonathan pritchard" w:date="2024-08-21T11:05:00Z" w16du:dateUtc="2024-08-21T10:05:00Z">
            <w:rPr>
              <w:noProof/>
            </w:rPr>
          </w:rPrChange>
        </w:rPr>
        <w:instrText xml:space="preserve"> \* MERGEFORMAT </w:instrText>
      </w:r>
      <w:r w:rsidRPr="00237F07">
        <w:rPr>
          <w:rPrChange w:id="1347" w:author="jonathan pritchard" w:date="2024-08-21T11:05:00Z" w16du:dateUtc="2024-08-21T10:05:00Z">
            <w:rPr>
              <w:noProof/>
            </w:rPr>
          </w:rPrChange>
        </w:rPr>
      </w:r>
      <w:r w:rsidRPr="00237F07">
        <w:rPr>
          <w:rPrChange w:id="1348" w:author="jonathan pritchard" w:date="2024-08-21T11:05:00Z" w16du:dateUtc="2024-08-21T10:05:00Z">
            <w:rPr>
              <w:noProof/>
            </w:rPr>
          </w:rPrChange>
        </w:rPr>
        <w:fldChar w:fldCharType="separate"/>
      </w:r>
      <w:r w:rsidR="00832978" w:rsidRPr="00B77A92">
        <w:t>Figure C-6</w:t>
      </w:r>
      <w:r w:rsidRPr="00237F07">
        <w:rPr>
          <w:rPrChange w:id="1349" w:author="jonathan pritchard" w:date="2024-08-21T11:05:00Z" w16du:dateUtc="2024-08-21T10:05:00Z">
            <w:rPr>
              <w:noProof/>
            </w:rPr>
          </w:rPrChange>
        </w:rPr>
        <w:fldChar w:fldCharType="end"/>
      </w:r>
      <w:r w:rsidRPr="00237F07">
        <w:rPr>
          <w:rPrChange w:id="1350" w:author="jonathan pritchard" w:date="2024-08-21T11:05:00Z" w16du:dateUtc="2024-08-21T10:05:00Z">
            <w:rPr>
              <w:noProof/>
            </w:rPr>
          </w:rPrChange>
        </w:rPr>
        <w:t>.</w:t>
      </w:r>
    </w:p>
    <w:p w14:paraId="0A6DC191" w14:textId="77777777" w:rsidR="00EB0D12" w:rsidRPr="00237F07" w:rsidRDefault="00EB0D12" w:rsidP="004E61EE">
      <w:pPr>
        <w:spacing w:line="240" w:lineRule="auto"/>
        <w:rPr>
          <w:rPrChange w:id="1351" w:author="jonathan pritchard" w:date="2024-08-21T11:05:00Z" w16du:dateUtc="2024-08-21T10:05:00Z">
            <w:rPr>
              <w:noProof/>
            </w:rPr>
          </w:rPrChange>
        </w:rPr>
      </w:pPr>
    </w:p>
    <w:p w14:paraId="46C567D7" w14:textId="77777777" w:rsidR="00140F21" w:rsidRPr="00B77A92" w:rsidRDefault="00140F21" w:rsidP="004E61EE">
      <w:pPr>
        <w:keepNext/>
        <w:spacing w:line="240" w:lineRule="auto"/>
        <w:jc w:val="center"/>
      </w:pPr>
      <w:r w:rsidRPr="00237F07">
        <w:rPr>
          <w:lang w:eastAsia="fr-FR"/>
          <w:rPrChange w:id="1352" w:author="jonathan pritchard" w:date="2024-08-21T11:05:00Z" w16du:dateUtc="2024-08-21T10:05:00Z">
            <w:rPr>
              <w:noProof/>
              <w:lang w:val="fr-FR" w:eastAsia="fr-FR"/>
            </w:rPr>
          </w:rPrChange>
        </w:rPr>
        <w:lastRenderedPageBreak/>
        <w:drawing>
          <wp:inline distT="0" distB="0" distL="0" distR="0" wp14:anchorId="5B6C529A" wp14:editId="585E7CBF">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237F07" w:rsidRDefault="00140F21" w:rsidP="00C05591">
      <w:pPr>
        <w:pStyle w:val="Caption"/>
        <w:spacing w:after="120" w:line="240" w:lineRule="auto"/>
        <w:jc w:val="center"/>
        <w:rPr>
          <w:rPrChange w:id="1353" w:author="jonathan pritchard" w:date="2024-08-21T11:05:00Z" w16du:dateUtc="2024-08-21T10:05:00Z">
            <w:rPr>
              <w:noProof/>
            </w:rPr>
          </w:rPrChange>
        </w:rPr>
      </w:pPr>
      <w:bookmarkStart w:id="1354" w:name="_Ref48690668"/>
      <w:r w:rsidRPr="00B77A92">
        <w:t xml:space="preserve">Figure </w:t>
      </w:r>
      <w:r w:rsidR="00CB795B" w:rsidRPr="00B77A92">
        <w:t>C-</w:t>
      </w:r>
      <w:r w:rsidRPr="00B77A92">
        <w:fldChar w:fldCharType="begin"/>
      </w:r>
      <w:r w:rsidRPr="00B77A92">
        <w:instrText xml:space="preserve"> SEQ Figure \* ARABIC </w:instrText>
      </w:r>
      <w:r w:rsidRPr="00B77A92">
        <w:fldChar w:fldCharType="separate"/>
      </w:r>
      <w:r w:rsidR="00832978" w:rsidRPr="00237F07">
        <w:rPr>
          <w:rPrChange w:id="1355" w:author="jonathan pritchard" w:date="2024-08-21T11:05:00Z" w16du:dateUtc="2024-08-21T10:05:00Z">
            <w:rPr>
              <w:noProof/>
            </w:rPr>
          </w:rPrChange>
        </w:rPr>
        <w:t>6</w:t>
      </w:r>
      <w:r w:rsidRPr="00B77A92">
        <w:fldChar w:fldCharType="end"/>
      </w:r>
      <w:bookmarkEnd w:id="1354"/>
      <w:r w:rsidRPr="00B77A92">
        <w:t xml:space="preserve"> - Grid thinned with </w:t>
      </w:r>
      <w:proofErr w:type="spellStart"/>
      <w:r w:rsidRPr="00B77A92">
        <w:rPr>
          <w:i/>
          <w:iCs/>
        </w:rPr>
        <w:t>Rmax</w:t>
      </w:r>
      <w:proofErr w:type="spellEnd"/>
      <w:r w:rsidRPr="00B77A92">
        <w:t xml:space="preserve"> = 0.5</w:t>
      </w:r>
    </w:p>
    <w:p w14:paraId="051FF2C8" w14:textId="3E416A41" w:rsidR="004C58B3" w:rsidRPr="00237F07" w:rsidRDefault="004C58B3" w:rsidP="004E61EE">
      <w:pPr>
        <w:spacing w:line="240" w:lineRule="auto"/>
        <w:rPr>
          <w:rPrChange w:id="1356" w:author="jonathan pritchard" w:date="2024-08-21T11:05:00Z" w16du:dateUtc="2024-08-21T10:05:00Z">
            <w:rPr>
              <w:noProof/>
            </w:rPr>
          </w:rPrChange>
        </w:rPr>
      </w:pPr>
    </w:p>
    <w:p w14:paraId="5D5F239D" w14:textId="68A68F92" w:rsidR="00EB0D12" w:rsidRPr="00237F07" w:rsidRDefault="00EB0D12" w:rsidP="00C05591">
      <w:pPr>
        <w:spacing w:after="120" w:line="240" w:lineRule="auto"/>
        <w:jc w:val="both"/>
        <w:rPr>
          <w:rPrChange w:id="1357" w:author="jonathan pritchard" w:date="2024-08-21T11:05:00Z" w16du:dateUtc="2024-08-21T10:05:00Z">
            <w:rPr>
              <w:noProof/>
            </w:rPr>
          </w:rPrChange>
        </w:rPr>
      </w:pPr>
      <w:r w:rsidRPr="00237F07">
        <w:rPr>
          <w:rPrChange w:id="1358" w:author="jonathan pritchard" w:date="2024-08-21T11:05:00Z" w16du:dateUtc="2024-08-21T10:05:00Z">
            <w:rPr>
              <w:noProof/>
            </w:rPr>
          </w:rPrChange>
        </w:rPr>
        <w:t xml:space="preserve">For </w:t>
      </w:r>
      <w:proofErr w:type="spellStart"/>
      <w:r w:rsidRPr="00237F07">
        <w:rPr>
          <w:i/>
          <w:iCs/>
          <w:rPrChange w:id="1359" w:author="jonathan pritchard" w:date="2024-08-21T11:05:00Z" w16du:dateUtc="2024-08-21T10:05:00Z">
            <w:rPr>
              <w:i/>
              <w:iCs/>
              <w:noProof/>
            </w:rPr>
          </w:rPrChange>
        </w:rPr>
        <w:t>Rmax</w:t>
      </w:r>
      <w:proofErr w:type="spellEnd"/>
      <w:r w:rsidRPr="00237F07">
        <w:rPr>
          <w:rPrChange w:id="1360" w:author="jonathan pritchard" w:date="2024-08-21T11:05:00Z" w16du:dateUtc="2024-08-21T10:05:00Z">
            <w:rPr>
              <w:noProof/>
            </w:rPr>
          </w:rPrChange>
        </w:rPr>
        <w:t xml:space="preserve"> = 0.33, the formula for </w:t>
      </w:r>
      <w:r w:rsidRPr="00237F07">
        <w:rPr>
          <w:i/>
          <w:iCs/>
          <w:rPrChange w:id="1361" w:author="jonathan pritchard" w:date="2024-08-21T11:05:00Z" w16du:dateUtc="2024-08-21T10:05:00Z">
            <w:rPr>
              <w:i/>
              <w:iCs/>
              <w:noProof/>
            </w:rPr>
          </w:rPrChange>
        </w:rPr>
        <w:t>n</w:t>
      </w:r>
      <w:r w:rsidRPr="00237F07">
        <w:rPr>
          <w:rPrChange w:id="1362" w:author="jonathan pritchard" w:date="2024-08-21T11:05:00Z" w16du:dateUtc="2024-08-21T10:05:00Z">
            <w:rPr>
              <w:noProof/>
            </w:rPr>
          </w:rPrChange>
        </w:rPr>
        <w:t xml:space="preserve"> yields</w:t>
      </w:r>
      <w:r w:rsidR="00AD0C48" w:rsidRPr="00237F07">
        <w:rPr>
          <w:rPrChange w:id="1363" w:author="jonathan pritchard" w:date="2024-08-21T11:05:00Z" w16du:dateUtc="2024-08-21T10:05:00Z">
            <w:rPr>
              <w:noProof/>
            </w:rPr>
          </w:rPrChange>
        </w:rPr>
        <w:t>:</w:t>
      </w:r>
    </w:p>
    <w:p w14:paraId="3BF30348" w14:textId="6724424C" w:rsidR="00EB0D12" w:rsidRPr="00237F07" w:rsidRDefault="00EB0D12" w:rsidP="00C05591">
      <w:pPr>
        <w:spacing w:after="120" w:line="240" w:lineRule="auto"/>
        <w:rPr>
          <w:rPrChange w:id="1364" w:author="jonathan pritchard" w:date="2024-08-21T11:05:00Z" w16du:dateUtc="2024-08-21T10:05:00Z">
            <w:rPr>
              <w:noProof/>
            </w:rPr>
          </w:rPrChange>
        </w:rPr>
      </w:pPr>
      <m:oMathPara>
        <m:oMathParaPr>
          <m:jc m:val="left"/>
        </m:oMathParaPr>
        <m:oMath>
          <m:r>
            <w:rPr>
              <w:rFonts w:ascii="Cambria Math" w:hAnsi="Cambria Math"/>
              <w:sz w:val="22"/>
              <w:szCs w:val="22"/>
              <w:rPrChange w:id="1365" w:author="jonathan pritchard" w:date="2024-08-21T11:05:00Z" w16du:dateUtc="2024-08-21T10:05:00Z">
                <w:rPr>
                  <w:rFonts w:ascii="Cambria Math" w:hAnsi="Cambria Math"/>
                  <w:noProof/>
                  <w:sz w:val="22"/>
                  <w:szCs w:val="22"/>
                </w:rPr>
              </w:rPrChange>
            </w:rPr>
            <m:t xml:space="preserve">n=1+ </m:t>
          </m:r>
          <m:r>
            <m:rPr>
              <m:nor/>
            </m:rPr>
            <w:rPr>
              <w:rFonts w:ascii="Cambria Math" w:hAnsi="Cambria Math"/>
              <w:sz w:val="22"/>
              <w:szCs w:val="22"/>
              <w:rPrChange w:id="1366" w:author="jonathan pritchard" w:date="2024-08-21T11:05:00Z" w16du:dateUtc="2024-08-21T10:05:00Z">
                <w:rPr>
                  <w:rFonts w:ascii="Cambria Math" w:hAnsi="Cambria Math"/>
                  <w:noProof/>
                  <w:sz w:val="22"/>
                  <w:szCs w:val="22"/>
                </w:rPr>
              </w:rPrChange>
            </w:rPr>
            <m:t>fix</m:t>
          </m:r>
          <m:d>
            <m:dPr>
              <m:ctrlPr>
                <w:rPr>
                  <w:rFonts w:ascii="Cambria Math" w:hAnsi="Cambria Math"/>
                  <w:i/>
                  <w:sz w:val="22"/>
                  <w:szCs w:val="22"/>
                  <w:rPrChange w:id="1367" w:author="jonathan pritchard" w:date="2024-08-21T11:05:00Z" w16du:dateUtc="2024-08-21T10:05:00Z">
                    <w:rPr>
                      <w:rFonts w:ascii="Cambria Math" w:hAnsi="Cambria Math"/>
                      <w:i/>
                      <w:noProof/>
                      <w:sz w:val="22"/>
                      <w:szCs w:val="22"/>
                    </w:rPr>
                  </w:rPrChange>
                </w:rPr>
              </m:ctrlPr>
            </m:dPr>
            <m:e>
              <m:f>
                <m:fPr>
                  <m:ctrlPr>
                    <w:rPr>
                      <w:rFonts w:ascii="Cambria Math" w:hAnsi="Cambria Math"/>
                      <w:i/>
                      <w:sz w:val="22"/>
                      <w:szCs w:val="22"/>
                      <w:rPrChange w:id="1368" w:author="jonathan pritchard" w:date="2024-08-21T11:05:00Z" w16du:dateUtc="2024-08-21T10:05:00Z">
                        <w:rPr>
                          <w:rFonts w:ascii="Cambria Math" w:hAnsi="Cambria Math"/>
                          <w:i/>
                          <w:noProof/>
                          <w:sz w:val="22"/>
                          <w:szCs w:val="22"/>
                        </w:rPr>
                      </w:rPrChange>
                    </w:rPr>
                  </m:ctrlPr>
                </m:fPr>
                <m:num>
                  <m:r>
                    <w:rPr>
                      <w:rFonts w:ascii="Cambria Math" w:hAnsi="Cambria Math"/>
                      <w:sz w:val="22"/>
                      <w:szCs w:val="22"/>
                      <w:rPrChange w:id="1369" w:author="jonathan pritchard" w:date="2024-08-21T11:05:00Z" w16du:dateUtc="2024-08-21T10:05:00Z">
                        <w:rPr>
                          <w:rFonts w:ascii="Cambria Math" w:hAnsi="Cambria Math"/>
                          <w:noProof/>
                          <w:sz w:val="22"/>
                          <w:szCs w:val="22"/>
                        </w:rPr>
                      </w:rPrChange>
                    </w:rPr>
                    <m:t>30.4</m:t>
                  </m:r>
                </m:num>
                <m:den>
                  <m:r>
                    <w:rPr>
                      <w:rFonts w:ascii="Cambria Math" w:hAnsi="Cambria Math"/>
                      <w:sz w:val="22"/>
                      <w:szCs w:val="22"/>
                      <w:rPrChange w:id="1370" w:author="jonathan pritchard" w:date="2024-08-21T11:05:00Z" w16du:dateUtc="2024-08-21T10:05:00Z">
                        <w:rPr>
                          <w:rFonts w:ascii="Cambria Math" w:hAnsi="Cambria Math"/>
                          <w:noProof/>
                          <w:sz w:val="22"/>
                          <w:szCs w:val="22"/>
                        </w:rPr>
                      </w:rPrChange>
                    </w:rPr>
                    <m:t>36×0.33</m:t>
                  </m:r>
                </m:den>
              </m:f>
            </m:e>
          </m:d>
          <m:r>
            <w:rPr>
              <w:rFonts w:ascii="Cambria Math" w:hAnsi="Cambria Math"/>
              <w:sz w:val="22"/>
              <w:szCs w:val="22"/>
              <w:rPrChange w:id="1371" w:author="jonathan pritchard" w:date="2024-08-21T11:05:00Z" w16du:dateUtc="2024-08-21T10:05:00Z">
                <w:rPr>
                  <w:rFonts w:ascii="Cambria Math" w:hAnsi="Cambria Math"/>
                  <w:noProof/>
                  <w:sz w:val="22"/>
                  <w:szCs w:val="22"/>
                </w:rPr>
              </w:rPrChange>
            </w:rPr>
            <m:t>=3</m:t>
          </m:r>
        </m:oMath>
      </m:oMathPara>
    </w:p>
    <w:p w14:paraId="1A7A610C" w14:textId="7908EDE9" w:rsidR="00C2509A" w:rsidRPr="00237F07" w:rsidRDefault="00C2509A" w:rsidP="00C05591">
      <w:pPr>
        <w:spacing w:after="120" w:line="240" w:lineRule="auto"/>
        <w:jc w:val="both"/>
        <w:rPr>
          <w:rPrChange w:id="1372" w:author="jonathan pritchard" w:date="2024-08-21T11:05:00Z" w16du:dateUtc="2024-08-21T10:05:00Z">
            <w:rPr>
              <w:noProof/>
            </w:rPr>
          </w:rPrChange>
        </w:rPr>
      </w:pPr>
      <w:r w:rsidRPr="00237F07">
        <w:rPr>
          <w:rPrChange w:id="1373" w:author="jonathan pritchard" w:date="2024-08-21T11:05:00Z" w16du:dateUtc="2024-08-21T10:05:00Z">
            <w:rPr>
              <w:noProof/>
            </w:rPr>
          </w:rPrChange>
        </w:rPr>
        <w:t>and</w:t>
      </w:r>
    </w:p>
    <w:p w14:paraId="669BEC9E" w14:textId="4618A005" w:rsidR="00C2509A" w:rsidRPr="00237F07" w:rsidRDefault="00000000" w:rsidP="00C05591">
      <w:pPr>
        <w:spacing w:after="120" w:line="240" w:lineRule="auto"/>
        <w:rPr>
          <w:rPrChange w:id="1374" w:author="jonathan pritchard" w:date="2024-08-21T11:05:00Z" w16du:dateUtc="2024-08-21T10:05:00Z">
            <w:rPr>
              <w:noProof/>
            </w:rPr>
          </w:rPrChange>
        </w:rPr>
      </w:pPr>
      <m:oMathPara>
        <m:oMathParaPr>
          <m:jc m:val="left"/>
        </m:oMathParaPr>
        <m:oMath>
          <m:d>
            <m:dPr>
              <m:begChr m:val=""/>
              <m:endChr m:val="}"/>
              <m:ctrlPr>
                <w:rPr>
                  <w:rFonts w:ascii="Cambria Math" w:hAnsi="Cambria Math"/>
                  <w:i/>
                  <w:sz w:val="22"/>
                  <w:szCs w:val="22"/>
                  <w:rPrChange w:id="1375" w:author="jonathan pritchard" w:date="2024-08-21T11:05:00Z" w16du:dateUtc="2024-08-21T10:05:00Z">
                    <w:rPr>
                      <w:rFonts w:ascii="Cambria Math" w:hAnsi="Cambria Math"/>
                      <w:i/>
                      <w:noProof/>
                      <w:sz w:val="22"/>
                      <w:szCs w:val="22"/>
                    </w:rPr>
                  </w:rPrChange>
                </w:rPr>
              </m:ctrlPr>
            </m:dPr>
            <m:e>
              <m:f>
                <m:fPr>
                  <m:type m:val="noBar"/>
                  <m:ctrlPr>
                    <w:rPr>
                      <w:rFonts w:ascii="Cambria Math" w:hAnsi="Cambria Math"/>
                      <w:i/>
                      <w:sz w:val="22"/>
                      <w:szCs w:val="22"/>
                      <w:rPrChange w:id="1376" w:author="jonathan pritchard" w:date="2024-08-21T11:05:00Z" w16du:dateUtc="2024-08-21T10:05:00Z">
                        <w:rPr>
                          <w:rFonts w:ascii="Cambria Math" w:hAnsi="Cambria Math"/>
                          <w:i/>
                          <w:noProof/>
                          <w:sz w:val="22"/>
                          <w:szCs w:val="22"/>
                        </w:rPr>
                      </w:rPrChange>
                    </w:rPr>
                  </m:ctrlPr>
                </m:fPr>
                <m:num>
                  <m:sSub>
                    <m:sSubPr>
                      <m:ctrlPr>
                        <w:rPr>
                          <w:rFonts w:ascii="Cambria Math" w:hAnsi="Cambria Math"/>
                          <w:i/>
                          <w:sz w:val="22"/>
                          <w:szCs w:val="22"/>
                          <w:rPrChange w:id="1377"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78"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379"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380" w:author="jonathan pritchard" w:date="2024-08-21T11:05:00Z" w16du:dateUtc="2024-08-21T10:05:00Z">
                        <w:rPr>
                          <w:rFonts w:ascii="Cambria Math" w:hAnsi="Cambria Math"/>
                          <w:noProof/>
                          <w:sz w:val="22"/>
                          <w:szCs w:val="22"/>
                        </w:rPr>
                      </w:rPrChange>
                    </w:rPr>
                    <m:t xml:space="preserve"> =</m:t>
                  </m:r>
                  <m:sSub>
                    <m:sSubPr>
                      <m:ctrlPr>
                        <w:rPr>
                          <w:rFonts w:ascii="Cambria Math" w:hAnsi="Cambria Math"/>
                          <w:i/>
                          <w:sz w:val="22"/>
                          <w:szCs w:val="22"/>
                          <w:rPrChange w:id="1381"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82" w:author="jonathan pritchard" w:date="2024-08-21T11:05:00Z" w16du:dateUtc="2024-08-21T10:05:00Z">
                            <w:rPr>
                              <w:rFonts w:ascii="Cambria Math" w:hAnsi="Cambria Math"/>
                              <w:noProof/>
                              <w:sz w:val="22"/>
                              <w:szCs w:val="22"/>
                            </w:rPr>
                          </w:rPrChange>
                        </w:rPr>
                        <m:t>x</m:t>
                      </m:r>
                    </m:e>
                    <m:sub>
                      <m:r>
                        <w:rPr>
                          <w:rFonts w:ascii="Cambria Math" w:hAnsi="Cambria Math"/>
                          <w:sz w:val="22"/>
                          <w:szCs w:val="22"/>
                          <w:rPrChange w:id="1383"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384" w:author="jonathan pritchard" w:date="2024-08-21T11:05:00Z" w16du:dateUtc="2024-08-21T10:05:00Z">
                        <w:rPr>
                          <w:rFonts w:ascii="Cambria Math" w:hAnsi="Cambria Math"/>
                          <w:noProof/>
                          <w:sz w:val="22"/>
                          <w:szCs w:val="22"/>
                        </w:rPr>
                      </w:rPrChange>
                    </w:rPr>
                    <m:t xml:space="preserve"> ±</m:t>
                  </m:r>
                  <m:d>
                    <m:dPr>
                      <m:ctrlPr>
                        <w:rPr>
                          <w:rFonts w:ascii="Cambria Math" w:hAnsi="Cambria Math"/>
                          <w:i/>
                          <w:sz w:val="22"/>
                          <w:szCs w:val="22"/>
                          <w:rPrChange w:id="1385"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386" w:author="jonathan pritchard" w:date="2024-08-21T11:05:00Z" w16du:dateUtc="2024-08-21T10:05:00Z">
                            <w:rPr>
                              <w:rFonts w:ascii="Cambria Math" w:hAnsi="Cambria Math"/>
                              <w:noProof/>
                              <w:sz w:val="22"/>
                              <w:szCs w:val="22"/>
                            </w:rPr>
                          </w:rPrChange>
                        </w:rPr>
                        <m:t>3×k</m:t>
                      </m:r>
                    </m:e>
                  </m:d>
                </m:num>
                <m:den>
                  <m:sSub>
                    <m:sSubPr>
                      <m:ctrlPr>
                        <w:rPr>
                          <w:rFonts w:ascii="Cambria Math" w:hAnsi="Cambria Math"/>
                          <w:i/>
                          <w:sz w:val="22"/>
                          <w:szCs w:val="22"/>
                          <w:rPrChange w:id="1387"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88"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389" w:author="jonathan pritchard" w:date="2024-08-21T11:05:00Z" w16du:dateUtc="2024-08-21T10:05:00Z">
                            <w:rPr>
                              <w:rFonts w:ascii="Cambria Math" w:hAnsi="Cambria Math"/>
                              <w:noProof/>
                              <w:sz w:val="22"/>
                              <w:szCs w:val="22"/>
                            </w:rPr>
                          </w:rPrChange>
                        </w:rPr>
                        <m:t>k</m:t>
                      </m:r>
                    </m:sub>
                  </m:sSub>
                  <m:r>
                    <w:rPr>
                      <w:rFonts w:ascii="Cambria Math" w:hAnsi="Cambria Math"/>
                      <w:sz w:val="22"/>
                      <w:szCs w:val="22"/>
                      <w:rPrChange w:id="1390" w:author="jonathan pritchard" w:date="2024-08-21T11:05:00Z" w16du:dateUtc="2024-08-21T10:05:00Z">
                        <w:rPr>
                          <w:rFonts w:ascii="Cambria Math" w:hAnsi="Cambria Math"/>
                          <w:noProof/>
                          <w:sz w:val="22"/>
                          <w:szCs w:val="22"/>
                        </w:rPr>
                      </w:rPrChange>
                    </w:rPr>
                    <m:t>=</m:t>
                  </m:r>
                  <m:sSub>
                    <m:sSubPr>
                      <m:ctrlPr>
                        <w:rPr>
                          <w:rFonts w:ascii="Cambria Math" w:hAnsi="Cambria Math"/>
                          <w:i/>
                          <w:sz w:val="22"/>
                          <w:szCs w:val="22"/>
                          <w:rPrChange w:id="1391" w:author="jonathan pritchard" w:date="2024-08-21T11:05:00Z" w16du:dateUtc="2024-08-21T10:05:00Z">
                            <w:rPr>
                              <w:rFonts w:ascii="Cambria Math" w:hAnsi="Cambria Math"/>
                              <w:i/>
                              <w:noProof/>
                              <w:sz w:val="22"/>
                              <w:szCs w:val="22"/>
                            </w:rPr>
                          </w:rPrChange>
                        </w:rPr>
                      </m:ctrlPr>
                    </m:sSubPr>
                    <m:e>
                      <m:r>
                        <w:rPr>
                          <w:rFonts w:ascii="Cambria Math" w:hAnsi="Cambria Math"/>
                          <w:sz w:val="22"/>
                          <w:szCs w:val="22"/>
                          <w:rPrChange w:id="1392" w:author="jonathan pritchard" w:date="2024-08-21T11:05:00Z" w16du:dateUtc="2024-08-21T10:05:00Z">
                            <w:rPr>
                              <w:rFonts w:ascii="Cambria Math" w:hAnsi="Cambria Math"/>
                              <w:noProof/>
                              <w:sz w:val="22"/>
                              <w:szCs w:val="22"/>
                            </w:rPr>
                          </w:rPrChange>
                        </w:rPr>
                        <m:t>y</m:t>
                      </m:r>
                    </m:e>
                    <m:sub>
                      <m:r>
                        <w:rPr>
                          <w:rFonts w:ascii="Cambria Math" w:hAnsi="Cambria Math"/>
                          <w:sz w:val="22"/>
                          <w:szCs w:val="22"/>
                          <w:rPrChange w:id="1393" w:author="jonathan pritchard" w:date="2024-08-21T11:05:00Z" w16du:dateUtc="2024-08-21T10:05:00Z">
                            <w:rPr>
                              <w:rFonts w:ascii="Cambria Math" w:hAnsi="Cambria Math"/>
                              <w:noProof/>
                              <w:sz w:val="22"/>
                              <w:szCs w:val="22"/>
                            </w:rPr>
                          </w:rPrChange>
                        </w:rPr>
                        <m:t>0</m:t>
                      </m:r>
                    </m:sub>
                  </m:sSub>
                  <m:r>
                    <w:rPr>
                      <w:rFonts w:ascii="Cambria Math" w:hAnsi="Cambria Math"/>
                      <w:sz w:val="22"/>
                      <w:szCs w:val="22"/>
                      <w:rPrChange w:id="1394" w:author="jonathan pritchard" w:date="2024-08-21T11:05:00Z" w16du:dateUtc="2024-08-21T10:05:00Z">
                        <w:rPr>
                          <w:rFonts w:ascii="Cambria Math" w:hAnsi="Cambria Math"/>
                          <w:noProof/>
                          <w:sz w:val="22"/>
                          <w:szCs w:val="22"/>
                        </w:rPr>
                      </w:rPrChange>
                    </w:rPr>
                    <m:t>±</m:t>
                  </m:r>
                  <m:d>
                    <m:dPr>
                      <m:ctrlPr>
                        <w:rPr>
                          <w:rFonts w:ascii="Cambria Math" w:hAnsi="Cambria Math"/>
                          <w:i/>
                          <w:sz w:val="22"/>
                          <w:szCs w:val="22"/>
                          <w:rPrChange w:id="1395" w:author="jonathan pritchard" w:date="2024-08-21T11:05:00Z" w16du:dateUtc="2024-08-21T10:05:00Z">
                            <w:rPr>
                              <w:rFonts w:ascii="Cambria Math" w:hAnsi="Cambria Math"/>
                              <w:i/>
                              <w:noProof/>
                              <w:sz w:val="22"/>
                              <w:szCs w:val="22"/>
                            </w:rPr>
                          </w:rPrChange>
                        </w:rPr>
                      </m:ctrlPr>
                    </m:dPr>
                    <m:e>
                      <m:r>
                        <w:rPr>
                          <w:rFonts w:ascii="Cambria Math" w:hAnsi="Cambria Math"/>
                          <w:sz w:val="22"/>
                          <w:szCs w:val="22"/>
                          <w:rPrChange w:id="1396" w:author="jonathan pritchard" w:date="2024-08-21T11:05:00Z" w16du:dateUtc="2024-08-21T10:05:00Z">
                            <w:rPr>
                              <w:rFonts w:ascii="Cambria Math" w:hAnsi="Cambria Math"/>
                              <w:noProof/>
                              <w:sz w:val="22"/>
                              <w:szCs w:val="22"/>
                            </w:rPr>
                          </w:rPrChange>
                        </w:rPr>
                        <m:t>3×k</m:t>
                      </m:r>
                    </m:e>
                  </m:d>
                </m:den>
              </m:f>
              <m:r>
                <w:rPr>
                  <w:rFonts w:ascii="Cambria Math" w:hAnsi="Cambria Math"/>
                  <w:sz w:val="22"/>
                  <w:szCs w:val="22"/>
                  <w:rPrChange w:id="1397" w:author="jonathan pritchard" w:date="2024-08-21T11:05:00Z" w16du:dateUtc="2024-08-21T10:05:00Z">
                    <w:rPr>
                      <w:rFonts w:ascii="Cambria Math" w:hAnsi="Cambria Math"/>
                      <w:noProof/>
                      <w:sz w:val="22"/>
                      <w:szCs w:val="22"/>
                    </w:rPr>
                  </w:rPrChange>
                </w:rPr>
                <m:t xml:space="preserve">        </m:t>
              </m:r>
            </m:e>
          </m:d>
          <m:r>
            <w:rPr>
              <w:rFonts w:ascii="Cambria Math" w:hAnsi="Cambria Math"/>
              <w:sz w:val="22"/>
              <w:szCs w:val="22"/>
              <w:rPrChange w:id="1398" w:author="jonathan pritchard" w:date="2024-08-21T11:05:00Z" w16du:dateUtc="2024-08-21T10:05:00Z">
                <w:rPr>
                  <w:rFonts w:ascii="Cambria Math" w:hAnsi="Cambria Math"/>
                  <w:noProof/>
                  <w:sz w:val="22"/>
                  <w:szCs w:val="22"/>
                </w:rPr>
              </w:rPrChange>
            </w:rPr>
            <m:t xml:space="preserve">    </m:t>
          </m:r>
          <m:r>
            <m:rPr>
              <m:nor/>
            </m:rPr>
            <w:rPr>
              <w:rFonts w:ascii="Cambria Math" w:hAnsi="Cambria Math"/>
              <w:sz w:val="22"/>
              <w:szCs w:val="22"/>
              <w:rPrChange w:id="1399" w:author="jonathan pritchard" w:date="2024-08-21T11:05:00Z" w16du:dateUtc="2024-08-21T10:05:00Z">
                <w:rPr>
                  <w:rFonts w:ascii="Cambria Math" w:hAnsi="Cambria Math"/>
                  <w:noProof/>
                  <w:sz w:val="22"/>
                  <w:szCs w:val="22"/>
                </w:rPr>
              </w:rPrChange>
            </w:rPr>
            <m:t>for</m:t>
          </m:r>
          <m:r>
            <w:rPr>
              <w:rFonts w:ascii="Cambria Math" w:hAnsi="Cambria Math"/>
              <w:sz w:val="22"/>
              <w:szCs w:val="22"/>
              <w:rPrChange w:id="1400" w:author="jonathan pritchard" w:date="2024-08-21T11:05:00Z" w16du:dateUtc="2024-08-21T10:05:00Z">
                <w:rPr>
                  <w:rFonts w:ascii="Cambria Math" w:hAnsi="Cambria Math"/>
                  <w:noProof/>
                  <w:sz w:val="22"/>
                  <w:szCs w:val="22"/>
                </w:rPr>
              </w:rPrChange>
            </w:rPr>
            <m:t xml:space="preserve"> k=0, 1, 2, 3… </m:t>
          </m:r>
        </m:oMath>
      </m:oMathPara>
    </w:p>
    <w:p w14:paraId="5247DC7B" w14:textId="0FBBF942" w:rsidR="00EB0D12" w:rsidRPr="00237F07" w:rsidRDefault="00EB0D12" w:rsidP="00C05591">
      <w:pPr>
        <w:spacing w:after="120" w:line="240" w:lineRule="auto"/>
        <w:jc w:val="both"/>
        <w:rPr>
          <w:rPrChange w:id="1401" w:author="jonathan pritchard" w:date="2024-08-21T11:05:00Z" w16du:dateUtc="2024-08-21T10:05:00Z">
            <w:rPr>
              <w:noProof/>
            </w:rPr>
          </w:rPrChange>
        </w:rPr>
      </w:pPr>
      <w:r w:rsidRPr="00237F07">
        <w:rPr>
          <w:rPrChange w:id="1402" w:author="jonathan pritchard" w:date="2024-08-21T11:05:00Z" w16du:dateUtc="2024-08-21T10:05:00Z">
            <w:rPr>
              <w:noProof/>
            </w:rPr>
          </w:rPrChange>
        </w:rPr>
        <w:t xml:space="preserve"> </w:t>
      </w:r>
      <w:r w:rsidR="00AD0C48" w:rsidRPr="00237F07">
        <w:rPr>
          <w:rPrChange w:id="1403" w:author="jonathan pritchard" w:date="2024-08-21T11:05:00Z" w16du:dateUtc="2024-08-21T10:05:00Z">
            <w:rPr>
              <w:noProof/>
            </w:rPr>
          </w:rPrChange>
        </w:rPr>
        <w:t xml:space="preserve">The results are shown in </w:t>
      </w:r>
      <w:r w:rsidR="00AD0C48" w:rsidRPr="00237F07">
        <w:rPr>
          <w:rPrChange w:id="1404" w:author="jonathan pritchard" w:date="2024-08-21T11:05:00Z" w16du:dateUtc="2024-08-21T10:05:00Z">
            <w:rPr>
              <w:noProof/>
            </w:rPr>
          </w:rPrChange>
        </w:rPr>
        <w:fldChar w:fldCharType="begin"/>
      </w:r>
      <w:r w:rsidR="00AD0C48" w:rsidRPr="00237F07">
        <w:rPr>
          <w:rPrChange w:id="1405" w:author="jonathan pritchard" w:date="2024-08-21T11:05:00Z" w16du:dateUtc="2024-08-21T10:05:00Z">
            <w:rPr>
              <w:noProof/>
            </w:rPr>
          </w:rPrChange>
        </w:rPr>
        <w:instrText xml:space="preserve"> REF _Ref48690672 \h </w:instrText>
      </w:r>
      <w:r w:rsidR="00C05591" w:rsidRPr="00237F07">
        <w:rPr>
          <w:rPrChange w:id="1406" w:author="jonathan pritchard" w:date="2024-08-21T11:05:00Z" w16du:dateUtc="2024-08-21T10:05:00Z">
            <w:rPr>
              <w:noProof/>
            </w:rPr>
          </w:rPrChange>
        </w:rPr>
        <w:instrText xml:space="preserve"> \* MERGEFORMAT </w:instrText>
      </w:r>
      <w:r w:rsidR="00AD0C48" w:rsidRPr="00237F07">
        <w:rPr>
          <w:rPrChange w:id="1407" w:author="jonathan pritchard" w:date="2024-08-21T11:05:00Z" w16du:dateUtc="2024-08-21T10:05:00Z">
            <w:rPr>
              <w:noProof/>
            </w:rPr>
          </w:rPrChange>
        </w:rPr>
      </w:r>
      <w:r w:rsidR="00AD0C48" w:rsidRPr="00237F07">
        <w:rPr>
          <w:rPrChange w:id="1408" w:author="jonathan pritchard" w:date="2024-08-21T11:05:00Z" w16du:dateUtc="2024-08-21T10:05:00Z">
            <w:rPr>
              <w:noProof/>
            </w:rPr>
          </w:rPrChange>
        </w:rPr>
        <w:fldChar w:fldCharType="separate"/>
      </w:r>
      <w:r w:rsidR="00832978" w:rsidRPr="00B77A92">
        <w:t>Figure C-7</w:t>
      </w:r>
      <w:r w:rsidR="00AD0C48" w:rsidRPr="00237F07">
        <w:rPr>
          <w:rPrChange w:id="1409" w:author="jonathan pritchard" w:date="2024-08-21T11:05:00Z" w16du:dateUtc="2024-08-21T10:05:00Z">
            <w:rPr>
              <w:noProof/>
            </w:rPr>
          </w:rPrChange>
        </w:rPr>
        <w:fldChar w:fldCharType="end"/>
      </w:r>
      <w:r w:rsidR="00AD0C48" w:rsidRPr="00237F07">
        <w:rPr>
          <w:rPrChange w:id="1410" w:author="jonathan pritchard" w:date="2024-08-21T11:05:00Z" w16du:dateUtc="2024-08-21T10:05:00Z">
            <w:rPr>
              <w:noProof/>
            </w:rPr>
          </w:rPrChange>
        </w:rPr>
        <w:t>.</w:t>
      </w:r>
    </w:p>
    <w:p w14:paraId="45EC0BC6" w14:textId="77777777" w:rsidR="00EB0D12" w:rsidRPr="00237F07" w:rsidRDefault="00EB0D12" w:rsidP="004E61EE">
      <w:pPr>
        <w:spacing w:line="240" w:lineRule="auto"/>
        <w:rPr>
          <w:rPrChange w:id="1411" w:author="jonathan pritchard" w:date="2024-08-21T11:05:00Z" w16du:dateUtc="2024-08-21T10:05:00Z">
            <w:rPr>
              <w:noProof/>
            </w:rPr>
          </w:rPrChange>
        </w:rPr>
      </w:pPr>
    </w:p>
    <w:p w14:paraId="67961B3B" w14:textId="77777777" w:rsidR="004C58B3" w:rsidRPr="00B77A92" w:rsidRDefault="000327EA" w:rsidP="004E61EE">
      <w:pPr>
        <w:keepNext/>
        <w:spacing w:line="240" w:lineRule="auto"/>
        <w:jc w:val="center"/>
      </w:pPr>
      <w:r w:rsidRPr="00237F07">
        <w:rPr>
          <w:lang w:eastAsia="fr-FR"/>
          <w:rPrChange w:id="1412" w:author="jonathan pritchard" w:date="2024-08-21T11:05:00Z" w16du:dateUtc="2024-08-21T10:05:00Z">
            <w:rPr>
              <w:noProof/>
              <w:lang w:val="fr-FR" w:eastAsia="fr-FR"/>
            </w:rPr>
          </w:rPrChange>
        </w:rPr>
        <w:drawing>
          <wp:inline distT="0" distB="0" distL="0" distR="0" wp14:anchorId="0710BB53" wp14:editId="737486A6">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237F07" w:rsidRDefault="004C58B3" w:rsidP="00C05591">
      <w:pPr>
        <w:pStyle w:val="Caption"/>
        <w:spacing w:after="120" w:line="240" w:lineRule="auto"/>
        <w:jc w:val="center"/>
        <w:rPr>
          <w:rPrChange w:id="1413" w:author="jonathan pritchard" w:date="2024-08-21T11:05:00Z" w16du:dateUtc="2024-08-21T10:05:00Z">
            <w:rPr>
              <w:noProof/>
            </w:rPr>
          </w:rPrChange>
        </w:rPr>
      </w:pPr>
      <w:bookmarkStart w:id="1414" w:name="_Ref48690672"/>
      <w:r w:rsidRPr="00B77A92">
        <w:t xml:space="preserve">Figure </w:t>
      </w:r>
      <w:r w:rsidR="00C05591" w:rsidRPr="00B77A92">
        <w:t>C-</w:t>
      </w:r>
      <w:r w:rsidRPr="00B77A92">
        <w:fldChar w:fldCharType="begin"/>
      </w:r>
      <w:r w:rsidRPr="00B77A92">
        <w:instrText xml:space="preserve"> SEQ Figure \* ARABIC </w:instrText>
      </w:r>
      <w:r w:rsidRPr="00B77A92">
        <w:fldChar w:fldCharType="separate"/>
      </w:r>
      <w:r w:rsidR="00832978" w:rsidRPr="00237F07">
        <w:rPr>
          <w:rPrChange w:id="1415" w:author="jonathan pritchard" w:date="2024-08-21T11:05:00Z" w16du:dateUtc="2024-08-21T10:05:00Z">
            <w:rPr>
              <w:noProof/>
            </w:rPr>
          </w:rPrChange>
        </w:rPr>
        <w:t>7</w:t>
      </w:r>
      <w:r w:rsidRPr="00B77A92">
        <w:fldChar w:fldCharType="end"/>
      </w:r>
      <w:bookmarkEnd w:id="1414"/>
      <w:r w:rsidRPr="00B77A92">
        <w:t xml:space="preserve"> - Grid thinned with </w:t>
      </w:r>
      <w:proofErr w:type="spellStart"/>
      <w:r w:rsidRPr="00B77A92">
        <w:rPr>
          <w:i/>
          <w:iCs/>
        </w:rPr>
        <w:t>Rmax</w:t>
      </w:r>
      <w:proofErr w:type="spellEnd"/>
      <w:r w:rsidRPr="00B77A92">
        <w:t xml:space="preserve"> = 0.33</w:t>
      </w:r>
    </w:p>
    <w:p w14:paraId="0AEF7815" w14:textId="7C2FC5E1" w:rsidR="009F5444" w:rsidRPr="00237F07" w:rsidRDefault="009802C3" w:rsidP="00C05591">
      <w:pPr>
        <w:spacing w:after="120" w:line="240" w:lineRule="auto"/>
        <w:jc w:val="both"/>
        <w:rPr>
          <w:rPrChange w:id="1416" w:author="jonathan pritchard" w:date="2024-08-21T11:05:00Z" w16du:dateUtc="2024-08-21T10:05:00Z">
            <w:rPr>
              <w:noProof/>
            </w:rPr>
          </w:rPrChange>
        </w:rPr>
      </w:pPr>
      <w:r w:rsidRPr="00237F07">
        <w:rPr>
          <w:rPrChange w:id="1417" w:author="jonathan pritchard" w:date="2024-08-21T11:05:00Z" w16du:dateUtc="2024-08-21T10:05:00Z">
            <w:rPr>
              <w:noProof/>
            </w:rPr>
          </w:rPrChange>
        </w:rPr>
        <w:lastRenderedPageBreak/>
        <w:t>The algorithm may hide significant characteristics of the data; for example</w:t>
      </w:r>
      <w:r w:rsidR="00F238F0" w:rsidRPr="00237F07">
        <w:rPr>
          <w:rPrChange w:id="1418" w:author="jonathan pritchard" w:date="2024-08-21T11:05:00Z" w16du:dateUtc="2024-08-21T10:05:00Z">
            <w:rPr>
              <w:noProof/>
            </w:rPr>
          </w:rPrChange>
        </w:rPr>
        <w:t>, c</w:t>
      </w:r>
      <w:r w:rsidRPr="00237F07">
        <w:rPr>
          <w:rPrChange w:id="1419" w:author="jonathan pritchard" w:date="2024-08-21T11:05:00Z" w16du:dateUtc="2024-08-21T10:05:00Z">
            <w:rPr>
              <w:noProof/>
            </w:rPr>
          </w:rPrChange>
        </w:rPr>
        <w:t xml:space="preserve">ounting displayable rows and columns starting with the first instance of a maximised symbol may </w:t>
      </w:r>
      <w:r w:rsidR="006E31E2" w:rsidRPr="00237F07">
        <w:rPr>
          <w:rPrChange w:id="1420" w:author="jonathan pritchard" w:date="2024-08-21T11:05:00Z" w16du:dateUtc="2024-08-21T10:05:00Z">
            <w:rPr>
              <w:noProof/>
            </w:rPr>
          </w:rPrChange>
        </w:rPr>
        <w:t>suppress</w:t>
      </w:r>
      <w:r w:rsidRPr="00237F07">
        <w:rPr>
          <w:rPrChange w:id="1421" w:author="jonathan pritchard" w:date="2024-08-21T11:05:00Z" w16du:dateUtc="2024-08-21T10:05:00Z">
            <w:rPr>
              <w:noProof/>
            </w:rPr>
          </w:rPrChange>
        </w:rPr>
        <w:t xml:space="preserve"> significant </w:t>
      </w:r>
      <w:r w:rsidR="006E31E2" w:rsidRPr="00237F07">
        <w:rPr>
          <w:rPrChange w:id="1422" w:author="jonathan pritchard" w:date="2024-08-21T11:05:00Z" w16du:dateUtc="2024-08-21T10:05:00Z">
            <w:rPr>
              <w:noProof/>
            </w:rPr>
          </w:rPrChange>
        </w:rPr>
        <w:t xml:space="preserve">information in nearby grid points and produce the wrong overall impression. </w:t>
      </w:r>
      <w:r w:rsidR="00F238F0" w:rsidRPr="00237F07">
        <w:rPr>
          <w:rPrChange w:id="1423" w:author="jonathan pritchard" w:date="2024-08-21T11:05:00Z" w16du:dateUtc="2024-08-21T10:05:00Z">
            <w:rPr>
              <w:noProof/>
            </w:rPr>
          </w:rPrChange>
        </w:rPr>
        <w:t>I</w:t>
      </w:r>
      <w:r w:rsidR="006E31E2" w:rsidRPr="00237F07">
        <w:rPr>
          <w:rPrChange w:id="1424" w:author="jonathan pritchard" w:date="2024-08-21T11:05:00Z" w16du:dateUtc="2024-08-21T10:05:00Z">
            <w:rPr>
              <w:noProof/>
            </w:rPr>
          </w:rPrChange>
        </w:rPr>
        <w:t xml:space="preserve">n </w:t>
      </w:r>
      <w:r w:rsidR="006E31E2" w:rsidRPr="00237F07">
        <w:rPr>
          <w:rPrChange w:id="1425" w:author="jonathan pritchard" w:date="2024-08-21T11:05:00Z" w16du:dateUtc="2024-08-21T10:05:00Z">
            <w:rPr>
              <w:noProof/>
            </w:rPr>
          </w:rPrChange>
        </w:rPr>
        <w:fldChar w:fldCharType="begin"/>
      </w:r>
      <w:r w:rsidR="006E31E2" w:rsidRPr="00237F07">
        <w:rPr>
          <w:rPrChange w:id="1426" w:author="jonathan pritchard" w:date="2024-08-21T11:05:00Z" w16du:dateUtc="2024-08-21T10:05:00Z">
            <w:rPr>
              <w:noProof/>
            </w:rPr>
          </w:rPrChange>
        </w:rPr>
        <w:instrText xml:space="preserve"> REF _Ref48690668 \h </w:instrText>
      </w:r>
      <w:r w:rsidR="00C05591" w:rsidRPr="00237F07">
        <w:rPr>
          <w:rPrChange w:id="1427" w:author="jonathan pritchard" w:date="2024-08-21T11:05:00Z" w16du:dateUtc="2024-08-21T10:05:00Z">
            <w:rPr>
              <w:noProof/>
            </w:rPr>
          </w:rPrChange>
        </w:rPr>
        <w:instrText xml:space="preserve"> \* MERGEFORMAT </w:instrText>
      </w:r>
      <w:r w:rsidR="006E31E2" w:rsidRPr="00237F07">
        <w:rPr>
          <w:rPrChange w:id="1428" w:author="jonathan pritchard" w:date="2024-08-21T11:05:00Z" w16du:dateUtc="2024-08-21T10:05:00Z">
            <w:rPr>
              <w:noProof/>
            </w:rPr>
          </w:rPrChange>
        </w:rPr>
      </w:r>
      <w:r w:rsidR="006E31E2" w:rsidRPr="00237F07">
        <w:rPr>
          <w:rPrChange w:id="1429" w:author="jonathan pritchard" w:date="2024-08-21T11:05:00Z" w16du:dateUtc="2024-08-21T10:05:00Z">
            <w:rPr>
              <w:noProof/>
            </w:rPr>
          </w:rPrChange>
        </w:rPr>
        <w:fldChar w:fldCharType="separate"/>
      </w:r>
      <w:r w:rsidR="00832978" w:rsidRPr="00B77A92">
        <w:t>Figure C-6</w:t>
      </w:r>
      <w:r w:rsidR="006E31E2" w:rsidRPr="00237F07">
        <w:rPr>
          <w:rPrChange w:id="1430" w:author="jonathan pritchard" w:date="2024-08-21T11:05:00Z" w16du:dateUtc="2024-08-21T10:05:00Z">
            <w:rPr>
              <w:noProof/>
            </w:rPr>
          </w:rPrChange>
        </w:rPr>
        <w:fldChar w:fldCharType="end"/>
      </w:r>
      <w:r w:rsidR="006E31E2" w:rsidRPr="00237F07">
        <w:rPr>
          <w:rPrChange w:id="1431" w:author="jonathan pritchard" w:date="2024-08-21T11:05:00Z" w16du:dateUtc="2024-08-21T10:05:00Z">
            <w:rPr>
              <w:noProof/>
            </w:rPr>
          </w:rPrChange>
        </w:rPr>
        <w:t xml:space="preserve">, row 2 would be </w:t>
      </w:r>
      <w:r w:rsidR="001D1C27" w:rsidRPr="00237F07">
        <w:rPr>
          <w:rPrChange w:id="1432" w:author="jonathan pritchard" w:date="2024-08-21T11:05:00Z" w16du:dateUtc="2024-08-21T10:05:00Z">
            <w:rPr>
              <w:noProof/>
            </w:rPr>
          </w:rPrChange>
        </w:rPr>
        <w:t>suppressed</w:t>
      </w:r>
      <w:r w:rsidR="006E31E2" w:rsidRPr="00237F07">
        <w:rPr>
          <w:rPrChange w:id="1433" w:author="jonathan pritchard" w:date="2024-08-21T11:05:00Z" w16du:dateUtc="2024-08-21T10:05:00Z">
            <w:rPr>
              <w:noProof/>
            </w:rPr>
          </w:rPrChange>
        </w:rPr>
        <w:t xml:space="preserve"> even if all the data points in that row are </w:t>
      </w:r>
      <w:r w:rsidR="00F238F0" w:rsidRPr="00237F07">
        <w:rPr>
          <w:rPrChange w:id="1434" w:author="jonathan pritchard" w:date="2024-08-21T11:05:00Z" w16du:dateUtc="2024-08-21T10:05:00Z">
            <w:rPr>
              <w:noProof/>
            </w:rPr>
          </w:rPrChange>
        </w:rPr>
        <w:t>of the same size as the symbol at (1,1)</w:t>
      </w:r>
      <w:r w:rsidR="00303B54" w:rsidRPr="00237F07">
        <w:rPr>
          <w:rPrChange w:id="1435" w:author="jonathan pritchard" w:date="2024-08-21T11:05:00Z" w16du:dateUtc="2024-08-21T10:05:00Z">
            <w:rPr>
              <w:noProof/>
            </w:rPr>
          </w:rPrChange>
        </w:rPr>
        <w:t xml:space="preserve"> </w:t>
      </w:r>
      <w:r w:rsidR="001D1C27" w:rsidRPr="00237F07">
        <w:rPr>
          <w:rPrChange w:id="1436" w:author="jonathan pritchard" w:date="2024-08-21T11:05:00Z" w16du:dateUtc="2024-08-21T10:05:00Z">
            <w:rPr>
              <w:noProof/>
            </w:rPr>
          </w:rPrChange>
        </w:rPr>
        <w:t>—</w:t>
      </w:r>
      <w:r w:rsidR="00303B54" w:rsidRPr="00237F07">
        <w:rPr>
          <w:rPrChange w:id="1437" w:author="jonathan pritchard" w:date="2024-08-21T11:05:00Z" w16du:dateUtc="2024-08-21T10:05:00Z">
            <w:rPr>
              <w:noProof/>
            </w:rPr>
          </w:rPrChange>
        </w:rPr>
        <w:t xml:space="preserve"> </w:t>
      </w:r>
      <w:r w:rsidR="001D1C27" w:rsidRPr="00237F07">
        <w:rPr>
          <w:rPrChange w:id="1438" w:author="jonathan pritchard" w:date="2024-08-21T11:05:00Z" w16du:dateUtc="2024-08-21T10:05:00Z">
            <w:rPr>
              <w:noProof/>
            </w:rPr>
          </w:rPrChange>
        </w:rPr>
        <w:t>this</w:t>
      </w:r>
      <w:r w:rsidR="00303B54" w:rsidRPr="00237F07">
        <w:rPr>
          <w:rPrChange w:id="1439" w:author="jonathan pritchard" w:date="2024-08-21T11:05:00Z" w16du:dateUtc="2024-08-21T10:05:00Z">
            <w:rPr>
              <w:noProof/>
            </w:rPr>
          </w:rPrChange>
        </w:rPr>
        <w:t xml:space="preserve"> </w:t>
      </w:r>
      <w:r w:rsidR="001D1C27" w:rsidRPr="00237F07">
        <w:rPr>
          <w:rPrChange w:id="1440" w:author="jonathan pritchard" w:date="2024-08-21T11:05:00Z" w16du:dateUtc="2024-08-21T10:05:00Z">
            <w:rPr>
              <w:noProof/>
            </w:rPr>
          </w:rPrChange>
        </w:rPr>
        <w:t xml:space="preserve">would suppress more data points with </w:t>
      </w:r>
      <w:r w:rsidR="00DC17B5" w:rsidRPr="00237F07">
        <w:rPr>
          <w:rPrChange w:id="1441" w:author="jonathan pritchard" w:date="2024-08-21T11:05:00Z" w16du:dateUtc="2024-08-21T10:05:00Z">
            <w:rPr>
              <w:noProof/>
            </w:rPr>
          </w:rPrChange>
        </w:rPr>
        <w:t xml:space="preserve">scaled-up symbols, which may represent data of more significance to the </w:t>
      </w:r>
      <w:r w:rsidR="00C05591" w:rsidRPr="00237F07">
        <w:rPr>
          <w:rPrChange w:id="1442" w:author="jonathan pritchard" w:date="2024-08-21T11:05:00Z" w16du:dateUtc="2024-08-21T10:05:00Z">
            <w:rPr>
              <w:noProof/>
            </w:rPr>
          </w:rPrChange>
        </w:rPr>
        <w:t>M</w:t>
      </w:r>
      <w:r w:rsidR="00DC17B5" w:rsidRPr="00237F07">
        <w:rPr>
          <w:rPrChange w:id="1443" w:author="jonathan pritchard" w:date="2024-08-21T11:05:00Z" w16du:dateUtc="2024-08-21T10:05:00Z">
            <w:rPr>
              <w:noProof/>
            </w:rPr>
          </w:rPrChange>
        </w:rPr>
        <w:t>ariner</w:t>
      </w:r>
      <w:r w:rsidR="006E31E2" w:rsidRPr="00237F07">
        <w:rPr>
          <w:rPrChange w:id="1444" w:author="jonathan pritchard" w:date="2024-08-21T11:05:00Z" w16du:dateUtc="2024-08-21T10:05:00Z">
            <w:rPr>
              <w:noProof/>
            </w:rPr>
          </w:rPrChange>
        </w:rPr>
        <w:t>.</w:t>
      </w:r>
    </w:p>
    <w:p w14:paraId="5B8A0CDB" w14:textId="2C098E81" w:rsidR="000327EA" w:rsidRPr="00237F07" w:rsidRDefault="00F238F0" w:rsidP="00C05591">
      <w:pPr>
        <w:spacing w:after="120" w:line="240" w:lineRule="auto"/>
        <w:jc w:val="both"/>
        <w:rPr>
          <w:rPrChange w:id="1445" w:author="jonathan pritchard" w:date="2024-08-21T11:05:00Z" w16du:dateUtc="2024-08-21T10:05:00Z">
            <w:rPr>
              <w:noProof/>
            </w:rPr>
          </w:rPrChange>
        </w:rPr>
      </w:pPr>
      <w:r w:rsidRPr="00237F07">
        <w:rPr>
          <w:rPrChange w:id="1446" w:author="jonathan pritchard" w:date="2024-08-21T11:05:00Z" w16du:dateUtc="2024-08-21T10:05:00Z">
            <w:rPr>
              <w:noProof/>
            </w:rPr>
          </w:rPrChange>
        </w:rPr>
        <w:t xml:space="preserve">Grid diagonal as a measure of cell spacing is more suitable for grids where cell dimensions </w:t>
      </w:r>
      <w:r w:rsidR="007326C2" w:rsidRPr="00237F07">
        <w:rPr>
          <w:rPrChange w:id="1447" w:author="jonathan pritchard" w:date="2024-08-21T11:05:00Z" w16du:dateUtc="2024-08-21T10:05:00Z">
            <w:rPr>
              <w:noProof/>
            </w:rPr>
          </w:rPrChange>
        </w:rPr>
        <w:t xml:space="preserve">along both axes </w:t>
      </w:r>
      <w:r w:rsidRPr="00237F07">
        <w:rPr>
          <w:rPrChange w:id="1448" w:author="jonathan pritchard" w:date="2024-08-21T11:05:00Z" w16du:dateUtc="2024-08-21T10:05:00Z">
            <w:rPr>
              <w:noProof/>
            </w:rPr>
          </w:rPrChange>
        </w:rPr>
        <w:t>are approximately equal</w:t>
      </w:r>
      <w:r w:rsidR="007326C2" w:rsidRPr="00237F07">
        <w:rPr>
          <w:rPrChange w:id="1449" w:author="jonathan pritchard" w:date="2024-08-21T11:05:00Z" w16du:dateUtc="2024-08-21T10:05:00Z">
            <w:rPr>
              <w:noProof/>
            </w:rPr>
          </w:rPrChange>
        </w:rPr>
        <w:t xml:space="preserve"> in display units (</w:t>
      </w:r>
      <w:r w:rsidR="00C05591" w:rsidRPr="00237F07">
        <w:rPr>
          <w:rPrChange w:id="1450" w:author="jonathan pritchard" w:date="2024-08-21T11:05:00Z" w16du:dateUtc="2024-08-21T10:05:00Z">
            <w:rPr>
              <w:noProof/>
            </w:rPr>
          </w:rPrChange>
        </w:rPr>
        <w:t>that is</w:t>
      </w:r>
      <w:r w:rsidR="007326C2" w:rsidRPr="00237F07">
        <w:rPr>
          <w:rPrChange w:id="1451" w:author="jonathan pritchard" w:date="2024-08-21T11:05:00Z" w16du:dateUtc="2024-08-21T10:05:00Z">
            <w:rPr>
              <w:noProof/>
            </w:rPr>
          </w:rPrChange>
        </w:rPr>
        <w:t xml:space="preserve">, in millimetres at the display scale); if there are significant differences, the </w:t>
      </w:r>
      <w:r w:rsidR="007326C2" w:rsidRPr="00237F07">
        <w:rPr>
          <w:i/>
          <w:iCs/>
          <w:rPrChange w:id="1452" w:author="jonathan pritchard" w:date="2024-08-21T11:05:00Z" w16du:dateUtc="2024-08-21T10:05:00Z">
            <w:rPr>
              <w:i/>
              <w:iCs/>
              <w:noProof/>
            </w:rPr>
          </w:rPrChange>
        </w:rPr>
        <w:t>D</w:t>
      </w:r>
      <w:r w:rsidR="007326C2" w:rsidRPr="00237F07">
        <w:rPr>
          <w:rPrChange w:id="1453" w:author="jonathan pritchard" w:date="2024-08-21T11:05:00Z" w16du:dateUtc="2024-08-21T10:05:00Z">
            <w:rPr>
              <w:noProof/>
            </w:rPr>
          </w:rPrChange>
        </w:rPr>
        <w:t xml:space="preserve"> and </w:t>
      </w:r>
      <w:proofErr w:type="spellStart"/>
      <w:r w:rsidR="007326C2" w:rsidRPr="00237F07">
        <w:rPr>
          <w:i/>
          <w:iCs/>
          <w:rPrChange w:id="1454" w:author="jonathan pritchard" w:date="2024-08-21T11:05:00Z" w16du:dateUtc="2024-08-21T10:05:00Z">
            <w:rPr>
              <w:i/>
              <w:iCs/>
              <w:noProof/>
            </w:rPr>
          </w:rPrChange>
        </w:rPr>
        <w:t>Rmax</w:t>
      </w:r>
      <w:proofErr w:type="spellEnd"/>
      <w:r w:rsidR="007326C2" w:rsidRPr="00237F07">
        <w:rPr>
          <w:rPrChange w:id="1455" w:author="jonathan pritchard" w:date="2024-08-21T11:05:00Z" w16du:dateUtc="2024-08-21T10:05:00Z">
            <w:rPr>
              <w:noProof/>
            </w:rPr>
          </w:rPrChange>
        </w:rPr>
        <w:t xml:space="preserve"> parameters will need to be different for the two axes.</w:t>
      </w:r>
    </w:p>
    <w:p w14:paraId="030546D5" w14:textId="234F475D" w:rsidR="00700436" w:rsidRPr="00237F07" w:rsidRDefault="00700436" w:rsidP="00C05591">
      <w:pPr>
        <w:spacing w:after="120" w:line="240" w:lineRule="auto"/>
        <w:jc w:val="both"/>
        <w:rPr>
          <w:rPrChange w:id="1456" w:author="jonathan pritchard" w:date="2024-08-21T11:05:00Z" w16du:dateUtc="2024-08-21T10:05:00Z">
            <w:rPr>
              <w:noProof/>
            </w:rPr>
          </w:rPrChange>
        </w:rPr>
      </w:pPr>
      <w:r w:rsidRPr="00237F07">
        <w:rPr>
          <w:rPrChange w:id="1457" w:author="jonathan pritchard" w:date="2024-08-21T11:05:00Z" w16du:dateUtc="2024-08-21T10:05:00Z">
            <w:rPr>
              <w:noProof/>
            </w:rPr>
          </w:rPrChange>
        </w:rPr>
        <w:t xml:space="preserve">Execution of this algorithm </w:t>
      </w:r>
      <w:r w:rsidR="00303B54" w:rsidRPr="00237F07">
        <w:rPr>
          <w:rPrChange w:id="1458" w:author="jonathan pritchard" w:date="2024-08-21T11:05:00Z" w16du:dateUtc="2024-08-21T10:05:00Z">
            <w:rPr>
              <w:noProof/>
            </w:rPr>
          </w:rPrChange>
        </w:rPr>
        <w:t>would</w:t>
      </w:r>
      <w:r w:rsidRPr="00237F07">
        <w:rPr>
          <w:rPrChange w:id="1459" w:author="jonathan pritchard" w:date="2024-08-21T11:05:00Z" w16du:dateUtc="2024-08-21T10:05:00Z">
            <w:rPr>
              <w:noProof/>
            </w:rPr>
          </w:rPrChange>
        </w:rPr>
        <w:t xml:space="preserve"> be </w:t>
      </w:r>
      <w:r w:rsidR="00303B54" w:rsidRPr="00237F07">
        <w:rPr>
          <w:rPrChange w:id="1460" w:author="jonathan pritchard" w:date="2024-08-21T11:05:00Z" w16du:dateUtc="2024-08-21T10:05:00Z">
            <w:rPr>
              <w:noProof/>
            </w:rPr>
          </w:rPrChange>
        </w:rPr>
        <w:t>faster</w:t>
      </w:r>
      <w:r w:rsidRPr="00237F07">
        <w:rPr>
          <w:rPrChange w:id="1461" w:author="jonathan pritchard" w:date="2024-08-21T11:05:00Z" w16du:dateUtc="2024-08-21T10:05:00Z">
            <w:rPr>
              <w:noProof/>
            </w:rPr>
          </w:rPrChange>
        </w:rPr>
        <w:t xml:space="preserve"> if the grid coordinates of the seed point </w:t>
      </w:r>
      <w:r w:rsidRPr="00237F07">
        <w:rPr>
          <w:i/>
          <w:iCs/>
          <w:rPrChange w:id="1462" w:author="jonathan pritchard" w:date="2024-08-21T11:05:00Z" w16du:dateUtc="2024-08-21T10:05:00Z">
            <w:rPr>
              <w:i/>
              <w:iCs/>
              <w:noProof/>
            </w:rPr>
          </w:rPrChange>
        </w:rPr>
        <w:t>(</w:t>
      </w:r>
      <w:r w:rsidR="00303B54" w:rsidRPr="00237F07">
        <w:rPr>
          <w:i/>
          <w:iCs/>
          <w:rPrChange w:id="1463" w:author="jonathan pritchard" w:date="2024-08-21T11:05:00Z" w16du:dateUtc="2024-08-21T10:05:00Z">
            <w:rPr>
              <w:i/>
              <w:iCs/>
              <w:noProof/>
            </w:rPr>
          </w:rPrChange>
        </w:rPr>
        <w:t>x0, y0)</w:t>
      </w:r>
      <w:r w:rsidR="00303B54" w:rsidRPr="00237F07">
        <w:rPr>
          <w:rPrChange w:id="1464" w:author="jonathan pritchard" w:date="2024-08-21T11:05:00Z" w16du:dateUtc="2024-08-21T10:05:00Z">
            <w:rPr>
              <w:noProof/>
            </w:rPr>
          </w:rPrChange>
        </w:rPr>
        <w:t xml:space="preserve"> are known in advance</w:t>
      </w:r>
      <w:r w:rsidR="00DC17B5" w:rsidRPr="00237F07">
        <w:rPr>
          <w:rPrChange w:id="1465" w:author="jonathan pritchard" w:date="2024-08-21T11:05:00Z" w16du:dateUtc="2024-08-21T10:05:00Z">
            <w:rPr>
              <w:noProof/>
            </w:rPr>
          </w:rPrChange>
        </w:rPr>
        <w:t>, either encoded by the producer as instance metadata, or calculated when the dataset is ingested into the system. S-100 does not yet provide a standard way of encoding this information.</w:t>
      </w:r>
    </w:p>
    <w:p w14:paraId="6E7CD792" w14:textId="4BB42EB0" w:rsidR="00931EA4" w:rsidRPr="00237F07" w:rsidRDefault="00931EA4" w:rsidP="00C05591">
      <w:pPr>
        <w:spacing w:after="60" w:line="240" w:lineRule="auto"/>
        <w:jc w:val="both"/>
        <w:rPr>
          <w:rPrChange w:id="1466" w:author="jonathan pritchard" w:date="2024-08-21T11:05:00Z" w16du:dateUtc="2024-08-21T10:05:00Z">
            <w:rPr>
              <w:noProof/>
            </w:rPr>
          </w:rPrChange>
        </w:rPr>
      </w:pPr>
      <w:proofErr w:type="spellStart"/>
      <w:r w:rsidRPr="00237F07">
        <w:rPr>
          <w:rPrChange w:id="1467" w:author="jonathan pritchard" w:date="2024-08-21T11:05:00Z" w16du:dateUtc="2024-08-21T10:05:00Z">
            <w:rPr>
              <w:noProof/>
            </w:rPr>
          </w:rPrChange>
        </w:rPr>
        <w:t>Manufaturers</w:t>
      </w:r>
      <w:proofErr w:type="spellEnd"/>
      <w:r w:rsidRPr="00237F07">
        <w:rPr>
          <w:rPrChange w:id="1468" w:author="jonathan pritchard" w:date="2024-08-21T11:05:00Z" w16du:dateUtc="2024-08-21T10:05:00Z">
            <w:rPr>
              <w:noProof/>
            </w:rPr>
          </w:rPrChange>
        </w:rPr>
        <w:t xml:space="preserve"> may extend or adapt this algorithm in various ways, for example:</w:t>
      </w:r>
    </w:p>
    <w:p w14:paraId="194507A7" w14:textId="4F3CA7FC" w:rsidR="00931EA4" w:rsidRPr="00237F07" w:rsidRDefault="00414AE0" w:rsidP="00AE2737">
      <w:pPr>
        <w:pStyle w:val="ListParagraph"/>
        <w:numPr>
          <w:ilvl w:val="0"/>
          <w:numId w:val="50"/>
        </w:numPr>
        <w:spacing w:after="60" w:line="240" w:lineRule="auto"/>
        <w:jc w:val="both"/>
        <w:rPr>
          <w:rPrChange w:id="1469" w:author="jonathan pritchard" w:date="2024-08-21T11:05:00Z" w16du:dateUtc="2024-08-21T10:05:00Z">
            <w:rPr>
              <w:noProof/>
            </w:rPr>
          </w:rPrChange>
        </w:rPr>
      </w:pPr>
      <w:r w:rsidRPr="00237F07">
        <w:rPr>
          <w:rPrChange w:id="1470" w:author="jonathan pritchard" w:date="2024-08-21T11:05:00Z" w16du:dateUtc="2024-08-21T10:05:00Z">
            <w:rPr>
              <w:noProof/>
            </w:rPr>
          </w:rPrChange>
        </w:rPr>
        <w:t xml:space="preserve">Adapt </w:t>
      </w:r>
      <w:proofErr w:type="spellStart"/>
      <w:r w:rsidRPr="00237F07">
        <w:rPr>
          <w:i/>
          <w:iCs/>
          <w:rPrChange w:id="1471" w:author="jonathan pritchard" w:date="2024-08-21T11:05:00Z" w16du:dateUtc="2024-08-21T10:05:00Z">
            <w:rPr>
              <w:i/>
              <w:iCs/>
              <w:noProof/>
            </w:rPr>
          </w:rPrChange>
        </w:rPr>
        <w:t>Rmax</w:t>
      </w:r>
      <w:proofErr w:type="spellEnd"/>
      <w:r w:rsidRPr="00237F07">
        <w:rPr>
          <w:rPrChange w:id="1472" w:author="jonathan pritchard" w:date="2024-08-21T11:05:00Z" w16du:dateUtc="2024-08-21T10:05:00Z">
            <w:rPr>
              <w:noProof/>
            </w:rPr>
          </w:rPrChange>
        </w:rPr>
        <w:t xml:space="preserve"> to </w:t>
      </w:r>
      <w:r w:rsidR="009B1E97" w:rsidRPr="00237F07">
        <w:rPr>
          <w:rPrChange w:id="1473" w:author="jonathan pritchard" w:date="2024-08-21T11:05:00Z" w16du:dateUtc="2024-08-21T10:05:00Z">
            <w:rPr>
              <w:noProof/>
            </w:rPr>
          </w:rPrChange>
        </w:rPr>
        <w:t>the shape and proportions</w:t>
      </w:r>
      <w:r w:rsidRPr="00237F07">
        <w:rPr>
          <w:rPrChange w:id="1474" w:author="jonathan pritchard" w:date="2024-08-21T11:05:00Z" w16du:dateUtc="2024-08-21T10:05:00Z">
            <w:rPr>
              <w:noProof/>
            </w:rPr>
          </w:rPrChange>
        </w:rPr>
        <w:t xml:space="preserve"> of the symbol</w:t>
      </w:r>
      <w:r w:rsidR="00521F2E" w:rsidRPr="00237F07">
        <w:rPr>
          <w:rPrChange w:id="1475" w:author="jonathan pritchard" w:date="2024-08-21T11:05:00Z" w16du:dateUtc="2024-08-21T10:05:00Z">
            <w:rPr>
              <w:noProof/>
            </w:rPr>
          </w:rPrChange>
        </w:rPr>
        <w:t xml:space="preserve"> (</w:t>
      </w:r>
      <w:r w:rsidR="00C05591" w:rsidRPr="00237F07">
        <w:rPr>
          <w:rPrChange w:id="1476" w:author="jonathan pritchard" w:date="2024-08-21T11:05:00Z" w16du:dateUtc="2024-08-21T10:05:00Z">
            <w:rPr>
              <w:noProof/>
            </w:rPr>
          </w:rPrChange>
        </w:rPr>
        <w:t>that is</w:t>
      </w:r>
      <w:r w:rsidR="00521F2E" w:rsidRPr="00237F07">
        <w:rPr>
          <w:rPrChange w:id="1477" w:author="jonathan pritchard" w:date="2024-08-21T11:05:00Z" w16du:dateUtc="2024-08-21T10:05:00Z">
            <w:rPr>
              <w:noProof/>
            </w:rPr>
          </w:rPrChange>
        </w:rPr>
        <w:t>, its perceived effect on the display)</w:t>
      </w:r>
      <w:r w:rsidRPr="00237F07">
        <w:rPr>
          <w:rPrChange w:id="1478" w:author="jonathan pritchard" w:date="2024-08-21T11:05:00Z" w16du:dateUtc="2024-08-21T10:05:00Z">
            <w:rPr>
              <w:noProof/>
            </w:rPr>
          </w:rPrChange>
        </w:rPr>
        <w:t>.</w:t>
      </w:r>
    </w:p>
    <w:p w14:paraId="4875A73F" w14:textId="5213B13B" w:rsidR="00414AE0" w:rsidRPr="00237F07" w:rsidRDefault="00414AE0" w:rsidP="00AE2737">
      <w:pPr>
        <w:pStyle w:val="ListParagraph"/>
        <w:numPr>
          <w:ilvl w:val="0"/>
          <w:numId w:val="50"/>
        </w:numPr>
        <w:spacing w:after="60" w:line="240" w:lineRule="auto"/>
        <w:jc w:val="both"/>
        <w:rPr>
          <w:rPrChange w:id="1479" w:author="jonathan pritchard" w:date="2024-08-21T11:05:00Z" w16du:dateUtc="2024-08-21T10:05:00Z">
            <w:rPr>
              <w:noProof/>
            </w:rPr>
          </w:rPrChange>
        </w:rPr>
      </w:pPr>
      <w:r w:rsidRPr="00237F07">
        <w:rPr>
          <w:rPrChange w:id="1480" w:author="jonathan pritchard" w:date="2024-08-21T11:05:00Z" w16du:dateUtc="2024-08-21T10:05:00Z">
            <w:rPr>
              <w:noProof/>
            </w:rPr>
          </w:rPrChange>
        </w:rPr>
        <w:t>For grids w</w:t>
      </w:r>
      <w:r w:rsidR="009B1E97" w:rsidRPr="00237F07">
        <w:rPr>
          <w:rPrChange w:id="1481" w:author="jonathan pritchard" w:date="2024-08-21T11:05:00Z" w16du:dateUtc="2024-08-21T10:05:00Z">
            <w:rPr>
              <w:noProof/>
            </w:rPr>
          </w:rPrChange>
        </w:rPr>
        <w:t>ith cells whose</w:t>
      </w:r>
      <w:r w:rsidR="00B15C85" w:rsidRPr="00237F07">
        <w:rPr>
          <w:rPrChange w:id="1482" w:author="jonathan pritchard" w:date="2024-08-21T11:05:00Z" w16du:dateUtc="2024-08-21T10:05:00Z">
            <w:rPr>
              <w:noProof/>
            </w:rPr>
          </w:rPrChange>
        </w:rPr>
        <w:t xml:space="preserve"> </w:t>
      </w:r>
      <w:r w:rsidR="009B1E97" w:rsidRPr="00237F07">
        <w:rPr>
          <w:rPrChange w:id="1483" w:author="jonathan pritchard" w:date="2024-08-21T11:05:00Z" w16du:dateUtc="2024-08-21T10:05:00Z">
            <w:rPr>
              <w:noProof/>
            </w:rPr>
          </w:rPrChange>
        </w:rPr>
        <w:t>dimensions</w:t>
      </w:r>
      <w:r w:rsidRPr="00237F07">
        <w:rPr>
          <w:rPrChange w:id="1484" w:author="jonathan pritchard" w:date="2024-08-21T11:05:00Z" w16du:dateUtc="2024-08-21T10:05:00Z">
            <w:rPr>
              <w:noProof/>
            </w:rPr>
          </w:rPrChange>
        </w:rPr>
        <w:t xml:space="preserve"> in display units </w:t>
      </w:r>
      <w:r w:rsidR="009B1E97" w:rsidRPr="00237F07">
        <w:rPr>
          <w:rPrChange w:id="1485" w:author="jonathan pritchard" w:date="2024-08-21T11:05:00Z" w16du:dateUtc="2024-08-21T10:05:00Z">
            <w:rPr>
              <w:noProof/>
            </w:rPr>
          </w:rPrChange>
        </w:rPr>
        <w:t xml:space="preserve">are very </w:t>
      </w:r>
      <w:r w:rsidRPr="00237F07">
        <w:rPr>
          <w:rPrChange w:id="1486" w:author="jonathan pritchard" w:date="2024-08-21T11:05:00Z" w16du:dateUtc="2024-08-21T10:05:00Z">
            <w:rPr>
              <w:noProof/>
            </w:rPr>
          </w:rPrChange>
        </w:rPr>
        <w:t>different</w:t>
      </w:r>
      <w:r w:rsidR="00B15C85" w:rsidRPr="00237F07">
        <w:rPr>
          <w:rPrChange w:id="1487" w:author="jonathan pritchard" w:date="2024-08-21T11:05:00Z" w16du:dateUtc="2024-08-21T10:05:00Z">
            <w:rPr>
              <w:noProof/>
            </w:rPr>
          </w:rPrChange>
        </w:rPr>
        <w:t xml:space="preserve"> along different axes</w:t>
      </w:r>
      <w:r w:rsidR="009B1E97" w:rsidRPr="00237F07">
        <w:rPr>
          <w:rPrChange w:id="1488" w:author="jonathan pritchard" w:date="2024-08-21T11:05:00Z" w16du:dateUtc="2024-08-21T10:05:00Z">
            <w:rPr>
              <w:noProof/>
            </w:rPr>
          </w:rPrChange>
        </w:rPr>
        <w:t xml:space="preserve">, use different </w:t>
      </w:r>
      <w:r w:rsidR="009B1E97" w:rsidRPr="00237F07">
        <w:rPr>
          <w:i/>
          <w:iCs/>
          <w:rPrChange w:id="1489" w:author="jonathan pritchard" w:date="2024-08-21T11:05:00Z" w16du:dateUtc="2024-08-21T10:05:00Z">
            <w:rPr>
              <w:i/>
              <w:iCs/>
              <w:noProof/>
            </w:rPr>
          </w:rPrChange>
        </w:rPr>
        <w:t>D</w:t>
      </w:r>
      <w:r w:rsidR="009B1E97" w:rsidRPr="00237F07">
        <w:rPr>
          <w:rPrChange w:id="1490" w:author="jonathan pritchard" w:date="2024-08-21T11:05:00Z" w16du:dateUtc="2024-08-21T10:05:00Z">
            <w:rPr>
              <w:noProof/>
            </w:rPr>
          </w:rPrChange>
        </w:rPr>
        <w:t xml:space="preserve"> and </w:t>
      </w:r>
      <w:proofErr w:type="spellStart"/>
      <w:r w:rsidR="009B1E97" w:rsidRPr="00237F07">
        <w:rPr>
          <w:i/>
          <w:iCs/>
          <w:rPrChange w:id="1491" w:author="jonathan pritchard" w:date="2024-08-21T11:05:00Z" w16du:dateUtc="2024-08-21T10:05:00Z">
            <w:rPr>
              <w:i/>
              <w:iCs/>
              <w:noProof/>
            </w:rPr>
          </w:rPrChange>
        </w:rPr>
        <w:t>Rmax</w:t>
      </w:r>
      <w:proofErr w:type="spellEnd"/>
      <w:r w:rsidR="009B1E97" w:rsidRPr="00237F07">
        <w:rPr>
          <w:rPrChange w:id="1492" w:author="jonathan pritchard" w:date="2024-08-21T11:05:00Z" w16du:dateUtc="2024-08-21T10:05:00Z">
            <w:rPr>
              <w:noProof/>
            </w:rPr>
          </w:rPrChange>
        </w:rPr>
        <w:t xml:space="preserve"> parameters for the two axes</w:t>
      </w:r>
      <w:r w:rsidR="00B4559F" w:rsidRPr="00237F07">
        <w:rPr>
          <w:rPrChange w:id="1493" w:author="jonathan pritchard" w:date="2024-08-21T11:05:00Z" w16du:dateUtc="2024-08-21T10:05:00Z">
            <w:rPr>
              <w:noProof/>
            </w:rPr>
          </w:rPrChange>
        </w:rPr>
        <w:t xml:space="preserve">, giving different values of </w:t>
      </w:r>
      <w:r w:rsidR="00B4559F" w:rsidRPr="00237F07">
        <w:rPr>
          <w:i/>
          <w:iCs/>
          <w:rPrChange w:id="1494" w:author="jonathan pritchard" w:date="2024-08-21T11:05:00Z" w16du:dateUtc="2024-08-21T10:05:00Z">
            <w:rPr>
              <w:i/>
              <w:iCs/>
              <w:noProof/>
            </w:rPr>
          </w:rPrChange>
        </w:rPr>
        <w:t>n</w:t>
      </w:r>
      <w:r w:rsidR="00B4559F" w:rsidRPr="00237F07">
        <w:rPr>
          <w:rPrChange w:id="1495" w:author="jonathan pritchard" w:date="2024-08-21T11:05:00Z" w16du:dateUtc="2024-08-21T10:05:00Z">
            <w:rPr>
              <w:noProof/>
            </w:rPr>
          </w:rPrChange>
        </w:rPr>
        <w:t xml:space="preserve"> for </w:t>
      </w:r>
      <w:r w:rsidR="00B15C85" w:rsidRPr="00237F07">
        <w:rPr>
          <w:rPrChange w:id="1496" w:author="jonathan pritchard" w:date="2024-08-21T11:05:00Z" w16du:dateUtc="2024-08-21T10:05:00Z">
            <w:rPr>
              <w:noProof/>
            </w:rPr>
          </w:rPrChange>
        </w:rPr>
        <w:t>different</w:t>
      </w:r>
      <w:r w:rsidR="00B4559F" w:rsidRPr="00237F07">
        <w:rPr>
          <w:rPrChange w:id="1497" w:author="jonathan pritchard" w:date="2024-08-21T11:05:00Z" w16du:dateUtc="2024-08-21T10:05:00Z">
            <w:rPr>
              <w:noProof/>
            </w:rPr>
          </w:rPrChange>
        </w:rPr>
        <w:t xml:space="preserve"> axes</w:t>
      </w:r>
      <w:r w:rsidR="009B1E97" w:rsidRPr="00237F07">
        <w:rPr>
          <w:rPrChange w:id="1498" w:author="jonathan pritchard" w:date="2024-08-21T11:05:00Z" w16du:dateUtc="2024-08-21T10:05:00Z">
            <w:rPr>
              <w:noProof/>
            </w:rPr>
          </w:rPrChange>
        </w:rPr>
        <w:t>.</w:t>
      </w:r>
    </w:p>
    <w:p w14:paraId="1F78CF2E" w14:textId="2840BA44" w:rsidR="00521F2E" w:rsidRPr="00237F07" w:rsidRDefault="00521F2E" w:rsidP="00AE2737">
      <w:pPr>
        <w:pStyle w:val="ListParagraph"/>
        <w:numPr>
          <w:ilvl w:val="0"/>
          <w:numId w:val="50"/>
        </w:numPr>
        <w:spacing w:after="60" w:line="240" w:lineRule="auto"/>
        <w:jc w:val="both"/>
        <w:rPr>
          <w:rPrChange w:id="1499" w:author="jonathan pritchard" w:date="2024-08-21T11:05:00Z" w16du:dateUtc="2024-08-21T10:05:00Z">
            <w:rPr>
              <w:noProof/>
            </w:rPr>
          </w:rPrChange>
        </w:rPr>
      </w:pPr>
      <w:r w:rsidRPr="00237F07">
        <w:rPr>
          <w:rPrChange w:id="1500" w:author="jonathan pritchard" w:date="2024-08-21T11:05:00Z" w16du:dateUtc="2024-08-21T10:05:00Z">
            <w:rPr>
              <w:noProof/>
            </w:rPr>
          </w:rPrChange>
        </w:rPr>
        <w:t xml:space="preserve">Pre-compute and cache </w:t>
      </w:r>
      <w:r w:rsidR="00B4559F" w:rsidRPr="00237F07">
        <w:rPr>
          <w:rPrChange w:id="1501" w:author="jonathan pritchard" w:date="2024-08-21T11:05:00Z" w16du:dateUtc="2024-08-21T10:05:00Z">
            <w:rPr>
              <w:noProof/>
            </w:rPr>
          </w:rPrChange>
        </w:rPr>
        <w:t xml:space="preserve">the </w:t>
      </w:r>
      <w:r w:rsidRPr="00237F07">
        <w:rPr>
          <w:rPrChange w:id="1502" w:author="jonathan pritchard" w:date="2024-08-21T11:05:00Z" w16du:dateUtc="2024-08-21T10:05:00Z">
            <w:rPr>
              <w:noProof/>
            </w:rPr>
          </w:rPrChange>
        </w:rPr>
        <w:t xml:space="preserve">scale values where </w:t>
      </w:r>
      <w:r w:rsidRPr="00237F07">
        <w:rPr>
          <w:i/>
          <w:iCs/>
          <w:rPrChange w:id="1503" w:author="jonathan pritchard" w:date="2024-08-21T11:05:00Z" w16du:dateUtc="2024-08-21T10:05:00Z">
            <w:rPr>
              <w:i/>
              <w:iCs/>
              <w:noProof/>
            </w:rPr>
          </w:rPrChange>
        </w:rPr>
        <w:t>n</w:t>
      </w:r>
      <w:r w:rsidRPr="00237F07">
        <w:rPr>
          <w:rPrChange w:id="1504" w:author="jonathan pritchard" w:date="2024-08-21T11:05:00Z" w16du:dateUtc="2024-08-21T10:05:00Z">
            <w:rPr>
              <w:noProof/>
            </w:rPr>
          </w:rPrChange>
        </w:rPr>
        <w:t xml:space="preserve"> changes, so that </w:t>
      </w:r>
      <w:r w:rsidR="00B4559F" w:rsidRPr="00237F07">
        <w:rPr>
          <w:rPrChange w:id="1505" w:author="jonathan pritchard" w:date="2024-08-21T11:05:00Z" w16du:dateUtc="2024-08-21T10:05:00Z">
            <w:rPr>
              <w:noProof/>
            </w:rPr>
          </w:rPrChange>
        </w:rPr>
        <w:t xml:space="preserve">suppression or revelation of </w:t>
      </w:r>
      <w:r w:rsidR="00B15C85" w:rsidRPr="00237F07">
        <w:rPr>
          <w:rPrChange w:id="1506" w:author="jonathan pritchard" w:date="2024-08-21T11:05:00Z" w16du:dateUtc="2024-08-21T10:05:00Z">
            <w:rPr>
              <w:noProof/>
            </w:rPr>
          </w:rPrChange>
        </w:rPr>
        <w:t xml:space="preserve">symbols </w:t>
      </w:r>
      <w:r w:rsidR="00B4559F" w:rsidRPr="00237F07">
        <w:rPr>
          <w:rPrChange w:id="1507" w:author="jonathan pritchard" w:date="2024-08-21T11:05:00Z" w16du:dateUtc="2024-08-21T10:05:00Z">
            <w:rPr>
              <w:noProof/>
            </w:rPr>
          </w:rPrChange>
        </w:rPr>
        <w:t>can be determined by</w:t>
      </w:r>
      <w:r w:rsidRPr="00237F07">
        <w:rPr>
          <w:rPrChange w:id="1508" w:author="jonathan pritchard" w:date="2024-08-21T11:05:00Z" w16du:dateUtc="2024-08-21T10:05:00Z">
            <w:rPr>
              <w:noProof/>
            </w:rPr>
          </w:rPrChange>
        </w:rPr>
        <w:t xml:space="preserve"> </w:t>
      </w:r>
      <w:r w:rsidR="00B4559F" w:rsidRPr="00237F07">
        <w:rPr>
          <w:rPrChange w:id="1509" w:author="jonathan pritchard" w:date="2024-08-21T11:05:00Z" w16du:dateUtc="2024-08-21T10:05:00Z">
            <w:rPr>
              <w:noProof/>
            </w:rPr>
          </w:rPrChange>
        </w:rPr>
        <w:t xml:space="preserve">the </w:t>
      </w:r>
      <w:r w:rsidRPr="00237F07">
        <w:rPr>
          <w:rPrChange w:id="1510" w:author="jonathan pritchard" w:date="2024-08-21T11:05:00Z" w16du:dateUtc="2024-08-21T10:05:00Z">
            <w:rPr>
              <w:noProof/>
            </w:rPr>
          </w:rPrChange>
        </w:rPr>
        <w:t>scale</w:t>
      </w:r>
      <w:r w:rsidR="00B4559F" w:rsidRPr="00237F07">
        <w:rPr>
          <w:rPrChange w:id="1511" w:author="jonathan pritchard" w:date="2024-08-21T11:05:00Z" w16du:dateUtc="2024-08-21T10:05:00Z">
            <w:rPr>
              <w:noProof/>
            </w:rPr>
          </w:rPrChange>
        </w:rPr>
        <w:t xml:space="preserve"> of the display.</w:t>
      </w:r>
    </w:p>
    <w:p w14:paraId="56367A4D" w14:textId="159E2C35" w:rsidR="00493023" w:rsidRPr="00237F07" w:rsidRDefault="00493023" w:rsidP="00AE2737">
      <w:pPr>
        <w:pStyle w:val="ListParagraph"/>
        <w:numPr>
          <w:ilvl w:val="0"/>
          <w:numId w:val="50"/>
        </w:numPr>
        <w:spacing w:after="120" w:line="240" w:lineRule="auto"/>
        <w:jc w:val="both"/>
        <w:rPr>
          <w:rPrChange w:id="1512" w:author="jonathan pritchard" w:date="2024-08-21T11:05:00Z" w16du:dateUtc="2024-08-21T10:05:00Z">
            <w:rPr>
              <w:noProof/>
            </w:rPr>
          </w:rPrChange>
        </w:rPr>
      </w:pPr>
      <w:r w:rsidRPr="00237F07">
        <w:rPr>
          <w:rPrChange w:id="1513" w:author="jonathan pritchard" w:date="2024-08-21T11:05:00Z" w16du:dateUtc="2024-08-21T10:05:00Z">
            <w:rPr>
              <w:noProof/>
            </w:rPr>
          </w:rPrChange>
        </w:rPr>
        <w:t>Adapt</w:t>
      </w:r>
      <w:r w:rsidR="007A6E74" w:rsidRPr="00237F07">
        <w:rPr>
          <w:rPrChange w:id="1514" w:author="jonathan pritchard" w:date="2024-08-21T11:05:00Z" w16du:dateUtc="2024-08-21T10:05:00Z">
            <w:rPr>
              <w:noProof/>
            </w:rPr>
          </w:rPrChange>
        </w:rPr>
        <w:t xml:space="preserve"> the determination of the seed point</w:t>
      </w:r>
      <w:r w:rsidRPr="00237F07">
        <w:rPr>
          <w:rPrChange w:id="1515" w:author="jonathan pritchard" w:date="2024-08-21T11:05:00Z" w16du:dateUtc="2024-08-21T10:05:00Z">
            <w:rPr>
              <w:noProof/>
            </w:rPr>
          </w:rPrChange>
        </w:rPr>
        <w:t xml:space="preserve"> to show as many significant values as possible.</w:t>
      </w:r>
    </w:p>
    <w:p w14:paraId="05B090AC" w14:textId="7C6B37D5" w:rsidR="00B4559F" w:rsidRPr="00237F07" w:rsidRDefault="00493023" w:rsidP="00C05591">
      <w:pPr>
        <w:spacing w:after="120" w:line="240" w:lineRule="auto"/>
        <w:jc w:val="both"/>
        <w:rPr>
          <w:rPrChange w:id="1516" w:author="jonathan pritchard" w:date="2024-08-21T11:05:00Z" w16du:dateUtc="2024-08-21T10:05:00Z">
            <w:rPr>
              <w:noProof/>
            </w:rPr>
          </w:rPrChange>
        </w:rPr>
      </w:pPr>
      <w:r w:rsidRPr="00237F07">
        <w:rPr>
          <w:rPrChange w:id="1517" w:author="jonathan pritchard" w:date="2024-08-21T11:05:00Z" w16du:dateUtc="2024-08-21T10:05:00Z">
            <w:rPr>
              <w:noProof/>
            </w:rPr>
          </w:rPrChange>
        </w:rPr>
        <w:t>In order to avoid confusing the mariner, reasonable consideration should be given to generally maintaining</w:t>
      </w:r>
      <w:r w:rsidR="00B15C85" w:rsidRPr="00237F07">
        <w:rPr>
          <w:rPrChange w:id="1518" w:author="jonathan pritchard" w:date="2024-08-21T11:05:00Z" w16du:dateUtc="2024-08-21T10:05:00Z">
            <w:rPr>
              <w:noProof/>
            </w:rPr>
          </w:rPrChange>
        </w:rPr>
        <w:t xml:space="preserve"> </w:t>
      </w:r>
      <w:r w:rsidRPr="00237F07">
        <w:rPr>
          <w:rPrChange w:id="1519" w:author="jonathan pritchard" w:date="2024-08-21T11:05:00Z" w16du:dateUtc="2024-08-21T10:05:00Z">
            <w:rPr>
              <w:noProof/>
            </w:rPr>
          </w:rPrChange>
        </w:rPr>
        <w:t xml:space="preserve">the </w:t>
      </w:r>
      <w:r w:rsidR="00B15C85" w:rsidRPr="00237F07">
        <w:rPr>
          <w:rPrChange w:id="1520" w:author="jonathan pritchard" w:date="2024-08-21T11:05:00Z" w16du:dateUtc="2024-08-21T10:05:00Z">
            <w:rPr>
              <w:noProof/>
            </w:rPr>
          </w:rPrChange>
        </w:rPr>
        <w:t>regular</w:t>
      </w:r>
      <w:r w:rsidRPr="00237F07">
        <w:rPr>
          <w:rPrChange w:id="1521" w:author="jonathan pritchard" w:date="2024-08-21T11:05:00Z" w16du:dateUtc="2024-08-21T10:05:00Z">
            <w:rPr>
              <w:noProof/>
            </w:rPr>
          </w:rPrChange>
        </w:rPr>
        <w:t xml:space="preserve"> </w:t>
      </w:r>
      <w:r w:rsidR="00B15C85" w:rsidRPr="00237F07">
        <w:rPr>
          <w:rPrChange w:id="1522" w:author="jonathan pritchard" w:date="2024-08-21T11:05:00Z" w16du:dateUtc="2024-08-21T10:05:00Z">
            <w:rPr>
              <w:noProof/>
            </w:rPr>
          </w:rPrChange>
        </w:rPr>
        <w:t xml:space="preserve">appearance of the </w:t>
      </w:r>
      <w:r w:rsidRPr="00237F07">
        <w:rPr>
          <w:rPrChange w:id="1523" w:author="jonathan pritchard" w:date="2024-08-21T11:05:00Z" w16du:dateUtc="2024-08-21T10:05:00Z">
            <w:rPr>
              <w:noProof/>
            </w:rPr>
          </w:rPrChange>
        </w:rPr>
        <w:t xml:space="preserve">grid </w:t>
      </w:r>
      <w:r w:rsidR="00B15C85" w:rsidRPr="00237F07">
        <w:rPr>
          <w:rPrChange w:id="1524" w:author="jonathan pritchard" w:date="2024-08-21T11:05:00Z" w16du:dateUtc="2024-08-21T10:05:00Z">
            <w:rPr>
              <w:noProof/>
            </w:rPr>
          </w:rPrChange>
        </w:rPr>
        <w:t>coverage</w:t>
      </w:r>
      <w:r w:rsidRPr="00237F07">
        <w:rPr>
          <w:rPrChange w:id="1525" w:author="jonathan pritchard" w:date="2024-08-21T11:05:00Z" w16du:dateUtc="2024-08-21T10:05:00Z">
            <w:rPr>
              <w:noProof/>
            </w:rPr>
          </w:rPrChange>
        </w:rPr>
        <w:t xml:space="preserve">, though some </w:t>
      </w:r>
      <w:r w:rsidR="00836457" w:rsidRPr="00237F07">
        <w:rPr>
          <w:rPrChange w:id="1526" w:author="jonathan pritchard" w:date="2024-08-21T11:05:00Z" w16du:dateUtc="2024-08-21T10:05:00Z">
            <w:rPr>
              <w:noProof/>
            </w:rPr>
          </w:rPrChange>
        </w:rPr>
        <w:t>ir</w:t>
      </w:r>
      <w:r w:rsidRPr="00237F07">
        <w:rPr>
          <w:rPrChange w:id="1527" w:author="jonathan pritchard" w:date="2024-08-21T11:05:00Z" w16du:dateUtc="2024-08-21T10:05:00Z">
            <w:rPr>
              <w:noProof/>
            </w:rPr>
          </w:rPrChange>
        </w:rPr>
        <w:t>regularity is probably unavoidable with greater thinning.</w:t>
      </w:r>
    </w:p>
    <w:p w14:paraId="18F70A0F" w14:textId="15AB82A4" w:rsidR="0004244F" w:rsidRPr="00237F07" w:rsidDel="00EC44E4" w:rsidRDefault="0004244F" w:rsidP="00024B10">
      <w:pPr>
        <w:pStyle w:val="Heading4"/>
        <w:rPr>
          <w:del w:id="1528" w:author="jonathan pritchard" w:date="2024-05-29T02:27:00Z" w16du:dateUtc="2024-05-29T01:27:00Z"/>
          <w:rPrChange w:id="1529" w:author="jonathan pritchard" w:date="2024-08-21T11:05:00Z" w16du:dateUtc="2024-08-21T10:05:00Z">
            <w:rPr>
              <w:del w:id="1530" w:author="jonathan pritchard" w:date="2024-05-29T02:27:00Z" w16du:dateUtc="2024-05-29T01:27:00Z"/>
              <w:noProof/>
            </w:rPr>
          </w:rPrChange>
        </w:rPr>
      </w:pPr>
      <w:commentRangeStart w:id="1531"/>
      <w:del w:id="1532" w:author="jonathan pritchard" w:date="2024-05-29T02:27:00Z" w16du:dateUtc="2024-05-29T01:27:00Z">
        <w:r w:rsidRPr="00237F07" w:rsidDel="00EC44E4">
          <w:rPr>
            <w:rPrChange w:id="1533" w:author="jonathan pritchard" w:date="2024-08-21T11:05:00Z" w16du:dateUtc="2024-08-21T10:05:00Z">
              <w:rPr>
                <w:noProof/>
              </w:rPr>
            </w:rPrChange>
          </w:rPr>
          <w:delText>Irregularly gridded data</w:delText>
        </w:r>
        <w:commentRangeEnd w:id="1531"/>
        <w:r w:rsidR="00501A8C" w:rsidRPr="00237F07" w:rsidDel="00EC44E4">
          <w:rPr>
            <w:rStyle w:val="CommentReference"/>
            <w:b w:val="0"/>
            <w:bCs w:val="0"/>
            <w:lang w:val="en-GB"/>
            <w:rPrChange w:id="1534" w:author="jonathan pritchard" w:date="2024-08-21T11:05:00Z" w16du:dateUtc="2024-08-21T10:05:00Z">
              <w:rPr>
                <w:rStyle w:val="CommentReference"/>
                <w:b w:val="0"/>
                <w:bCs w:val="0"/>
              </w:rPr>
            </w:rPrChange>
          </w:rPr>
          <w:commentReference w:id="1531"/>
        </w:r>
      </w:del>
    </w:p>
    <w:p w14:paraId="75D4457F" w14:textId="28E6388E" w:rsidR="00527100" w:rsidRPr="00237F07" w:rsidDel="00EC44E4" w:rsidRDefault="003F1FEF" w:rsidP="00203BD0">
      <w:pPr>
        <w:spacing w:after="120" w:line="240" w:lineRule="auto"/>
        <w:jc w:val="both"/>
        <w:rPr>
          <w:del w:id="1535" w:author="jonathan pritchard" w:date="2024-05-29T02:27:00Z" w16du:dateUtc="2024-05-29T01:27:00Z"/>
          <w:rPrChange w:id="1536" w:author="jonathan pritchard" w:date="2024-08-21T11:05:00Z" w16du:dateUtc="2024-08-21T10:05:00Z">
            <w:rPr>
              <w:del w:id="1537" w:author="jonathan pritchard" w:date="2024-05-29T02:27:00Z" w16du:dateUtc="2024-05-29T01:27:00Z"/>
              <w:noProof/>
            </w:rPr>
          </w:rPrChange>
        </w:rPr>
      </w:pPr>
      <w:del w:id="1538" w:author="jonathan pritchard" w:date="2024-05-29T02:27:00Z" w16du:dateUtc="2024-05-29T01:27:00Z">
        <w:r w:rsidRPr="00237F07" w:rsidDel="00EC44E4">
          <w:rPr>
            <w:rPrChange w:id="1539" w:author="jonathan pritchard" w:date="2024-08-21T11:05:00Z" w16du:dateUtc="2024-08-21T10:05:00Z">
              <w:rPr>
                <w:noProof/>
              </w:rPr>
            </w:rPrChange>
          </w:rPr>
          <w:delText xml:space="preserve">Thinning of irregularly-spaced </w:delText>
        </w:r>
        <w:r w:rsidR="0029343F" w:rsidRPr="00237F07" w:rsidDel="00EC44E4">
          <w:rPr>
            <w:rPrChange w:id="1540" w:author="jonathan pritchard" w:date="2024-08-21T11:05:00Z" w16du:dateUtc="2024-08-21T10:05:00Z">
              <w:rPr>
                <w:noProof/>
              </w:rPr>
            </w:rPrChange>
          </w:rPr>
          <w:delText>symbols</w:delText>
        </w:r>
        <w:r w:rsidRPr="00237F07" w:rsidDel="00EC44E4">
          <w:rPr>
            <w:rPrChange w:id="1541" w:author="jonathan pritchard" w:date="2024-08-21T11:05:00Z" w16du:dateUtc="2024-08-21T10:05:00Z">
              <w:rPr>
                <w:noProof/>
              </w:rPr>
            </w:rPrChange>
          </w:rPr>
          <w:delText xml:space="preserve"> is more difficult. For each on-screen point the distance to all other on-screen points would have to be calculated, so that the closest point can be determined. The size and </w:delText>
        </w:r>
        <w:r w:rsidR="00527100" w:rsidRPr="00237F07" w:rsidDel="00EC44E4">
          <w:rPr>
            <w:rPrChange w:id="1542" w:author="jonathan pritchard" w:date="2024-08-21T11:05:00Z" w16du:dateUtc="2024-08-21T10:05:00Z">
              <w:rPr>
                <w:noProof/>
              </w:rPr>
            </w:rPrChange>
          </w:rPr>
          <w:delText xml:space="preserve">maximum dimension of the </w:delText>
        </w:r>
        <w:r w:rsidRPr="00237F07" w:rsidDel="00EC44E4">
          <w:rPr>
            <w:rPrChange w:id="1543" w:author="jonathan pritchard" w:date="2024-08-21T11:05:00Z" w16du:dateUtc="2024-08-21T10:05:00Z">
              <w:rPr>
                <w:noProof/>
              </w:rPr>
            </w:rPrChange>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237F07" w:rsidDel="00EC44E4" w:rsidRDefault="003F1FEF" w:rsidP="00203BD0">
      <w:pPr>
        <w:spacing w:after="120" w:line="240" w:lineRule="auto"/>
        <w:jc w:val="both"/>
        <w:rPr>
          <w:del w:id="1544" w:author="jonathan pritchard" w:date="2024-05-29T02:27:00Z" w16du:dateUtc="2024-05-29T01:27:00Z"/>
          <w:rPrChange w:id="1545" w:author="jonathan pritchard" w:date="2024-08-21T11:05:00Z" w16du:dateUtc="2024-08-21T10:05:00Z">
            <w:rPr>
              <w:del w:id="1546" w:author="jonathan pritchard" w:date="2024-05-29T02:27:00Z" w16du:dateUtc="2024-05-29T01:27:00Z"/>
              <w:noProof/>
            </w:rPr>
          </w:rPrChange>
        </w:rPr>
      </w:pPr>
      <w:del w:id="1547" w:author="jonathan pritchard" w:date="2024-05-29T02:27:00Z" w16du:dateUtc="2024-05-29T01:27:00Z">
        <w:r w:rsidRPr="00237F07" w:rsidDel="00EC44E4">
          <w:rPr>
            <w:rPrChange w:id="1548" w:author="jonathan pritchard" w:date="2024-08-21T11:05:00Z" w16du:dateUtc="2024-08-21T10:05:00Z">
              <w:rPr>
                <w:noProof/>
              </w:rPr>
            </w:rPrChange>
          </w:rPr>
          <w:delText xml:space="preserve">An alternate solution would be to reduce the reference height </w:delText>
        </w:r>
        <w:r w:rsidR="00527100" w:rsidRPr="00237F07" w:rsidDel="00EC44E4">
          <w:rPr>
            <w:rPrChange w:id="1549" w:author="jonathan pritchard" w:date="2024-08-21T11:05:00Z" w16du:dateUtc="2024-08-21T10:05:00Z">
              <w:rPr>
                <w:noProof/>
              </w:rPr>
            </w:rPrChange>
          </w:rPr>
          <w:delText>of the symbol at its nomimal size</w:delText>
        </w:r>
        <w:r w:rsidR="00F158C1" w:rsidRPr="00237F07" w:rsidDel="00EC44E4">
          <w:rPr>
            <w:rPrChange w:id="1550" w:author="jonathan pritchard" w:date="2024-08-21T11:05:00Z" w16du:dateUtc="2024-08-21T10:05:00Z">
              <w:rPr>
                <w:noProof/>
              </w:rPr>
            </w:rPrChange>
          </w:rPr>
          <w:delText xml:space="preserve"> </w:delText>
        </w:r>
        <w:r w:rsidRPr="00237F07" w:rsidDel="00EC44E4">
          <w:rPr>
            <w:rPrChange w:id="1551" w:author="jonathan pritchard" w:date="2024-08-21T11:05:00Z" w16du:dateUtc="2024-08-21T10:05:00Z">
              <w:rPr>
                <w:noProof/>
              </w:rPr>
            </w:rPrChange>
          </w:rPr>
          <w:delText xml:space="preserve">or increase the reference </w:delText>
        </w:r>
        <w:r w:rsidR="00F158C1" w:rsidRPr="00237F07" w:rsidDel="00EC44E4">
          <w:rPr>
            <w:rPrChange w:id="1552" w:author="jonathan pritchard" w:date="2024-08-21T11:05:00Z" w16du:dateUtc="2024-08-21T10:05:00Z">
              <w:rPr>
                <w:noProof/>
              </w:rPr>
            </w:rPrChange>
          </w:rPr>
          <w:delText>values at which symbols are scaled</w:delText>
        </w:r>
        <w:r w:rsidRPr="00237F07" w:rsidDel="00EC44E4">
          <w:rPr>
            <w:rPrChange w:id="1553" w:author="jonathan pritchard" w:date="2024-08-21T11:05:00Z" w16du:dateUtc="2024-08-21T10:05:00Z">
              <w:rPr>
                <w:noProof/>
              </w:rPr>
            </w:rPrChange>
          </w:rPr>
          <w:delText>.</w:delText>
        </w:r>
        <w:r w:rsidR="00F158C1" w:rsidRPr="00237F07" w:rsidDel="00EC44E4">
          <w:rPr>
            <w:rPrChange w:id="1554" w:author="jonathan pritchard" w:date="2024-08-21T11:05:00Z" w16du:dateUtc="2024-08-21T10:05:00Z">
              <w:rPr>
                <w:noProof/>
              </w:rPr>
            </w:rPrChange>
          </w:rPr>
          <w:delText xml:space="preserve"> Caution may be needed with this approach to avoid giving the user the wrong impression about </w:delText>
        </w:r>
        <w:r w:rsidR="00E85FD4" w:rsidRPr="00237F07" w:rsidDel="00EC44E4">
          <w:rPr>
            <w:rPrChange w:id="1555" w:author="jonathan pritchard" w:date="2024-08-21T11:05:00Z" w16du:dateUtc="2024-08-21T10:05:00Z">
              <w:rPr>
                <w:noProof/>
              </w:rPr>
            </w:rPrChange>
          </w:rPr>
          <w:delText>magnitudes of data values as the display is zoomed.</w:delText>
        </w:r>
      </w:del>
    </w:p>
    <w:p w14:paraId="239EAAF2" w14:textId="06711520" w:rsidR="00527100" w:rsidRPr="00237F07" w:rsidDel="00EC44E4" w:rsidRDefault="00527100" w:rsidP="00203BD0">
      <w:pPr>
        <w:spacing w:after="120" w:line="240" w:lineRule="auto"/>
        <w:jc w:val="both"/>
        <w:rPr>
          <w:del w:id="1556" w:author="jonathan pritchard" w:date="2024-05-29T02:27:00Z" w16du:dateUtc="2024-05-29T01:27:00Z"/>
          <w:rPrChange w:id="1557" w:author="jonathan pritchard" w:date="2024-08-21T11:05:00Z" w16du:dateUtc="2024-08-21T10:05:00Z">
            <w:rPr>
              <w:del w:id="1558" w:author="jonathan pritchard" w:date="2024-05-29T02:27:00Z" w16du:dateUtc="2024-05-29T01:27:00Z"/>
              <w:noProof/>
            </w:rPr>
          </w:rPrChange>
        </w:rPr>
      </w:pPr>
      <w:del w:id="1559" w:author="jonathan pritchard" w:date="2024-05-29T02:27:00Z" w16du:dateUtc="2024-05-29T01:27:00Z">
        <w:r w:rsidRPr="00237F07" w:rsidDel="00EC44E4">
          <w:rPr>
            <w:rPrChange w:id="1560" w:author="jonathan pritchard" w:date="2024-08-21T11:05:00Z" w16du:dateUtc="2024-08-21T10:05:00Z">
              <w:rPr>
                <w:noProof/>
              </w:rPr>
            </w:rPrChange>
          </w:rPr>
          <w:delText xml:space="preserve">Another method, based on the </w:delText>
        </w:r>
        <w:r w:rsidR="00E85FD4" w:rsidRPr="00237F07" w:rsidDel="00EC44E4">
          <w:rPr>
            <w:rPrChange w:id="1561" w:author="jonathan pritchard" w:date="2024-08-21T11:05:00Z" w16du:dateUtc="2024-08-21T10:05:00Z">
              <w:rPr>
                <w:noProof/>
              </w:rPr>
            </w:rPrChange>
          </w:rPr>
          <w:delText>assumption</w:delText>
        </w:r>
        <w:r w:rsidRPr="00237F07" w:rsidDel="00EC44E4">
          <w:rPr>
            <w:rPrChange w:id="1562" w:author="jonathan pritchard" w:date="2024-08-21T11:05:00Z" w16du:dateUtc="2024-08-21T10:05:00Z">
              <w:rPr>
                <w:noProof/>
              </w:rPr>
            </w:rPrChange>
          </w:rPr>
          <w:delText xml:space="preserve"> that non-regularly spaced data values are ordered in a nearly random manner, would be to reduce the number of symbols by plotting only every </w:delText>
        </w:r>
        <w:r w:rsidRPr="00237F07" w:rsidDel="00EC44E4">
          <w:rPr>
            <w:i/>
            <w:iCs/>
            <w:rPrChange w:id="1563" w:author="jonathan pritchard" w:date="2024-08-21T11:05:00Z" w16du:dateUtc="2024-08-21T10:05:00Z">
              <w:rPr>
                <w:i/>
                <w:iCs/>
                <w:noProof/>
              </w:rPr>
            </w:rPrChange>
          </w:rPr>
          <w:delText>n</w:delText>
        </w:r>
        <w:r w:rsidRPr="00237F07" w:rsidDel="00EC44E4">
          <w:rPr>
            <w:i/>
            <w:iCs/>
            <w:vertAlign w:val="superscript"/>
            <w:rPrChange w:id="1564" w:author="jonathan pritchard" w:date="2024-08-21T11:05:00Z" w16du:dateUtc="2024-08-21T10:05:00Z">
              <w:rPr>
                <w:i/>
                <w:iCs/>
                <w:noProof/>
                <w:vertAlign w:val="superscript"/>
              </w:rPr>
            </w:rPrChange>
          </w:rPr>
          <w:delText>th</w:delText>
        </w:r>
        <w:r w:rsidRPr="00237F07" w:rsidDel="00EC44E4">
          <w:rPr>
            <w:rPrChange w:id="1565" w:author="jonathan pritchard" w:date="2024-08-21T11:05:00Z" w16du:dateUtc="2024-08-21T10:05:00Z">
              <w:rPr>
                <w:noProof/>
              </w:rPr>
            </w:rPrChange>
          </w:rPr>
          <w:delText xml:space="preserve"> vector. This method would require that the value of </w:delText>
        </w:r>
        <w:r w:rsidRPr="00237F07" w:rsidDel="00EC44E4">
          <w:rPr>
            <w:i/>
            <w:iCs/>
            <w:rPrChange w:id="1566" w:author="jonathan pritchard" w:date="2024-08-21T11:05:00Z" w16du:dateUtc="2024-08-21T10:05:00Z">
              <w:rPr>
                <w:i/>
                <w:iCs/>
                <w:noProof/>
              </w:rPr>
            </w:rPrChange>
          </w:rPr>
          <w:delText>n</w:delText>
        </w:r>
        <w:r w:rsidRPr="00237F07" w:rsidDel="00EC44E4">
          <w:rPr>
            <w:rPrChange w:id="1567" w:author="jonathan pritchard" w:date="2024-08-21T11:05:00Z" w16du:dateUtc="2024-08-21T10:05:00Z">
              <w:rPr>
                <w:noProof/>
              </w:rPr>
            </w:rPrChange>
          </w:rPr>
          <w:delText xml:space="preserve"> be entered by the user.</w:delText>
        </w:r>
      </w:del>
    </w:p>
    <w:p w14:paraId="136221B5" w14:textId="77777777" w:rsidR="00203BD0" w:rsidRPr="00237F07" w:rsidRDefault="00203BD0" w:rsidP="00203BD0">
      <w:pPr>
        <w:spacing w:after="120" w:line="240" w:lineRule="auto"/>
        <w:jc w:val="both"/>
        <w:rPr>
          <w:rPrChange w:id="1568" w:author="jonathan pritchard" w:date="2024-08-21T11:05:00Z" w16du:dateUtc="2024-08-21T10:05:00Z">
            <w:rPr>
              <w:noProof/>
            </w:rPr>
          </w:rPrChange>
        </w:rPr>
      </w:pPr>
    </w:p>
    <w:p w14:paraId="70D27033" w14:textId="434D4D96" w:rsidR="00F22049" w:rsidRPr="00237F07" w:rsidRDefault="00F22049" w:rsidP="00DE56FE">
      <w:pPr>
        <w:pStyle w:val="Heading2"/>
        <w:rPr>
          <w:rPrChange w:id="1569" w:author="jonathan pritchard" w:date="2024-08-21T11:05:00Z" w16du:dateUtc="2024-08-21T10:05:00Z">
            <w:rPr>
              <w:noProof/>
            </w:rPr>
          </w:rPrChange>
        </w:rPr>
      </w:pPr>
      <w:bookmarkStart w:id="1570" w:name="_Ref49451543"/>
      <w:bookmarkStart w:id="1571" w:name="_Ref49451559"/>
      <w:bookmarkStart w:id="1572" w:name="_Toc175134644"/>
      <w:commentRangeStart w:id="1573"/>
      <w:r w:rsidRPr="00237F07">
        <w:rPr>
          <w:rPrChange w:id="1574" w:author="jonathan pritchard" w:date="2024-08-21T11:05:00Z" w16du:dateUtc="2024-08-21T10:05:00Z">
            <w:rPr>
              <w:noProof/>
            </w:rPr>
          </w:rPrChange>
        </w:rPr>
        <w:t>Temporal variation</w:t>
      </w:r>
      <w:bookmarkEnd w:id="1570"/>
      <w:bookmarkEnd w:id="1571"/>
      <w:commentRangeEnd w:id="1573"/>
      <w:r w:rsidR="00F87269" w:rsidRPr="00237F07">
        <w:rPr>
          <w:rStyle w:val="CommentReference"/>
          <w:rFonts w:eastAsia="MS Mincho"/>
          <w:b w:val="0"/>
          <w:bCs w:val="0"/>
          <w:lang w:val="en-GB"/>
          <w:rPrChange w:id="1575" w:author="jonathan pritchard" w:date="2024-08-21T11:05:00Z" w16du:dateUtc="2024-08-21T10:05:00Z">
            <w:rPr>
              <w:rStyle w:val="CommentReference"/>
              <w:rFonts w:eastAsia="MS Mincho"/>
              <w:b w:val="0"/>
              <w:bCs w:val="0"/>
            </w:rPr>
          </w:rPrChange>
        </w:rPr>
        <w:commentReference w:id="1573"/>
      </w:r>
      <w:bookmarkEnd w:id="1572"/>
    </w:p>
    <w:p w14:paraId="47075A25" w14:textId="3E85A6B1" w:rsidR="003F1FEF" w:rsidRPr="00237F07" w:rsidRDefault="003F1FEF" w:rsidP="00203BD0">
      <w:pPr>
        <w:spacing w:after="120" w:line="240" w:lineRule="auto"/>
        <w:jc w:val="both"/>
        <w:rPr>
          <w:rPrChange w:id="1576" w:author="jonathan pritchard" w:date="2024-08-21T11:05:00Z" w16du:dateUtc="2024-08-21T10:05:00Z">
            <w:rPr>
              <w:noProof/>
            </w:rPr>
          </w:rPrChange>
        </w:rPr>
      </w:pPr>
      <w:r w:rsidRPr="00237F07">
        <w:rPr>
          <w:rPrChange w:id="1577" w:author="jonathan pritchard" w:date="2024-08-21T11:05:00Z" w16du:dateUtc="2024-08-21T10:05:00Z">
            <w:rPr>
              <w:noProof/>
            </w:rPr>
          </w:rPrChange>
        </w:rPr>
        <w:t xml:space="preserve">The metadata variables related to time are </w:t>
      </w:r>
      <w:proofErr w:type="spellStart"/>
      <w:r w:rsidRPr="00237F07">
        <w:rPr>
          <w:i/>
          <w:iCs/>
          <w:rPrChange w:id="1578" w:author="jonathan pritchard" w:date="2024-08-21T11:05:00Z" w16du:dateUtc="2024-08-21T10:05:00Z">
            <w:rPr>
              <w:i/>
              <w:iCs/>
              <w:noProof/>
            </w:rPr>
          </w:rPrChange>
        </w:rPr>
        <w:t>dateTimeOfFirstRecord</w:t>
      </w:r>
      <w:proofErr w:type="spellEnd"/>
      <w:r w:rsidRPr="00237F07">
        <w:rPr>
          <w:rPrChange w:id="1579" w:author="jonathan pritchard" w:date="2024-08-21T11:05:00Z" w16du:dateUtc="2024-08-21T10:05:00Z">
            <w:rPr>
              <w:noProof/>
            </w:rPr>
          </w:rPrChange>
        </w:rPr>
        <w:t xml:space="preserve">, </w:t>
      </w:r>
      <w:proofErr w:type="spellStart"/>
      <w:r w:rsidRPr="00237F07">
        <w:rPr>
          <w:i/>
          <w:iCs/>
          <w:rPrChange w:id="1580" w:author="jonathan pritchard" w:date="2024-08-21T11:05:00Z" w16du:dateUtc="2024-08-21T10:05:00Z">
            <w:rPr>
              <w:i/>
              <w:iCs/>
              <w:noProof/>
            </w:rPr>
          </w:rPrChange>
        </w:rPr>
        <w:t>dateTimeOfLastRecord</w:t>
      </w:r>
      <w:proofErr w:type="spellEnd"/>
      <w:r w:rsidRPr="00237F07">
        <w:rPr>
          <w:rPrChange w:id="1581" w:author="jonathan pritchard" w:date="2024-08-21T11:05:00Z" w16du:dateUtc="2024-08-21T10:05:00Z">
            <w:rPr>
              <w:noProof/>
            </w:rPr>
          </w:rPrChange>
        </w:rPr>
        <w:t xml:space="preserve">, </w:t>
      </w:r>
      <w:proofErr w:type="spellStart"/>
      <w:r w:rsidRPr="00237F07">
        <w:rPr>
          <w:i/>
          <w:iCs/>
          <w:rPrChange w:id="1582" w:author="jonathan pritchard" w:date="2024-08-21T11:05:00Z" w16du:dateUtc="2024-08-21T10:05:00Z">
            <w:rPr>
              <w:i/>
              <w:iCs/>
              <w:noProof/>
            </w:rPr>
          </w:rPrChange>
        </w:rPr>
        <w:t>timeRecordInterval</w:t>
      </w:r>
      <w:proofErr w:type="spellEnd"/>
      <w:r w:rsidRPr="00237F07">
        <w:rPr>
          <w:rPrChange w:id="1583" w:author="jonathan pritchard" w:date="2024-08-21T11:05:00Z" w16du:dateUtc="2024-08-21T10:05:00Z">
            <w:rPr>
              <w:noProof/>
            </w:rPr>
          </w:rPrChange>
        </w:rPr>
        <w:t xml:space="preserve">, </w:t>
      </w:r>
      <w:proofErr w:type="spellStart"/>
      <w:r w:rsidRPr="00237F07">
        <w:rPr>
          <w:i/>
          <w:iCs/>
          <w:rPrChange w:id="1584" w:author="jonathan pritchard" w:date="2024-08-21T11:05:00Z" w16du:dateUtc="2024-08-21T10:05:00Z">
            <w:rPr>
              <w:i/>
              <w:iCs/>
              <w:noProof/>
            </w:rPr>
          </w:rPrChange>
        </w:rPr>
        <w:t>numberOfTimes</w:t>
      </w:r>
      <w:proofErr w:type="spellEnd"/>
      <w:r w:rsidR="00957791" w:rsidRPr="00237F07">
        <w:rPr>
          <w:i/>
          <w:iCs/>
          <w:rPrChange w:id="1585" w:author="jonathan pritchard" w:date="2024-08-21T11:05:00Z" w16du:dateUtc="2024-08-21T10:05:00Z">
            <w:rPr>
              <w:i/>
              <w:iCs/>
              <w:noProof/>
            </w:rPr>
          </w:rPrChange>
        </w:rPr>
        <w:t xml:space="preserve">, </w:t>
      </w:r>
      <w:proofErr w:type="spellStart"/>
      <w:r w:rsidR="00957791" w:rsidRPr="00237F07">
        <w:rPr>
          <w:i/>
          <w:iCs/>
          <w:rPrChange w:id="1586" w:author="jonathan pritchard" w:date="2024-08-21T11:05:00Z" w16du:dateUtc="2024-08-21T10:05:00Z">
            <w:rPr>
              <w:i/>
              <w:iCs/>
              <w:noProof/>
            </w:rPr>
          </w:rPrChange>
        </w:rPr>
        <w:t>timeIntervalIndex</w:t>
      </w:r>
      <w:proofErr w:type="spellEnd"/>
      <w:r w:rsidR="00957791" w:rsidRPr="00237F07">
        <w:rPr>
          <w:i/>
          <w:iCs/>
          <w:rPrChange w:id="1587" w:author="jonathan pritchard" w:date="2024-08-21T11:05:00Z" w16du:dateUtc="2024-08-21T10:05:00Z">
            <w:rPr>
              <w:i/>
              <w:iCs/>
              <w:noProof/>
            </w:rPr>
          </w:rPrChange>
        </w:rPr>
        <w:t xml:space="preserve">, </w:t>
      </w:r>
      <w:proofErr w:type="spellStart"/>
      <w:r w:rsidR="00957791" w:rsidRPr="00237F07">
        <w:rPr>
          <w:i/>
          <w:iCs/>
          <w:rPrChange w:id="1588" w:author="jonathan pritchard" w:date="2024-08-21T11:05:00Z" w16du:dateUtc="2024-08-21T10:05:00Z">
            <w:rPr>
              <w:i/>
              <w:iCs/>
              <w:noProof/>
            </w:rPr>
          </w:rPrChange>
        </w:rPr>
        <w:t>timePoint</w:t>
      </w:r>
      <w:proofErr w:type="spellEnd"/>
      <w:r w:rsidR="00957791" w:rsidRPr="00237F07">
        <w:rPr>
          <w:i/>
          <w:iCs/>
          <w:rPrChange w:id="1589" w:author="jonathan pritchard" w:date="2024-08-21T11:05:00Z" w16du:dateUtc="2024-08-21T10:05:00Z">
            <w:rPr>
              <w:i/>
              <w:iCs/>
              <w:noProof/>
            </w:rPr>
          </w:rPrChange>
        </w:rPr>
        <w:t xml:space="preserve">, </w:t>
      </w:r>
      <w:proofErr w:type="spellStart"/>
      <w:r w:rsidR="00957791" w:rsidRPr="00237F07">
        <w:rPr>
          <w:i/>
          <w:iCs/>
          <w:rPrChange w:id="1590" w:author="jonathan pritchard" w:date="2024-08-21T11:05:00Z" w16du:dateUtc="2024-08-21T10:05:00Z">
            <w:rPr>
              <w:i/>
              <w:iCs/>
              <w:noProof/>
            </w:rPr>
          </w:rPrChange>
        </w:rPr>
        <w:t>startDateTime</w:t>
      </w:r>
      <w:proofErr w:type="spellEnd"/>
      <w:r w:rsidR="00957791" w:rsidRPr="00237F07">
        <w:rPr>
          <w:i/>
          <w:iCs/>
          <w:rPrChange w:id="1591" w:author="jonathan pritchard" w:date="2024-08-21T11:05:00Z" w16du:dateUtc="2024-08-21T10:05:00Z">
            <w:rPr>
              <w:i/>
              <w:iCs/>
              <w:noProof/>
            </w:rPr>
          </w:rPrChange>
        </w:rPr>
        <w:t xml:space="preserve">, </w:t>
      </w:r>
      <w:r w:rsidR="00957791" w:rsidRPr="00237F07">
        <w:rPr>
          <w:rPrChange w:id="1592" w:author="jonathan pritchard" w:date="2024-08-21T11:05:00Z" w16du:dateUtc="2024-08-21T10:05:00Z">
            <w:rPr>
              <w:noProof/>
            </w:rPr>
          </w:rPrChange>
        </w:rPr>
        <w:t>and</w:t>
      </w:r>
      <w:r w:rsidR="00957791" w:rsidRPr="00237F07">
        <w:rPr>
          <w:i/>
          <w:iCs/>
          <w:rPrChange w:id="1593" w:author="jonathan pritchard" w:date="2024-08-21T11:05:00Z" w16du:dateUtc="2024-08-21T10:05:00Z">
            <w:rPr>
              <w:i/>
              <w:iCs/>
              <w:noProof/>
            </w:rPr>
          </w:rPrChange>
        </w:rPr>
        <w:t xml:space="preserve"> </w:t>
      </w:r>
      <w:proofErr w:type="spellStart"/>
      <w:r w:rsidR="00957791" w:rsidRPr="00237F07">
        <w:rPr>
          <w:i/>
          <w:iCs/>
          <w:rPrChange w:id="1594" w:author="jonathan pritchard" w:date="2024-08-21T11:05:00Z" w16du:dateUtc="2024-08-21T10:05:00Z">
            <w:rPr>
              <w:i/>
              <w:iCs/>
              <w:noProof/>
            </w:rPr>
          </w:rPrChange>
        </w:rPr>
        <w:t>endDateTime</w:t>
      </w:r>
      <w:proofErr w:type="spellEnd"/>
      <w:r w:rsidR="00935A99" w:rsidRPr="00237F07">
        <w:rPr>
          <w:rPrChange w:id="1595" w:author="jonathan pritchard" w:date="2024-08-21T11:05:00Z" w16du:dateUtc="2024-08-21T10:05:00Z">
            <w:rPr>
              <w:noProof/>
            </w:rPr>
          </w:rPrChange>
        </w:rPr>
        <w:t xml:space="preserve"> (see S-100 </w:t>
      </w:r>
      <w:r w:rsidR="008C629C" w:rsidRPr="00237F07">
        <w:rPr>
          <w:rPrChange w:id="1596" w:author="jonathan pritchard" w:date="2024-08-21T11:05:00Z" w16du:dateUtc="2024-08-21T10:05:00Z">
            <w:rPr>
              <w:noProof/>
            </w:rPr>
          </w:rPrChange>
        </w:rPr>
        <w:t>Part 10c</w:t>
      </w:r>
      <w:r w:rsidR="00935A99" w:rsidRPr="00237F07">
        <w:rPr>
          <w:rPrChange w:id="1597" w:author="jonathan pritchard" w:date="2024-08-21T11:05:00Z" w16du:dateUtc="2024-08-21T10:05:00Z">
            <w:rPr>
              <w:noProof/>
            </w:rPr>
          </w:rPrChange>
        </w:rPr>
        <w:t>)</w:t>
      </w:r>
      <w:r w:rsidRPr="00237F07">
        <w:rPr>
          <w:rPrChange w:id="1598" w:author="jonathan pritchard" w:date="2024-08-21T11:05:00Z" w16du:dateUtc="2024-08-21T10:05:00Z">
            <w:rPr>
              <w:noProof/>
            </w:rPr>
          </w:rPrChange>
        </w:rPr>
        <w:t>. The time selected for display (that is</w:t>
      </w:r>
      <w:r w:rsidR="00957791" w:rsidRPr="00237F07">
        <w:rPr>
          <w:rPrChange w:id="1599" w:author="jonathan pritchard" w:date="2024-08-21T11:05:00Z" w16du:dateUtc="2024-08-21T10:05:00Z">
            <w:rPr>
              <w:noProof/>
            </w:rPr>
          </w:rPrChange>
        </w:rPr>
        <w:t>,</w:t>
      </w:r>
      <w:r w:rsidRPr="00237F07">
        <w:rPr>
          <w:rPrChange w:id="1600" w:author="jonathan pritchard" w:date="2024-08-21T11:05:00Z" w16du:dateUtc="2024-08-21T10:05:00Z">
            <w:rPr>
              <w:noProof/>
            </w:rPr>
          </w:rPrChange>
        </w:rPr>
        <w:t xml:space="preserve"> past</w:t>
      </w:r>
      <w:r w:rsidR="00957791" w:rsidRPr="00237F07">
        <w:rPr>
          <w:rPrChange w:id="1601" w:author="jonathan pritchard" w:date="2024-08-21T11:05:00Z" w16du:dateUtc="2024-08-21T10:05:00Z">
            <w:rPr>
              <w:noProof/>
            </w:rPr>
          </w:rPrChange>
        </w:rPr>
        <w:t>/</w:t>
      </w:r>
      <w:r w:rsidRPr="00237F07">
        <w:rPr>
          <w:rPrChange w:id="1602" w:author="jonathan pritchard" w:date="2024-08-21T11:05:00Z" w16du:dateUtc="2024-08-21T10:05:00Z">
            <w:rPr>
              <w:noProof/>
            </w:rPr>
          </w:rPrChange>
        </w:rPr>
        <w:t>present</w:t>
      </w:r>
      <w:r w:rsidR="00B42326" w:rsidRPr="00237F07">
        <w:rPr>
          <w:rPrChange w:id="1603" w:author="jonathan pritchard" w:date="2024-08-21T11:05:00Z" w16du:dateUtc="2024-08-21T10:05:00Z">
            <w:rPr>
              <w:noProof/>
            </w:rPr>
          </w:rPrChange>
        </w:rPr>
        <w:t>/</w:t>
      </w:r>
      <w:r w:rsidRPr="00237F07">
        <w:rPr>
          <w:rPrChange w:id="1604" w:author="jonathan pritchard" w:date="2024-08-21T11:05:00Z" w16du:dateUtc="2024-08-21T10:05:00Z">
            <w:rPr>
              <w:noProof/>
            </w:rPr>
          </w:rPrChange>
        </w:rPr>
        <w:t xml:space="preserve">future) will typically not correspond exactly to the timestamp </w:t>
      </w:r>
      <w:r w:rsidR="00957791" w:rsidRPr="00237F07">
        <w:rPr>
          <w:rPrChange w:id="1605" w:author="jonathan pritchard" w:date="2024-08-21T11:05:00Z" w16du:dateUtc="2024-08-21T10:05:00Z">
            <w:rPr>
              <w:noProof/>
            </w:rPr>
          </w:rPrChange>
        </w:rPr>
        <w:t xml:space="preserve">(metadata variable </w:t>
      </w:r>
      <w:proofErr w:type="spellStart"/>
      <w:r w:rsidR="00957791" w:rsidRPr="00237F07">
        <w:rPr>
          <w:i/>
          <w:iCs/>
          <w:rPrChange w:id="1606" w:author="jonathan pritchard" w:date="2024-08-21T11:05:00Z" w16du:dateUtc="2024-08-21T10:05:00Z">
            <w:rPr>
              <w:i/>
              <w:iCs/>
              <w:noProof/>
            </w:rPr>
          </w:rPrChange>
        </w:rPr>
        <w:t>timePoint</w:t>
      </w:r>
      <w:proofErr w:type="spellEnd"/>
      <w:r w:rsidR="00957791" w:rsidRPr="00237F07">
        <w:rPr>
          <w:rPrChange w:id="1607" w:author="jonathan pritchard" w:date="2024-08-21T11:05:00Z" w16du:dateUtc="2024-08-21T10:05:00Z">
            <w:rPr>
              <w:noProof/>
            </w:rPr>
          </w:rPrChange>
        </w:rPr>
        <w:t xml:space="preserve">) </w:t>
      </w:r>
      <w:r w:rsidRPr="00237F07">
        <w:rPr>
          <w:rPrChange w:id="1608" w:author="jonathan pritchard" w:date="2024-08-21T11:05:00Z" w16du:dateUtc="2024-08-21T10:05:00Z">
            <w:rPr>
              <w:noProof/>
            </w:rPr>
          </w:rPrChange>
        </w:rPr>
        <w:t>of the input data. For a correct display, the ECDIS will have to select the correct data.</w:t>
      </w:r>
    </w:p>
    <w:p w14:paraId="001A0CDF" w14:textId="6147A053" w:rsidR="003F1FEF" w:rsidRPr="00237F07" w:rsidRDefault="003F1FEF" w:rsidP="00203BD0">
      <w:pPr>
        <w:spacing w:after="120" w:line="240" w:lineRule="auto"/>
        <w:jc w:val="both"/>
        <w:rPr>
          <w:rPrChange w:id="1609" w:author="jonathan pritchard" w:date="2024-08-21T11:05:00Z" w16du:dateUtc="2024-08-21T10:05:00Z">
            <w:rPr>
              <w:noProof/>
            </w:rPr>
          </w:rPrChange>
        </w:rPr>
      </w:pPr>
      <w:r w:rsidRPr="00237F07">
        <w:rPr>
          <w:rPrChange w:id="1610" w:author="jonathan pritchard" w:date="2024-08-21T11:05:00Z" w16du:dateUtc="2024-08-21T10:05:00Z">
            <w:rPr>
              <w:noProof/>
            </w:rPr>
          </w:rPrChange>
        </w:rPr>
        <w:t xml:space="preserve">For data with only a single </w:t>
      </w:r>
      <w:r w:rsidR="000560A4" w:rsidRPr="00237F07">
        <w:rPr>
          <w:rPrChange w:id="1611" w:author="jonathan pritchard" w:date="2024-08-21T11:05:00Z" w16du:dateUtc="2024-08-21T10:05:00Z">
            <w:rPr>
              <w:noProof/>
            </w:rPr>
          </w:rPrChange>
        </w:rPr>
        <w:t xml:space="preserve">timed </w:t>
      </w:r>
      <w:r w:rsidRPr="00237F07">
        <w:rPr>
          <w:rPrChange w:id="1612" w:author="jonathan pritchard" w:date="2024-08-21T11:05:00Z" w16du:dateUtc="2024-08-21T10:05:00Z">
            <w:rPr>
              <w:noProof/>
            </w:rPr>
          </w:rPrChange>
        </w:rPr>
        <w:t xml:space="preserve">record (where the timestamp of the earliest value equals that of the latest value) such as real-time data, the </w:t>
      </w:r>
      <w:r w:rsidR="000560A4" w:rsidRPr="00237F07">
        <w:rPr>
          <w:rPrChange w:id="1613" w:author="jonathan pritchard" w:date="2024-08-21T11:05:00Z" w16du:dateUtc="2024-08-21T10:05:00Z">
            <w:rPr>
              <w:noProof/>
            </w:rPr>
          </w:rPrChange>
        </w:rPr>
        <w:t xml:space="preserve">data </w:t>
      </w:r>
      <w:r w:rsidRPr="00237F07">
        <w:rPr>
          <w:rPrChange w:id="1614" w:author="jonathan pritchard" w:date="2024-08-21T11:05:00Z" w16du:dateUtc="2024-08-21T10:05:00Z">
            <w:rPr>
              <w:noProof/>
            </w:rPr>
          </w:rPrChange>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237F07">
        <w:rPr>
          <w:i/>
          <w:iCs/>
          <w:rPrChange w:id="1615" w:author="jonathan pritchard" w:date="2024-08-21T11:05:00Z" w16du:dateUtc="2024-08-21T10:05:00Z">
            <w:rPr>
              <w:i/>
              <w:iCs/>
              <w:noProof/>
            </w:rPr>
          </w:rPrChange>
        </w:rPr>
        <w:t>timeRecordInterval</w:t>
      </w:r>
      <w:proofErr w:type="spellEnd"/>
      <w:r w:rsidRPr="00237F07">
        <w:rPr>
          <w:rPrChange w:id="1616" w:author="jonathan pritchard" w:date="2024-08-21T11:05:00Z" w16du:dateUtc="2024-08-21T10:05:00Z">
            <w:rPr>
              <w:noProof/>
            </w:rPr>
          </w:rPrChange>
        </w:rPr>
        <w:t xml:space="preserve">  can be used to set the discrimination interval.</w:t>
      </w:r>
    </w:p>
    <w:p w14:paraId="52AF07A6" w14:textId="13DE8AD0" w:rsidR="003F1FEF" w:rsidRPr="00237F07" w:rsidRDefault="003F1FEF" w:rsidP="00203BD0">
      <w:pPr>
        <w:spacing w:after="120" w:line="240" w:lineRule="auto"/>
        <w:jc w:val="both"/>
        <w:rPr>
          <w:rPrChange w:id="1617" w:author="jonathan pritchard" w:date="2024-08-21T11:05:00Z" w16du:dateUtc="2024-08-21T10:05:00Z">
            <w:rPr>
              <w:noProof/>
            </w:rPr>
          </w:rPrChange>
        </w:rPr>
      </w:pPr>
      <w:r w:rsidRPr="00237F07">
        <w:rPr>
          <w:rPrChange w:id="1618" w:author="jonathan pritchard" w:date="2024-08-21T11:05:00Z" w16du:dateUtc="2024-08-21T10:05:00Z">
            <w:rPr>
              <w:noProof/>
            </w:rPr>
          </w:rPrChange>
        </w:rPr>
        <w:t>For data with multiple times, if the selected display time is later than the first timestamp and earlier than the last timestamp</w:t>
      </w:r>
      <w:r w:rsidR="000560A4" w:rsidRPr="00237F07">
        <w:rPr>
          <w:rPrChange w:id="1619" w:author="jonathan pritchard" w:date="2024-08-21T11:05:00Z" w16du:dateUtc="2024-08-21T10:05:00Z">
            <w:rPr>
              <w:noProof/>
            </w:rPr>
          </w:rPrChange>
        </w:rPr>
        <w:t>, or the selected display time is in the interval [</w:t>
      </w:r>
      <w:proofErr w:type="spellStart"/>
      <w:r w:rsidR="000560A4" w:rsidRPr="00237F07">
        <w:rPr>
          <w:i/>
          <w:iCs/>
          <w:rPrChange w:id="1620" w:author="jonathan pritchard" w:date="2024-08-21T11:05:00Z" w16du:dateUtc="2024-08-21T10:05:00Z">
            <w:rPr>
              <w:i/>
              <w:iCs/>
              <w:noProof/>
            </w:rPr>
          </w:rPrChange>
        </w:rPr>
        <w:t>startDateTime</w:t>
      </w:r>
      <w:proofErr w:type="spellEnd"/>
      <w:r w:rsidR="000560A4" w:rsidRPr="00237F07">
        <w:rPr>
          <w:i/>
          <w:iCs/>
          <w:rPrChange w:id="1621" w:author="jonathan pritchard" w:date="2024-08-21T11:05:00Z" w16du:dateUtc="2024-08-21T10:05:00Z">
            <w:rPr>
              <w:i/>
              <w:iCs/>
              <w:noProof/>
            </w:rPr>
          </w:rPrChange>
        </w:rPr>
        <w:t>,</w:t>
      </w:r>
      <w:r w:rsidR="000560A4" w:rsidRPr="00237F07">
        <w:rPr>
          <w:rPrChange w:id="1622" w:author="jonathan pritchard" w:date="2024-08-21T11:05:00Z" w16du:dateUtc="2024-08-21T10:05:00Z">
            <w:rPr>
              <w:noProof/>
            </w:rPr>
          </w:rPrChange>
        </w:rPr>
        <w:t xml:space="preserve"> </w:t>
      </w:r>
      <w:proofErr w:type="spellStart"/>
      <w:r w:rsidR="000560A4" w:rsidRPr="00237F07">
        <w:rPr>
          <w:i/>
          <w:iCs/>
          <w:rPrChange w:id="1623" w:author="jonathan pritchard" w:date="2024-08-21T11:05:00Z" w16du:dateUtc="2024-08-21T10:05:00Z">
            <w:rPr>
              <w:i/>
              <w:iCs/>
              <w:noProof/>
            </w:rPr>
          </w:rPrChange>
        </w:rPr>
        <w:t>endDateTime</w:t>
      </w:r>
      <w:proofErr w:type="spellEnd"/>
      <w:r w:rsidR="000560A4" w:rsidRPr="00237F07">
        <w:rPr>
          <w:i/>
          <w:iCs/>
          <w:rPrChange w:id="1624" w:author="jonathan pritchard" w:date="2024-08-21T11:05:00Z" w16du:dateUtc="2024-08-21T10:05:00Z">
            <w:rPr>
              <w:i/>
              <w:iCs/>
              <w:noProof/>
            </w:rPr>
          </w:rPrChange>
        </w:rPr>
        <w:t>]</w:t>
      </w:r>
      <w:r w:rsidRPr="00237F07">
        <w:rPr>
          <w:rPrChange w:id="1625" w:author="jonathan pritchard" w:date="2024-08-21T11:05:00Z" w16du:dateUtc="2024-08-21T10:05:00Z">
            <w:rPr>
              <w:noProof/>
            </w:rPr>
          </w:rPrChange>
        </w:rPr>
        <w:t xml:space="preserve">, then the closest but immediately preceding values in the data are displayed. However, if the selected </w:t>
      </w:r>
      <w:r w:rsidRPr="00237F07">
        <w:rPr>
          <w:rPrChange w:id="1626" w:author="jonathan pritchard" w:date="2024-08-21T11:05:00Z" w16du:dateUtc="2024-08-21T10:05:00Z">
            <w:rPr>
              <w:noProof/>
            </w:rPr>
          </w:rPrChange>
        </w:rPr>
        <w:lastRenderedPageBreak/>
        <w:t>display time is earlier than the first timestamp</w:t>
      </w:r>
      <w:r w:rsidR="000560A4" w:rsidRPr="00237F07">
        <w:rPr>
          <w:rPrChange w:id="1627" w:author="jonathan pritchard" w:date="2024-08-21T11:05:00Z" w16du:dateUtc="2024-08-21T10:05:00Z">
            <w:rPr>
              <w:noProof/>
            </w:rPr>
          </w:rPrChange>
        </w:rPr>
        <w:t>, or outside the interval [</w:t>
      </w:r>
      <w:proofErr w:type="spellStart"/>
      <w:r w:rsidR="000560A4" w:rsidRPr="00237F07">
        <w:rPr>
          <w:i/>
          <w:iCs/>
          <w:rPrChange w:id="1628" w:author="jonathan pritchard" w:date="2024-08-21T11:05:00Z" w16du:dateUtc="2024-08-21T10:05:00Z">
            <w:rPr>
              <w:i/>
              <w:iCs/>
              <w:noProof/>
            </w:rPr>
          </w:rPrChange>
        </w:rPr>
        <w:t>startDateTime</w:t>
      </w:r>
      <w:proofErr w:type="spellEnd"/>
      <w:r w:rsidR="000560A4" w:rsidRPr="00237F07">
        <w:rPr>
          <w:rPrChange w:id="1629" w:author="jonathan pritchard" w:date="2024-08-21T11:05:00Z" w16du:dateUtc="2024-08-21T10:05:00Z">
            <w:rPr>
              <w:noProof/>
            </w:rPr>
          </w:rPrChange>
        </w:rPr>
        <w:t xml:space="preserve">, </w:t>
      </w:r>
      <w:proofErr w:type="spellStart"/>
      <w:r w:rsidR="000560A4" w:rsidRPr="00237F07">
        <w:rPr>
          <w:i/>
          <w:iCs/>
          <w:rPrChange w:id="1630" w:author="jonathan pritchard" w:date="2024-08-21T11:05:00Z" w16du:dateUtc="2024-08-21T10:05:00Z">
            <w:rPr>
              <w:i/>
              <w:iCs/>
              <w:noProof/>
            </w:rPr>
          </w:rPrChange>
        </w:rPr>
        <w:t>endDateTime</w:t>
      </w:r>
      <w:proofErr w:type="spellEnd"/>
      <w:r w:rsidR="000560A4" w:rsidRPr="00237F07">
        <w:rPr>
          <w:rPrChange w:id="1631" w:author="jonathan pritchard" w:date="2024-08-21T11:05:00Z" w16du:dateUtc="2024-08-21T10:05:00Z">
            <w:rPr>
              <w:noProof/>
            </w:rPr>
          </w:rPrChange>
        </w:rPr>
        <w:t>]</w:t>
      </w:r>
      <w:r w:rsidRPr="00237F07">
        <w:rPr>
          <w:rPrChange w:id="1632" w:author="jonathan pritchard" w:date="2024-08-21T11:05:00Z" w16du:dateUtc="2024-08-21T10:05:00Z">
            <w:rPr>
              <w:noProof/>
            </w:rPr>
          </w:rPrChange>
        </w:rPr>
        <w:t xml:space="preserve"> then the data is not displayed. If the selected time is later than the last timestamp</w:t>
      </w:r>
      <w:r w:rsidR="000560A4" w:rsidRPr="00237F07">
        <w:rPr>
          <w:rPrChange w:id="1633" w:author="jonathan pritchard" w:date="2024-08-21T11:05:00Z" w16du:dateUtc="2024-08-21T10:05:00Z">
            <w:rPr>
              <w:noProof/>
            </w:rPr>
          </w:rPrChange>
        </w:rPr>
        <w:t xml:space="preserve"> or after </w:t>
      </w:r>
      <w:proofErr w:type="spellStart"/>
      <w:r w:rsidR="000560A4" w:rsidRPr="00237F07">
        <w:rPr>
          <w:i/>
          <w:iCs/>
          <w:rPrChange w:id="1634" w:author="jonathan pritchard" w:date="2024-08-21T11:05:00Z" w16du:dateUtc="2024-08-21T10:05:00Z">
            <w:rPr>
              <w:i/>
              <w:iCs/>
              <w:noProof/>
            </w:rPr>
          </w:rPrChange>
        </w:rPr>
        <w:t>endDateTime</w:t>
      </w:r>
      <w:proofErr w:type="spellEnd"/>
      <w:r w:rsidRPr="00237F07">
        <w:rPr>
          <w:rPrChange w:id="1635" w:author="jonathan pritchard" w:date="2024-08-21T11:05:00Z" w16du:dateUtc="2024-08-21T10:05:00Z">
            <w:rPr>
              <w:noProof/>
            </w:rPr>
          </w:rPrChange>
        </w:rPr>
        <w:t xml:space="preserve">, then </w:t>
      </w:r>
      <w:r w:rsidR="000560A4" w:rsidRPr="00237F07">
        <w:rPr>
          <w:rPrChange w:id="1636" w:author="jonathan pritchard" w:date="2024-08-21T11:05:00Z" w16du:dateUtc="2024-08-21T10:05:00Z">
            <w:rPr>
              <w:noProof/>
            </w:rPr>
          </w:rPrChange>
        </w:rPr>
        <w:t>data</w:t>
      </w:r>
      <w:r w:rsidRPr="00237F07">
        <w:rPr>
          <w:rPrChange w:id="1637" w:author="jonathan pritchard" w:date="2024-08-21T11:05:00Z" w16du:dateUtc="2024-08-21T10:05:00Z">
            <w:rPr>
              <w:noProof/>
            </w:rPr>
          </w:rPrChange>
        </w:rPr>
        <w:t xml:space="preserve"> values at that time are displayed only if the absolute time difference between the display time and the data timestamp is less than a discrimination interval (for example the value of the variable </w:t>
      </w:r>
      <w:proofErr w:type="spellStart"/>
      <w:r w:rsidRPr="00237F07">
        <w:rPr>
          <w:i/>
          <w:iCs/>
          <w:rPrChange w:id="1638" w:author="jonathan pritchard" w:date="2024-08-21T11:05:00Z" w16du:dateUtc="2024-08-21T10:05:00Z">
            <w:rPr>
              <w:i/>
              <w:iCs/>
              <w:noProof/>
            </w:rPr>
          </w:rPrChange>
        </w:rPr>
        <w:t>timeRecordInterval</w:t>
      </w:r>
      <w:proofErr w:type="spellEnd"/>
      <w:r w:rsidRPr="00237F07">
        <w:rPr>
          <w:rPrChange w:id="1639" w:author="jonathan pritchard" w:date="2024-08-21T11:05:00Z" w16du:dateUtc="2024-08-21T10:05:00Z">
            <w:rPr>
              <w:noProof/>
            </w:rPr>
          </w:rPrChange>
        </w:rPr>
        <w:t>).</w:t>
      </w:r>
    </w:p>
    <w:p w14:paraId="217221E4" w14:textId="6D0F0D65" w:rsidR="00B8206E" w:rsidRPr="00237F07" w:rsidRDefault="00B935EC" w:rsidP="00203BD0">
      <w:pPr>
        <w:spacing w:after="120" w:line="240" w:lineRule="auto"/>
        <w:jc w:val="both"/>
        <w:rPr>
          <w:rPrChange w:id="1640" w:author="jonathan pritchard" w:date="2024-08-21T11:05:00Z" w16du:dateUtc="2024-08-21T10:05:00Z">
            <w:rPr>
              <w:noProof/>
            </w:rPr>
          </w:rPrChange>
        </w:rPr>
      </w:pPr>
      <w:r w:rsidRPr="00237F07">
        <w:rPr>
          <w:rPrChange w:id="1641" w:author="jonathan pritchard" w:date="2024-08-21T11:05:00Z" w16du:dateUtc="2024-08-21T10:05:00Z">
            <w:rPr>
              <w:noProof/>
            </w:rPr>
          </w:rPrChange>
        </w:rPr>
        <w:t>Some data</w:t>
      </w:r>
      <w:r w:rsidR="008D4877" w:rsidRPr="00237F07">
        <w:rPr>
          <w:rPrChange w:id="1642" w:author="jonathan pritchard" w:date="2024-08-21T11:05:00Z" w16du:dateUtc="2024-08-21T10:05:00Z">
            <w:rPr>
              <w:noProof/>
            </w:rPr>
          </w:rPrChange>
        </w:rPr>
        <w:t xml:space="preserve"> change rapidly, so more-or-less continual revision or updating of </w:t>
      </w:r>
      <w:r w:rsidRPr="00237F07">
        <w:rPr>
          <w:rPrChange w:id="1643" w:author="jonathan pritchard" w:date="2024-08-21T11:05:00Z" w16du:dateUtc="2024-08-21T10:05:00Z">
            <w:rPr>
              <w:noProof/>
            </w:rPr>
          </w:rPrChange>
        </w:rPr>
        <w:t>such</w:t>
      </w:r>
      <w:r w:rsidR="008D4877" w:rsidRPr="00237F07">
        <w:rPr>
          <w:rPrChange w:id="1644" w:author="jonathan pritchard" w:date="2024-08-21T11:05:00Z" w16du:dateUtc="2024-08-21T10:05:00Z">
            <w:rPr>
              <w:noProof/>
            </w:rPr>
          </w:rPrChange>
        </w:rPr>
        <w:t xml:space="preserve"> data is essential. For real-time observations, new values are periodically collected (</w:t>
      </w:r>
      <w:r w:rsidR="00203BD0" w:rsidRPr="00237F07">
        <w:rPr>
          <w:rPrChange w:id="1645" w:author="jonathan pritchard" w:date="2024-08-21T11:05:00Z" w16du:dateUtc="2024-08-21T10:05:00Z">
            <w:rPr>
              <w:noProof/>
            </w:rPr>
          </w:rPrChange>
        </w:rPr>
        <w:t>for example</w:t>
      </w:r>
      <w:r w:rsidR="00B8206E" w:rsidRPr="00237F07">
        <w:rPr>
          <w:rPrChange w:id="1646" w:author="jonathan pritchard" w:date="2024-08-21T11:05:00Z" w16du:dateUtc="2024-08-21T10:05:00Z">
            <w:rPr>
              <w:noProof/>
            </w:rPr>
          </w:rPrChange>
        </w:rPr>
        <w:t xml:space="preserve">, </w:t>
      </w:r>
      <w:r w:rsidR="008D4877" w:rsidRPr="00237F07">
        <w:rPr>
          <w:rPrChange w:id="1647" w:author="jonathan pritchard" w:date="2024-08-21T11:05:00Z" w16du:dateUtc="2024-08-21T10:05:00Z">
            <w:rPr>
              <w:noProof/>
            </w:rPr>
          </w:rPrChange>
        </w:rPr>
        <w:t>on the order of once every 5 minutes).</w:t>
      </w:r>
    </w:p>
    <w:p w14:paraId="6E2E1681" w14:textId="5890C5BD" w:rsidR="00B8206E" w:rsidRPr="00237F07" w:rsidRDefault="008D4877" w:rsidP="00203BD0">
      <w:pPr>
        <w:spacing w:after="120" w:line="240" w:lineRule="auto"/>
        <w:jc w:val="both"/>
        <w:rPr>
          <w:rPrChange w:id="1648" w:author="jonathan pritchard" w:date="2024-08-21T11:05:00Z" w16du:dateUtc="2024-08-21T10:05:00Z">
            <w:rPr>
              <w:noProof/>
            </w:rPr>
          </w:rPrChange>
        </w:rPr>
      </w:pPr>
      <w:r w:rsidRPr="00237F07">
        <w:rPr>
          <w:rPrChange w:id="1649" w:author="jonathan pritchard" w:date="2024-08-21T11:05:00Z" w16du:dateUtc="2024-08-21T10:05:00Z">
            <w:rPr>
              <w:noProof/>
            </w:rPr>
          </w:rPrChange>
        </w:rPr>
        <w:t xml:space="preserve">For a forecast, the entire field </w:t>
      </w:r>
      <w:r w:rsidR="00B8206E" w:rsidRPr="00237F07">
        <w:rPr>
          <w:rPrChange w:id="1650" w:author="jonathan pritchard" w:date="2024-08-21T11:05:00Z" w16du:dateUtc="2024-08-21T10:05:00Z">
            <w:rPr>
              <w:noProof/>
            </w:rPr>
          </w:rPrChange>
        </w:rPr>
        <w:t>may be</w:t>
      </w:r>
      <w:r w:rsidRPr="00237F07">
        <w:rPr>
          <w:rPrChange w:id="1651" w:author="jonathan pritchard" w:date="2024-08-21T11:05:00Z" w16du:dateUtc="2024-08-21T10:05:00Z">
            <w:rPr>
              <w:noProof/>
            </w:rPr>
          </w:rPrChange>
        </w:rPr>
        <w:t xml:space="preserve"> created one or more times per day.</w:t>
      </w:r>
    </w:p>
    <w:p w14:paraId="796ADC54" w14:textId="58421C22" w:rsidR="008D4877" w:rsidRPr="00237F07" w:rsidRDefault="008D4877" w:rsidP="00203BD0">
      <w:pPr>
        <w:spacing w:after="120" w:line="240" w:lineRule="auto"/>
        <w:jc w:val="both"/>
        <w:rPr>
          <w:rPrChange w:id="1652" w:author="jonathan pritchard" w:date="2024-08-21T11:05:00Z" w16du:dateUtc="2024-08-21T10:05:00Z">
            <w:rPr>
              <w:noProof/>
            </w:rPr>
          </w:rPrChange>
        </w:rPr>
      </w:pPr>
      <w:r w:rsidRPr="00237F07">
        <w:rPr>
          <w:rPrChange w:id="1653" w:author="jonathan pritchard" w:date="2024-08-21T11:05:00Z" w16du:dateUtc="2024-08-21T10:05:00Z">
            <w:rPr>
              <w:noProof/>
            </w:rPr>
          </w:rPrChange>
        </w:rPr>
        <w:t xml:space="preserve">New issues of real-time observations or forecasts </w:t>
      </w:r>
      <w:r w:rsidR="00B8206E" w:rsidRPr="00237F07">
        <w:rPr>
          <w:rPrChange w:id="1654" w:author="jonathan pritchard" w:date="2024-08-21T11:05:00Z" w16du:dateUtc="2024-08-21T10:05:00Z">
            <w:rPr>
              <w:noProof/>
            </w:rPr>
          </w:rPrChange>
        </w:rPr>
        <w:t>may</w:t>
      </w:r>
      <w:r w:rsidRPr="00237F07">
        <w:rPr>
          <w:rPrChange w:id="1655" w:author="jonathan pritchard" w:date="2024-08-21T11:05:00Z" w16du:dateUtc="2024-08-21T10:05:00Z">
            <w:rPr>
              <w:noProof/>
            </w:rPr>
          </w:rPrChange>
        </w:rPr>
        <w:t xml:space="preserve"> not </w:t>
      </w:r>
      <w:r w:rsidR="00B8206E" w:rsidRPr="00237F07">
        <w:rPr>
          <w:rPrChange w:id="1656" w:author="jonathan pritchard" w:date="2024-08-21T11:05:00Z" w16du:dateUtc="2024-08-21T10:05:00Z">
            <w:rPr>
              <w:noProof/>
            </w:rPr>
          </w:rPrChange>
        </w:rPr>
        <w:t xml:space="preserve">be </w:t>
      </w:r>
      <w:r w:rsidRPr="00237F07">
        <w:rPr>
          <w:rPrChange w:id="1657" w:author="jonathan pritchard" w:date="2024-08-21T11:05:00Z" w16du:dateUtc="2024-08-21T10:05:00Z">
            <w:rPr>
              <w:noProof/>
            </w:rPr>
          </w:rPrChange>
        </w:rPr>
        <w:t xml:space="preserve">considered </w:t>
      </w:r>
      <w:r w:rsidR="00B8206E" w:rsidRPr="00237F07">
        <w:rPr>
          <w:rPrChange w:id="1658" w:author="jonathan pritchard" w:date="2024-08-21T11:05:00Z" w16du:dateUtc="2024-08-21T10:05:00Z">
            <w:rPr>
              <w:noProof/>
            </w:rPr>
          </w:rPrChange>
        </w:rPr>
        <w:t xml:space="preserve">as </w:t>
      </w:r>
      <w:r w:rsidRPr="00237F07">
        <w:rPr>
          <w:rPrChange w:id="1659" w:author="jonathan pritchard" w:date="2024-08-21T11:05:00Z" w16du:dateUtc="2024-08-21T10:05:00Z">
            <w:rPr>
              <w:noProof/>
            </w:rPr>
          </w:rPrChange>
        </w:rPr>
        <w:t xml:space="preserve">new editions, but </w:t>
      </w:r>
      <w:r w:rsidR="00B8206E" w:rsidRPr="00237F07">
        <w:rPr>
          <w:rPrChange w:id="1660" w:author="jonathan pritchard" w:date="2024-08-21T11:05:00Z" w16du:dateUtc="2024-08-21T10:05:00Z">
            <w:rPr>
              <w:noProof/>
            </w:rPr>
          </w:rPrChange>
        </w:rPr>
        <w:t xml:space="preserve">as </w:t>
      </w:r>
      <w:r w:rsidRPr="00237F07">
        <w:rPr>
          <w:rPrChange w:id="1661" w:author="jonathan pritchard" w:date="2024-08-21T11:05:00Z" w16du:dateUtc="2024-08-21T10:05:00Z">
            <w:rPr>
              <w:noProof/>
            </w:rPr>
          </w:rPrChange>
        </w:rPr>
        <w:t>new datasets. New dataset</w:t>
      </w:r>
      <w:r w:rsidR="00B8206E" w:rsidRPr="00237F07">
        <w:rPr>
          <w:rPrChange w:id="1662" w:author="jonathan pritchard" w:date="2024-08-21T11:05:00Z" w16du:dateUtc="2024-08-21T10:05:00Z">
            <w:rPr>
              <w:noProof/>
            </w:rPr>
          </w:rPrChange>
        </w:rPr>
        <w:t>s</w:t>
      </w:r>
      <w:r w:rsidRPr="00237F07">
        <w:rPr>
          <w:rPrChange w:id="1663" w:author="jonathan pritchard" w:date="2024-08-21T11:05:00Z" w16du:dateUtc="2024-08-21T10:05:00Z">
            <w:rPr>
              <w:noProof/>
            </w:rPr>
          </w:rPrChange>
        </w:rPr>
        <w:t xml:space="preserve"> may </w:t>
      </w:r>
      <w:r w:rsidR="000B760E" w:rsidRPr="00237F07">
        <w:rPr>
          <w:rPrChange w:id="1664" w:author="jonathan pritchard" w:date="2024-08-21T11:05:00Z" w16du:dateUtc="2024-08-21T10:05:00Z">
            <w:rPr>
              <w:noProof/>
            </w:rPr>
          </w:rPrChange>
        </w:rPr>
        <w:t xml:space="preserve">be </w:t>
      </w:r>
      <w:r w:rsidRPr="00237F07">
        <w:rPr>
          <w:rPrChange w:id="1665" w:author="jonathan pritchard" w:date="2024-08-21T11:05:00Z" w16du:dateUtc="2024-08-21T10:05:00Z">
            <w:rPr>
              <w:noProof/>
            </w:rPr>
          </w:rPrChange>
        </w:rPr>
        <w:t>distinguished by a unique datetime in the file name.</w:t>
      </w:r>
    </w:p>
    <w:p w14:paraId="2A0119F1" w14:textId="1841B5B7" w:rsidR="00B8206E" w:rsidRPr="00237F07" w:rsidRDefault="00B8206E" w:rsidP="00203BD0">
      <w:pPr>
        <w:spacing w:after="120" w:line="240" w:lineRule="auto"/>
        <w:jc w:val="both"/>
        <w:rPr>
          <w:rPrChange w:id="1666" w:author="jonathan pritchard" w:date="2024-08-21T11:05:00Z" w16du:dateUtc="2024-08-21T10:05:00Z">
            <w:rPr>
              <w:noProof/>
            </w:rPr>
          </w:rPrChange>
        </w:rPr>
      </w:pPr>
      <w:r w:rsidRPr="00237F07">
        <w:rPr>
          <w:rPrChange w:id="1667" w:author="jonathan pritchard" w:date="2024-08-21T11:05:00Z" w16du:dateUtc="2024-08-21T10:05:00Z">
            <w:rPr>
              <w:noProof/>
            </w:rPr>
          </w:rPrChange>
        </w:rPr>
        <w:t>New editions may be encountered in predicted time series data.</w:t>
      </w:r>
    </w:p>
    <w:p w14:paraId="4C35AAE6" w14:textId="4BDA97DB" w:rsidR="008D4877" w:rsidRPr="00237F07" w:rsidRDefault="00B8206E" w:rsidP="00203BD0">
      <w:pPr>
        <w:spacing w:after="120" w:line="240" w:lineRule="auto"/>
        <w:jc w:val="both"/>
        <w:rPr>
          <w:rPrChange w:id="1668" w:author="jonathan pritchard" w:date="2024-08-21T11:05:00Z" w16du:dateUtc="2024-08-21T10:05:00Z">
            <w:rPr>
              <w:noProof/>
            </w:rPr>
          </w:rPrChange>
        </w:rPr>
      </w:pPr>
      <w:r w:rsidRPr="00237F07">
        <w:rPr>
          <w:rPrChange w:id="1669" w:author="jonathan pritchard" w:date="2024-08-21T11:05:00Z" w16du:dateUtc="2024-08-21T10:05:00Z">
            <w:rPr>
              <w:noProof/>
            </w:rPr>
          </w:rPrChange>
        </w:rPr>
        <w:t>Other data, such as t</w:t>
      </w:r>
      <w:r w:rsidR="008D4877" w:rsidRPr="00237F07">
        <w:rPr>
          <w:rPrChange w:id="1670" w:author="jonathan pritchard" w:date="2024-08-21T11:05:00Z" w16du:dateUtc="2024-08-21T10:05:00Z">
            <w:rPr>
              <w:noProof/>
            </w:rPr>
          </w:rPrChange>
        </w:rPr>
        <w:t>idal atlas or harmonic constant data are updated much less often, typically on an annual basis.</w:t>
      </w:r>
    </w:p>
    <w:p w14:paraId="17B3E5EF" w14:textId="181AF49F" w:rsidR="008D4877" w:rsidRPr="00237F07" w:rsidRDefault="00B8206E" w:rsidP="00203BD0">
      <w:pPr>
        <w:spacing w:after="120" w:line="240" w:lineRule="auto"/>
        <w:jc w:val="both"/>
        <w:rPr>
          <w:rPrChange w:id="1671" w:author="jonathan pritchard" w:date="2024-08-21T11:05:00Z" w16du:dateUtc="2024-08-21T10:05:00Z">
            <w:rPr>
              <w:noProof/>
            </w:rPr>
          </w:rPrChange>
        </w:rPr>
      </w:pPr>
      <w:r w:rsidRPr="00237F07">
        <w:rPr>
          <w:rPrChange w:id="1672" w:author="jonathan pritchard" w:date="2024-08-21T11:05:00Z" w16du:dateUtc="2024-08-21T10:05:00Z">
            <w:rPr>
              <w:noProof/>
            </w:rPr>
          </w:rPrChange>
        </w:rPr>
        <w:t>T</w:t>
      </w:r>
      <w:r w:rsidR="008D4877" w:rsidRPr="00237F07">
        <w:rPr>
          <w:rPrChange w:id="1673" w:author="jonathan pritchard" w:date="2024-08-21T11:05:00Z" w16du:dateUtc="2024-08-21T10:05:00Z">
            <w:rPr>
              <w:noProof/>
            </w:rPr>
          </w:rPrChange>
        </w:rPr>
        <w:t xml:space="preserve">he system </w:t>
      </w:r>
      <w:r w:rsidRPr="00237F07">
        <w:rPr>
          <w:rPrChange w:id="1674" w:author="jonathan pritchard" w:date="2024-08-21T11:05:00Z" w16du:dateUtc="2024-08-21T10:05:00Z">
            <w:rPr>
              <w:noProof/>
            </w:rPr>
          </w:rPrChange>
        </w:rPr>
        <w:t>should</w:t>
      </w:r>
      <w:r w:rsidR="008D4877" w:rsidRPr="00237F07">
        <w:rPr>
          <w:rPrChange w:id="1675" w:author="jonathan pritchard" w:date="2024-08-21T11:05:00Z" w16du:dateUtc="2024-08-21T10:05:00Z">
            <w:rPr>
              <w:noProof/>
            </w:rPr>
          </w:rPrChange>
        </w:rPr>
        <w:t xml:space="preserve"> check </w:t>
      </w:r>
      <w:r w:rsidRPr="00237F07">
        <w:rPr>
          <w:rPrChange w:id="1676" w:author="jonathan pritchard" w:date="2024-08-21T11:05:00Z" w16du:dateUtc="2024-08-21T10:05:00Z">
            <w:rPr>
              <w:noProof/>
            </w:rPr>
          </w:rPrChange>
        </w:rPr>
        <w:t>for</w:t>
      </w:r>
      <w:r w:rsidR="008D4877" w:rsidRPr="00237F07">
        <w:rPr>
          <w:rPrChange w:id="1677" w:author="jonathan pritchard" w:date="2024-08-21T11:05:00Z" w16du:dateUtc="2024-08-21T10:05:00Z">
            <w:rPr>
              <w:noProof/>
            </w:rPr>
          </w:rPrChange>
        </w:rPr>
        <w:t xml:space="preserve"> the availability of new data at a frequency</w:t>
      </w:r>
      <w:r w:rsidRPr="00237F07">
        <w:rPr>
          <w:rPrChange w:id="1678" w:author="jonathan pritchard" w:date="2024-08-21T11:05:00Z" w16du:dateUtc="2024-08-21T10:05:00Z">
            <w:rPr>
              <w:noProof/>
            </w:rPr>
          </w:rPrChange>
        </w:rPr>
        <w:t xml:space="preserve"> that matches the update frequency</w:t>
      </w:r>
      <w:r w:rsidR="008D4877" w:rsidRPr="00237F07">
        <w:rPr>
          <w:rPrChange w:id="1679" w:author="jonathan pritchard" w:date="2024-08-21T11:05:00Z" w16du:dateUtc="2024-08-21T10:05:00Z">
            <w:rPr>
              <w:noProof/>
            </w:rPr>
          </w:rPrChange>
        </w:rPr>
        <w:t>.</w:t>
      </w:r>
    </w:p>
    <w:p w14:paraId="7581C9AF" w14:textId="5C375853" w:rsidR="00203BD0" w:rsidRPr="00237F07" w:rsidDel="00F87269" w:rsidRDefault="00203BD0" w:rsidP="00203BD0">
      <w:pPr>
        <w:spacing w:after="120" w:line="240" w:lineRule="auto"/>
        <w:jc w:val="both"/>
        <w:rPr>
          <w:del w:id="1680" w:author="jonathan pritchard" w:date="2024-07-30T07:24:00Z" w16du:dateUtc="2024-07-30T06:24:00Z"/>
          <w:rPrChange w:id="1681" w:author="jonathan pritchard" w:date="2024-08-21T11:05:00Z" w16du:dateUtc="2024-08-21T10:05:00Z">
            <w:rPr>
              <w:del w:id="1682" w:author="jonathan pritchard" w:date="2024-07-30T07:24:00Z" w16du:dateUtc="2024-07-30T06:24:00Z"/>
              <w:noProof/>
            </w:rPr>
          </w:rPrChange>
        </w:rPr>
      </w:pPr>
      <w:bookmarkStart w:id="1683" w:name="_Toc175130314"/>
      <w:bookmarkEnd w:id="1683"/>
    </w:p>
    <w:p w14:paraId="4874AC5B" w14:textId="39EFB06B" w:rsidR="008D4877" w:rsidRPr="00237F07" w:rsidDel="004B6C6C" w:rsidRDefault="008D4877" w:rsidP="00DE56FE">
      <w:pPr>
        <w:pStyle w:val="Heading2"/>
        <w:rPr>
          <w:del w:id="1684" w:author="jonathan pritchard" w:date="2024-05-29T02:28:00Z" w16du:dateUtc="2024-05-29T01:28:00Z"/>
          <w:rPrChange w:id="1685" w:author="jonathan pritchard" w:date="2024-08-21T11:05:00Z" w16du:dateUtc="2024-08-21T10:05:00Z">
            <w:rPr>
              <w:del w:id="1686" w:author="jonathan pritchard" w:date="2024-05-29T02:28:00Z" w16du:dateUtc="2024-05-29T01:28:00Z"/>
              <w:noProof/>
            </w:rPr>
          </w:rPrChange>
        </w:rPr>
      </w:pPr>
      <w:bookmarkStart w:id="1687" w:name="_Toc175134645"/>
      <w:del w:id="1688" w:author="jonathan pritchard" w:date="2024-05-29T02:28:00Z" w16du:dateUtc="2024-05-29T01:28:00Z">
        <w:r w:rsidRPr="00237F07" w:rsidDel="004B6C6C">
          <w:rPr>
            <w:rPrChange w:id="1689" w:author="jonathan pritchard" w:date="2024-08-21T11:05:00Z" w16du:dateUtc="2024-08-21T10:05:00Z">
              <w:rPr>
                <w:noProof/>
              </w:rPr>
            </w:rPrChange>
          </w:rPr>
          <w:delText>Conflicting displays</w:delText>
        </w:r>
        <w:bookmarkStart w:id="1690" w:name="_Toc175130315"/>
        <w:bookmarkEnd w:id="1687"/>
        <w:bookmarkEnd w:id="1690"/>
      </w:del>
    </w:p>
    <w:p w14:paraId="70CBEDA6" w14:textId="2D47A67B" w:rsidR="003F1FEF" w:rsidRPr="00237F07" w:rsidDel="004B6C6C" w:rsidRDefault="009A53D6" w:rsidP="001B3155">
      <w:pPr>
        <w:spacing w:after="120" w:line="240" w:lineRule="auto"/>
        <w:jc w:val="both"/>
        <w:rPr>
          <w:del w:id="1691" w:author="jonathan pritchard" w:date="2024-05-29T02:28:00Z" w16du:dateUtc="2024-05-29T01:28:00Z"/>
          <w:rPrChange w:id="1692" w:author="jonathan pritchard" w:date="2024-08-21T11:05:00Z" w16du:dateUtc="2024-08-21T10:05:00Z">
            <w:rPr>
              <w:del w:id="1693" w:author="jonathan pritchard" w:date="2024-05-29T02:28:00Z" w16du:dateUtc="2024-05-29T01:28:00Z"/>
              <w:noProof/>
            </w:rPr>
          </w:rPrChange>
        </w:rPr>
      </w:pPr>
      <w:del w:id="1694" w:author="jonathan pritchard" w:date="2024-05-29T02:28:00Z" w16du:dateUtc="2024-05-29T01:28:00Z">
        <w:r w:rsidRPr="00237F07" w:rsidDel="004B6C6C">
          <w:rPr>
            <w:rPrChange w:id="1695" w:author="jonathan pritchard" w:date="2024-08-21T11:05:00Z" w16du:dateUtc="2024-08-21T10:05:00Z">
              <w:rPr>
                <w:noProof/>
              </w:rPr>
            </w:rPrChange>
          </w:rPr>
          <w:delText xml:space="preserve">Some </w:delText>
        </w:r>
        <w:r w:rsidR="001B3155" w:rsidRPr="00237F07" w:rsidDel="004B6C6C">
          <w:rPr>
            <w:rPrChange w:id="1696" w:author="jonathan pritchard" w:date="2024-08-21T11:05:00Z" w16du:dateUtc="2024-08-21T10:05:00Z">
              <w:rPr>
                <w:noProof/>
              </w:rPr>
            </w:rPrChange>
          </w:rPr>
          <w:delText>P</w:delText>
        </w:r>
        <w:r w:rsidRPr="00237F07" w:rsidDel="004B6C6C">
          <w:rPr>
            <w:rPrChange w:id="1697" w:author="jonathan pritchard" w:date="2024-08-21T11:05:00Z" w16du:dateUtc="2024-08-21T10:05:00Z">
              <w:rPr>
                <w:noProof/>
              </w:rPr>
            </w:rPrChange>
          </w:rPr>
          <w:delText xml:space="preserve">roduct </w:delText>
        </w:r>
        <w:r w:rsidR="001B3155" w:rsidRPr="00237F07" w:rsidDel="004B6C6C">
          <w:rPr>
            <w:rPrChange w:id="1698" w:author="jonathan pritchard" w:date="2024-08-21T11:05:00Z" w16du:dateUtc="2024-08-21T10:05:00Z">
              <w:rPr>
                <w:noProof/>
              </w:rPr>
            </w:rPrChange>
          </w:rPr>
          <w:delText>S</w:delText>
        </w:r>
        <w:r w:rsidRPr="00237F07" w:rsidDel="004B6C6C">
          <w:rPr>
            <w:rPrChange w:id="1699" w:author="jonathan pritchard" w:date="2024-08-21T11:05:00Z" w16du:dateUtc="2024-08-21T10:05:00Z">
              <w:rPr>
                <w:noProof/>
              </w:rPr>
            </w:rPrChange>
          </w:rPr>
          <w:delText xml:space="preserve">pecifications may require that conflicting symbols be removed from the display. For example, S-111 states </w:delText>
        </w:r>
        <w:commentRangeStart w:id="1700"/>
        <w:r w:rsidRPr="00237F07" w:rsidDel="004B6C6C">
          <w:rPr>
            <w:rPrChange w:id="1701" w:author="jonathan pritchard" w:date="2024-08-21T11:05:00Z" w16du:dateUtc="2024-08-21T10:05:00Z">
              <w:rPr>
                <w:noProof/>
              </w:rPr>
            </w:rPrChange>
          </w:rPr>
          <w:delText>“W</w:delText>
        </w:r>
        <w:r w:rsidR="008D4877" w:rsidRPr="00237F07" w:rsidDel="004B6C6C">
          <w:rPr>
            <w:rPrChange w:id="1702" w:author="jonathan pritchard" w:date="2024-08-21T11:05:00Z" w16du:dateUtc="2024-08-21T10:05:00Z">
              <w:rPr>
                <w:noProof/>
              </w:rPr>
            </w:rPrChange>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237F07" w:rsidDel="004B6C6C">
          <w:rPr>
            <w:rPrChange w:id="1703" w:author="jonathan pritchard" w:date="2024-08-21T11:05:00Z" w16du:dateUtc="2024-08-21T10:05:00Z">
              <w:rPr>
                <w:noProof/>
              </w:rPr>
            </w:rPrChange>
          </w:rPr>
          <w:delText>”</w:delText>
        </w:r>
        <w:commentRangeEnd w:id="1700"/>
        <w:r w:rsidR="00BB0BEC" w:rsidRPr="00237F07" w:rsidDel="004B6C6C">
          <w:rPr>
            <w:rStyle w:val="CommentReference"/>
            <w:lang w:val="en-GB"/>
            <w:rPrChange w:id="1704" w:author="jonathan pritchard" w:date="2024-08-21T11:05:00Z" w16du:dateUtc="2024-08-21T10:05:00Z">
              <w:rPr>
                <w:rStyle w:val="CommentReference"/>
              </w:rPr>
            </w:rPrChange>
          </w:rPr>
          <w:commentReference w:id="1700"/>
        </w:r>
        <w:bookmarkStart w:id="1705" w:name="_Toc175130316"/>
        <w:bookmarkEnd w:id="1705"/>
      </w:del>
    </w:p>
    <w:p w14:paraId="4D59E6F1" w14:textId="22BE8500" w:rsidR="009A53D6" w:rsidRPr="00237F07" w:rsidDel="004B6C6C" w:rsidRDefault="009A53D6" w:rsidP="001B3155">
      <w:pPr>
        <w:spacing w:after="120" w:line="240" w:lineRule="auto"/>
        <w:jc w:val="both"/>
        <w:rPr>
          <w:del w:id="1706" w:author="jonathan pritchard" w:date="2024-05-29T02:28:00Z" w16du:dateUtc="2024-05-29T01:28:00Z"/>
          <w:rPrChange w:id="1707" w:author="jonathan pritchard" w:date="2024-08-21T11:05:00Z" w16du:dateUtc="2024-08-21T10:05:00Z">
            <w:rPr>
              <w:del w:id="1708" w:author="jonathan pritchard" w:date="2024-05-29T02:28:00Z" w16du:dateUtc="2024-05-29T01:28:00Z"/>
              <w:noProof/>
            </w:rPr>
          </w:rPrChange>
        </w:rPr>
      </w:pPr>
      <w:del w:id="1709" w:author="jonathan pritchard" w:date="2024-05-29T02:28:00Z" w16du:dateUtc="2024-05-29T01:28:00Z">
        <w:r w:rsidRPr="00237F07" w:rsidDel="004B6C6C">
          <w:rPr>
            <w:rPrChange w:id="1710" w:author="jonathan pritchard" w:date="2024-08-21T11:05:00Z" w16du:dateUtc="2024-08-21T10:05:00Z">
              <w:rPr>
                <w:noProof/>
              </w:rPr>
            </w:rPrChange>
          </w:rPr>
          <w:delText xml:space="preserve">In S-100 </w:delText>
        </w:r>
        <w:r w:rsidR="001B3155" w:rsidRPr="00237F07" w:rsidDel="004B6C6C">
          <w:rPr>
            <w:rPrChange w:id="1711" w:author="jonathan pritchard" w:date="2024-08-21T11:05:00Z" w16du:dateUtc="2024-08-21T10:05:00Z">
              <w:rPr>
                <w:noProof/>
              </w:rPr>
            </w:rPrChange>
          </w:rPr>
          <w:delText xml:space="preserve">Edition </w:delText>
        </w:r>
        <w:r w:rsidRPr="00237F07" w:rsidDel="004B6C6C">
          <w:rPr>
            <w:rPrChange w:id="1712" w:author="jonathan pritchard" w:date="2024-08-21T11:05:00Z" w16du:dateUtc="2024-08-21T10:05:00Z">
              <w:rPr>
                <w:noProof/>
              </w:rPr>
            </w:rPrChange>
          </w:rPr>
          <w:delText xml:space="preserve">5.0.0 and earlier, implementing such requirements requires either customized processing (customized to the data product) or activation of interoperability (and </w:delText>
        </w:r>
        <w:r w:rsidR="007026FD" w:rsidRPr="00237F07" w:rsidDel="004B6C6C">
          <w:rPr>
            <w:rPrChange w:id="1713" w:author="jonathan pritchard" w:date="2024-08-21T11:05:00Z" w16du:dateUtc="2024-08-21T10:05:00Z">
              <w:rPr>
                <w:noProof/>
              </w:rPr>
            </w:rPrChange>
          </w:rPr>
          <w:delText xml:space="preserve">that the </w:delText>
        </w:r>
        <w:r w:rsidR="001B3155" w:rsidRPr="00237F07" w:rsidDel="004B6C6C">
          <w:rPr>
            <w:rPrChange w:id="1714" w:author="jonathan pritchard" w:date="2024-08-21T11:05:00Z" w16du:dateUtc="2024-08-21T10:05:00Z">
              <w:rPr>
                <w:noProof/>
              </w:rPr>
            </w:rPrChange>
          </w:rPr>
          <w:delText>I</w:delText>
        </w:r>
        <w:r w:rsidR="007026FD" w:rsidRPr="00237F07" w:rsidDel="004B6C6C">
          <w:rPr>
            <w:rPrChange w:id="1715" w:author="jonathan pritchard" w:date="2024-08-21T11:05:00Z" w16du:dateUtc="2024-08-21T10:05:00Z">
              <w:rPr>
                <w:noProof/>
              </w:rPr>
            </w:rPrChange>
          </w:rPr>
          <w:delText xml:space="preserve">nteroperability </w:delText>
        </w:r>
        <w:r w:rsidR="001B3155" w:rsidRPr="00237F07" w:rsidDel="004B6C6C">
          <w:rPr>
            <w:rPrChange w:id="1716" w:author="jonathan pritchard" w:date="2024-08-21T11:05:00Z" w16du:dateUtc="2024-08-21T10:05:00Z">
              <w:rPr>
                <w:noProof/>
              </w:rPr>
            </w:rPrChange>
          </w:rPr>
          <w:delText>C</w:delText>
        </w:r>
        <w:r w:rsidR="007026FD" w:rsidRPr="00237F07" w:rsidDel="004B6C6C">
          <w:rPr>
            <w:rPrChange w:id="1717" w:author="jonathan pritchard" w:date="2024-08-21T11:05:00Z" w16du:dateUtc="2024-08-21T10:05:00Z">
              <w:rPr>
                <w:noProof/>
              </w:rPr>
            </w:rPrChange>
          </w:rPr>
          <w:delText>atalogue contain</w:delText>
        </w:r>
        <w:r w:rsidR="001B3155" w:rsidRPr="00237F07" w:rsidDel="004B6C6C">
          <w:rPr>
            <w:rPrChange w:id="1718" w:author="jonathan pritchard" w:date="2024-08-21T11:05:00Z" w16du:dateUtc="2024-08-21T10:05:00Z">
              <w:rPr>
                <w:noProof/>
              </w:rPr>
            </w:rPrChange>
          </w:rPr>
          <w:delText>s</w:delText>
        </w:r>
        <w:r w:rsidR="007026FD" w:rsidRPr="00237F07" w:rsidDel="004B6C6C">
          <w:rPr>
            <w:rPrChange w:id="1719" w:author="jonathan pritchard" w:date="2024-08-21T11:05:00Z" w16du:dateUtc="2024-08-21T10:05:00Z">
              <w:rPr>
                <w:noProof/>
              </w:rPr>
            </w:rPrChange>
          </w:rPr>
          <w:delText xml:space="preserve"> an interoperability rule implementing </w:delText>
        </w:r>
        <w:r w:rsidRPr="00237F07" w:rsidDel="004B6C6C">
          <w:rPr>
            <w:rPrChange w:id="1720" w:author="jonathan pritchard" w:date="2024-08-21T11:05:00Z" w16du:dateUtc="2024-08-21T10:05:00Z">
              <w:rPr>
                <w:noProof/>
              </w:rPr>
            </w:rPrChange>
          </w:rPr>
          <w:delText>the requirement).</w:delText>
        </w:r>
        <w:bookmarkStart w:id="1721" w:name="_Toc175130317"/>
        <w:bookmarkEnd w:id="1721"/>
      </w:del>
    </w:p>
    <w:p w14:paraId="74DCDD83" w14:textId="683EEDB4" w:rsidR="00F355AD" w:rsidRPr="00237F07" w:rsidDel="00F87269" w:rsidRDefault="00F355AD" w:rsidP="001B3155">
      <w:pPr>
        <w:spacing w:after="120" w:line="240" w:lineRule="auto"/>
        <w:jc w:val="both"/>
        <w:rPr>
          <w:del w:id="1722" w:author="jonathan pritchard" w:date="2024-07-30T07:25:00Z" w16du:dateUtc="2024-07-30T06:25:00Z"/>
          <w:rPrChange w:id="1723" w:author="jonathan pritchard" w:date="2024-08-21T11:05:00Z" w16du:dateUtc="2024-08-21T10:05:00Z">
            <w:rPr>
              <w:del w:id="1724" w:author="jonathan pritchard" w:date="2024-07-30T07:25:00Z" w16du:dateUtc="2024-07-30T06:25:00Z"/>
              <w:noProof/>
            </w:rPr>
          </w:rPrChange>
        </w:rPr>
      </w:pPr>
      <w:bookmarkStart w:id="1725" w:name="_Toc175130318"/>
      <w:bookmarkEnd w:id="1725"/>
    </w:p>
    <w:p w14:paraId="1819A0A6" w14:textId="6AACCC10" w:rsidR="00B462E1" w:rsidRPr="00B77A92" w:rsidRDefault="00FD648E" w:rsidP="00BE68E8">
      <w:pPr>
        <w:pStyle w:val="Heading1"/>
      </w:pPr>
      <w:bookmarkStart w:id="1726" w:name="_Toc175134646"/>
      <w:r w:rsidRPr="00B77A92">
        <w:t>Colours</w:t>
      </w:r>
      <w:bookmarkEnd w:id="1726"/>
    </w:p>
    <w:p w14:paraId="545B3C3B" w14:textId="31BFEB65" w:rsidR="00046CD2" w:rsidRPr="00237F07" w:rsidRDefault="00046CD2" w:rsidP="004B6C6C">
      <w:pPr>
        <w:pStyle w:val="Heading2"/>
        <w:rPr>
          <w:rPrChange w:id="1727" w:author="jonathan pritchard" w:date="2024-08-21T11:05:00Z" w16du:dateUtc="2024-08-21T10:05:00Z">
            <w:rPr>
              <w:noProof/>
            </w:rPr>
          </w:rPrChange>
        </w:rPr>
      </w:pPr>
      <w:bookmarkStart w:id="1728" w:name="_Toc175134647"/>
      <w:r w:rsidRPr="00237F07">
        <w:rPr>
          <w:rPrChange w:id="1729" w:author="jonathan pritchard" w:date="2024-08-21T11:05:00Z" w16du:dateUtc="2024-08-21T10:05:00Z">
            <w:rPr>
              <w:noProof/>
            </w:rPr>
          </w:rPrChange>
        </w:rPr>
        <w:t>General</w:t>
      </w:r>
      <w:ins w:id="1730" w:author="jonathan pritchard" w:date="2024-08-12T16:54:00Z" w16du:dateUtc="2024-08-12T15:54:00Z">
        <w:r w:rsidR="00A3332B" w:rsidRPr="00237F07">
          <w:rPr>
            <w:rPrChange w:id="1731" w:author="jonathan pritchard" w:date="2024-08-21T11:05:00Z" w16du:dateUtc="2024-08-21T10:05:00Z">
              <w:rPr>
                <w:noProof/>
              </w:rPr>
            </w:rPrChange>
          </w:rPr>
          <w:t xml:space="preserve"> [Informative]</w:t>
        </w:r>
      </w:ins>
      <w:bookmarkEnd w:id="1728"/>
    </w:p>
    <w:p w14:paraId="179F507B" w14:textId="1B29DA29" w:rsidR="00A71689" w:rsidRPr="00237F07" w:rsidRDefault="00471915" w:rsidP="00E00824">
      <w:pPr>
        <w:spacing w:after="120" w:line="240" w:lineRule="auto"/>
        <w:jc w:val="both"/>
        <w:rPr>
          <w:rPrChange w:id="1732" w:author="jonathan pritchard" w:date="2024-08-21T11:05:00Z" w16du:dateUtc="2024-08-21T10:05:00Z">
            <w:rPr>
              <w:noProof/>
            </w:rPr>
          </w:rPrChange>
        </w:rPr>
      </w:pPr>
      <w:r w:rsidRPr="00237F07">
        <w:rPr>
          <w:rPrChange w:id="1733" w:author="jonathan pritchard" w:date="2024-08-21T11:05:00Z" w16du:dateUtc="2024-08-21T10:05:00Z">
            <w:rPr>
              <w:noProof/>
            </w:rPr>
          </w:rPrChange>
        </w:rPr>
        <w:t>In</w:t>
      </w:r>
      <w:r w:rsidR="00046CD2" w:rsidRPr="00237F07">
        <w:rPr>
          <w:rPrChange w:id="1734" w:author="jonathan pritchard" w:date="2024-08-21T11:05:00Z" w16du:dateUtc="2024-08-21T10:05:00Z">
            <w:rPr>
              <w:noProof/>
            </w:rPr>
          </w:rPrChange>
        </w:rPr>
        <w:t xml:space="preserve"> </w:t>
      </w:r>
      <w:r w:rsidR="00E00824" w:rsidRPr="00237F07">
        <w:rPr>
          <w:rPrChange w:id="1735" w:author="jonathan pritchard" w:date="2024-08-21T11:05:00Z" w16du:dateUtc="2024-08-21T10:05:00Z">
            <w:rPr>
              <w:noProof/>
            </w:rPr>
          </w:rPrChange>
        </w:rPr>
        <w:t>P</w:t>
      </w:r>
      <w:r w:rsidRPr="00237F07">
        <w:rPr>
          <w:rPrChange w:id="1736" w:author="jonathan pritchard" w:date="2024-08-21T11:05:00Z" w16du:dateUtc="2024-08-21T10:05:00Z">
            <w:rPr>
              <w:noProof/>
            </w:rPr>
          </w:rPrChange>
        </w:rPr>
        <w:t xml:space="preserve">ortrayal </w:t>
      </w:r>
      <w:r w:rsidR="00E00824" w:rsidRPr="00237F07">
        <w:rPr>
          <w:rPrChange w:id="1737" w:author="jonathan pritchard" w:date="2024-08-21T11:05:00Z" w16du:dateUtc="2024-08-21T10:05:00Z">
            <w:rPr>
              <w:noProof/>
            </w:rPr>
          </w:rPrChange>
        </w:rPr>
        <w:t>C</w:t>
      </w:r>
      <w:r w:rsidRPr="00237F07">
        <w:rPr>
          <w:rPrChange w:id="1738" w:author="jonathan pritchard" w:date="2024-08-21T11:05:00Z" w16du:dateUtc="2024-08-21T10:05:00Z">
            <w:rPr>
              <w:noProof/>
            </w:rPr>
          </w:rPrChange>
        </w:rPr>
        <w:t xml:space="preserve">atalogues, </w:t>
      </w:r>
      <w:r w:rsidR="00046CD2" w:rsidRPr="00237F07">
        <w:rPr>
          <w:rPrChange w:id="1739" w:author="jonathan pritchard" w:date="2024-08-21T11:05:00Z" w16du:dateUtc="2024-08-21T10:05:00Z">
            <w:rPr>
              <w:noProof/>
            </w:rPr>
          </w:rPrChange>
        </w:rPr>
        <w:t xml:space="preserve">colours are specified in </w:t>
      </w:r>
      <w:r w:rsidRPr="00237F07">
        <w:rPr>
          <w:rPrChange w:id="1740" w:author="jonathan pritchard" w:date="2024-08-21T11:05:00Z" w16du:dateUtc="2024-08-21T10:05:00Z">
            <w:rPr>
              <w:noProof/>
            </w:rPr>
          </w:rPrChange>
        </w:rPr>
        <w:t xml:space="preserve">one or both of </w:t>
      </w:r>
      <w:r w:rsidR="00046CD2" w:rsidRPr="00237F07">
        <w:rPr>
          <w:rPrChange w:id="1741" w:author="jonathan pritchard" w:date="2024-08-21T11:05:00Z" w16du:dateUtc="2024-08-21T10:05:00Z">
            <w:rPr>
              <w:noProof/>
            </w:rPr>
          </w:rPrChange>
        </w:rPr>
        <w:t xml:space="preserve">CIE (Commission Internationale de </w:t>
      </w:r>
      <w:proofErr w:type="spellStart"/>
      <w:r w:rsidR="00046CD2" w:rsidRPr="00237F07">
        <w:rPr>
          <w:rPrChange w:id="1742" w:author="jonathan pritchard" w:date="2024-08-21T11:05:00Z" w16du:dateUtc="2024-08-21T10:05:00Z">
            <w:rPr>
              <w:noProof/>
            </w:rPr>
          </w:rPrChange>
        </w:rPr>
        <w:t>l'Eclairage</w:t>
      </w:r>
      <w:proofErr w:type="spellEnd"/>
      <w:r w:rsidR="00046CD2" w:rsidRPr="00237F07">
        <w:rPr>
          <w:rPrChange w:id="1743" w:author="jonathan pritchard" w:date="2024-08-21T11:05:00Z" w16du:dateUtc="2024-08-21T10:05:00Z">
            <w:rPr>
              <w:noProof/>
            </w:rPr>
          </w:rPrChange>
        </w:rPr>
        <w:t>)</w:t>
      </w:r>
      <w:r w:rsidRPr="00237F07">
        <w:rPr>
          <w:rPrChange w:id="1744" w:author="jonathan pritchard" w:date="2024-08-21T11:05:00Z" w16du:dateUtc="2024-08-21T10:05:00Z">
            <w:rPr>
              <w:noProof/>
            </w:rPr>
          </w:rPrChange>
        </w:rPr>
        <w:t xml:space="preserve"> </w:t>
      </w:r>
      <w:commentRangeStart w:id="1745"/>
      <w:r w:rsidRPr="00237F07">
        <w:rPr>
          <w:rPrChange w:id="1746" w:author="jonathan pritchard" w:date="2024-08-21T11:05:00Z" w16du:dateUtc="2024-08-21T10:05:00Z">
            <w:rPr>
              <w:noProof/>
            </w:rPr>
          </w:rPrChange>
        </w:rPr>
        <w:t>or sRGB colour space coordinates</w:t>
      </w:r>
      <w:r w:rsidR="004C1891" w:rsidRPr="00237F07">
        <w:rPr>
          <w:rStyle w:val="FootnoteReference"/>
          <w:noProof w:val="0"/>
          <w:sz w:val="20"/>
          <w:vertAlign w:val="superscript"/>
          <w:lang w:val="en-GB"/>
          <w:rPrChange w:id="1747" w:author="jonathan pritchard" w:date="2024-08-21T11:05:00Z" w16du:dateUtc="2024-08-21T10:05:00Z">
            <w:rPr>
              <w:rStyle w:val="FootnoteReference"/>
              <w:sz w:val="20"/>
              <w:vertAlign w:val="superscript"/>
              <w:lang w:val="en-GB"/>
            </w:rPr>
          </w:rPrChange>
        </w:rPr>
        <w:footnoteReference w:id="4"/>
      </w:r>
      <w:r w:rsidRPr="00237F07">
        <w:rPr>
          <w:rPrChange w:id="1749" w:author="jonathan pritchard" w:date="2024-08-21T11:05:00Z" w16du:dateUtc="2024-08-21T10:05:00Z">
            <w:rPr>
              <w:noProof/>
            </w:rPr>
          </w:rPrChange>
        </w:rPr>
        <w:t xml:space="preserve">. </w:t>
      </w:r>
      <w:commentRangeEnd w:id="1745"/>
      <w:r w:rsidR="00A3332B" w:rsidRPr="00237F07">
        <w:rPr>
          <w:rStyle w:val="CommentReference"/>
          <w:lang w:val="en-GB"/>
          <w:rPrChange w:id="1750" w:author="jonathan pritchard" w:date="2024-08-21T11:05:00Z" w16du:dateUtc="2024-08-21T10:05:00Z">
            <w:rPr>
              <w:rStyle w:val="CommentReference"/>
            </w:rPr>
          </w:rPrChange>
        </w:rPr>
        <w:commentReference w:id="1745"/>
      </w:r>
      <w:r w:rsidR="00EF514E" w:rsidRPr="00237F07">
        <w:rPr>
          <w:rPrChange w:id="1751" w:author="jonathan pritchard" w:date="2024-08-21T11:05:00Z" w16du:dateUtc="2024-08-21T10:05:00Z">
            <w:rPr>
              <w:noProof/>
            </w:rPr>
          </w:rPrChange>
        </w:rPr>
        <w:t>CIE colour specifications use</w:t>
      </w:r>
      <w:r w:rsidR="00046CD2" w:rsidRPr="00237F07">
        <w:rPr>
          <w:rPrChange w:id="1752" w:author="jonathan pritchard" w:date="2024-08-21T11:05:00Z" w16du:dateUtc="2024-08-21T10:05:00Z">
            <w:rPr>
              <w:noProof/>
            </w:rPr>
          </w:rPrChange>
        </w:rPr>
        <w:t xml:space="preserve"> </w:t>
      </w:r>
      <w:proofErr w:type="spellStart"/>
      <w:r w:rsidR="00046CD2" w:rsidRPr="00237F07">
        <w:rPr>
          <w:rPrChange w:id="1753" w:author="jonathan pritchard" w:date="2024-08-21T11:05:00Z" w16du:dateUtc="2024-08-21T10:05:00Z">
            <w:rPr>
              <w:noProof/>
            </w:rPr>
          </w:rPrChange>
        </w:rPr>
        <w:t>xy</w:t>
      </w:r>
      <w:proofErr w:type="spellEnd"/>
      <w:r w:rsidR="00046CD2" w:rsidRPr="00237F07">
        <w:rPr>
          <w:rPrChange w:id="1754" w:author="jonathan pritchard" w:date="2024-08-21T11:05:00Z" w16du:dateUtc="2024-08-21T10:05:00Z">
            <w:rPr>
              <w:noProof/>
            </w:rPr>
          </w:rPrChange>
        </w:rPr>
        <w:t xml:space="preserve"> chromaticity coordinates and luminance L</w:t>
      </w:r>
      <w:r w:rsidR="00EF514E" w:rsidRPr="00237F07">
        <w:rPr>
          <w:rPrChange w:id="1755" w:author="jonathan pritchard" w:date="2024-08-21T11:05:00Z" w16du:dateUtc="2024-08-21T10:05:00Z">
            <w:rPr>
              <w:noProof/>
            </w:rPr>
          </w:rPrChange>
        </w:rPr>
        <w:t>. The</w:t>
      </w:r>
      <w:r w:rsidR="0099548F" w:rsidRPr="00237F07">
        <w:rPr>
          <w:rPrChange w:id="1756" w:author="jonathan pritchard" w:date="2024-08-21T11:05:00Z" w16du:dateUtc="2024-08-21T10:05:00Z">
            <w:rPr>
              <w:noProof/>
            </w:rPr>
          </w:rPrChange>
        </w:rPr>
        <w:t xml:space="preserve"> sRGB </w:t>
      </w:r>
      <w:r w:rsidR="001979F1" w:rsidRPr="00237F07">
        <w:rPr>
          <w:rPrChange w:id="1757" w:author="jonathan pritchard" w:date="2024-08-21T11:05:00Z" w16du:dateUtc="2024-08-21T10:05:00Z">
            <w:rPr>
              <w:noProof/>
            </w:rPr>
          </w:rPrChange>
        </w:rPr>
        <w:t xml:space="preserve">colour space </w:t>
      </w:r>
      <w:r w:rsidR="00100F86" w:rsidRPr="00237F07">
        <w:rPr>
          <w:rPrChange w:id="1758" w:author="jonathan pritchard" w:date="2024-08-21T11:05:00Z" w16du:dateUtc="2024-08-21T10:05:00Z">
            <w:rPr>
              <w:noProof/>
            </w:rPr>
          </w:rPrChange>
        </w:rPr>
        <w:t>(IEC</w:t>
      </w:r>
      <w:r w:rsidR="0012211B" w:rsidRPr="00B77A92">
        <w:t xml:space="preserve"> </w:t>
      </w:r>
      <w:r w:rsidR="0012211B" w:rsidRPr="00237F07">
        <w:rPr>
          <w:rPrChange w:id="1759" w:author="jonathan pritchard" w:date="2024-08-21T11:05:00Z" w16du:dateUtc="2024-08-21T10:05:00Z">
            <w:rPr>
              <w:noProof/>
            </w:rPr>
          </w:rPrChange>
        </w:rPr>
        <w:t>61966-2-1)</w:t>
      </w:r>
      <w:r w:rsidR="001979F1" w:rsidRPr="00237F07">
        <w:rPr>
          <w:rPrChange w:id="1760" w:author="jonathan pritchard" w:date="2024-08-21T11:05:00Z" w16du:dateUtc="2024-08-21T10:05:00Z">
            <w:rPr>
              <w:noProof/>
            </w:rPr>
          </w:rPrChange>
        </w:rPr>
        <w:t xml:space="preserve"> defines colours </w:t>
      </w:r>
      <w:r w:rsidR="00100F86" w:rsidRPr="00237F07">
        <w:rPr>
          <w:rPrChange w:id="1761" w:author="jonathan pritchard" w:date="2024-08-21T11:05:00Z" w16du:dateUtc="2024-08-21T10:05:00Z">
            <w:rPr>
              <w:noProof/>
            </w:rPr>
          </w:rPrChange>
        </w:rPr>
        <w:t xml:space="preserve">in terms of the </w:t>
      </w:r>
      <w:proofErr w:type="spellStart"/>
      <w:r w:rsidR="00100F86" w:rsidRPr="00237F07">
        <w:rPr>
          <w:rPrChange w:id="1762" w:author="jonathan pritchard" w:date="2024-08-21T11:05:00Z" w16du:dateUtc="2024-08-21T10:05:00Z">
            <w:rPr>
              <w:noProof/>
            </w:rPr>
          </w:rPrChange>
        </w:rPr>
        <w:t>chromaticities</w:t>
      </w:r>
      <w:proofErr w:type="spellEnd"/>
      <w:r w:rsidR="00100F86" w:rsidRPr="00237F07">
        <w:rPr>
          <w:rPrChange w:id="1763" w:author="jonathan pritchard" w:date="2024-08-21T11:05:00Z" w16du:dateUtc="2024-08-21T10:05:00Z">
            <w:rPr>
              <w:noProof/>
            </w:rPr>
          </w:rPrChange>
        </w:rPr>
        <w:t xml:space="preserve"> of red, green, and blue primary colours.</w:t>
      </w:r>
    </w:p>
    <w:p w14:paraId="4B228524" w14:textId="287854E4" w:rsidR="00046CD2" w:rsidRPr="00237F07" w:rsidRDefault="00046CD2" w:rsidP="00E00824">
      <w:pPr>
        <w:spacing w:after="120" w:line="240" w:lineRule="auto"/>
        <w:jc w:val="both"/>
        <w:rPr>
          <w:rPrChange w:id="1764" w:author="jonathan pritchard" w:date="2024-08-21T11:05:00Z" w16du:dateUtc="2024-08-21T10:05:00Z">
            <w:rPr>
              <w:noProof/>
            </w:rPr>
          </w:rPrChange>
        </w:rPr>
      </w:pPr>
      <w:r w:rsidRPr="00237F07">
        <w:rPr>
          <w:rPrChange w:id="1765" w:author="jonathan pritchard" w:date="2024-08-21T11:05:00Z" w16du:dateUtc="2024-08-21T10:05:00Z">
            <w:rPr>
              <w:noProof/>
            </w:rPr>
          </w:rPrChange>
        </w:rPr>
        <w:t xml:space="preserve">The ECDIS colour scheme </w:t>
      </w:r>
      <w:r w:rsidR="0099548F" w:rsidRPr="00237F07">
        <w:rPr>
          <w:rPrChange w:id="1766" w:author="jonathan pritchard" w:date="2024-08-21T11:05:00Z" w16du:dateUtc="2024-08-21T10:05:00Z">
            <w:rPr>
              <w:noProof/>
            </w:rPr>
          </w:rPrChange>
        </w:rPr>
        <w:t xml:space="preserve">is </w:t>
      </w:r>
      <w:r w:rsidRPr="00237F07">
        <w:rPr>
          <w:rPrChange w:id="1767" w:author="jonathan pritchard" w:date="2024-08-21T11:05:00Z" w16du:dateUtc="2024-08-21T10:05:00Z">
            <w:rPr>
              <w:noProof/>
            </w:rPr>
          </w:rPrChange>
        </w:rPr>
        <w:t xml:space="preserve">based on specification of colour tokens and </w:t>
      </w:r>
      <w:proofErr w:type="spellStart"/>
      <w:r w:rsidRPr="00237F07">
        <w:rPr>
          <w:rPrChange w:id="1768" w:author="jonathan pritchard" w:date="2024-08-21T11:05:00Z" w16du:dateUtc="2024-08-21T10:05:00Z">
            <w:rPr>
              <w:noProof/>
            </w:rPr>
          </w:rPrChange>
        </w:rPr>
        <w:t>color</w:t>
      </w:r>
      <w:proofErr w:type="spellEnd"/>
      <w:r w:rsidRPr="00237F07">
        <w:rPr>
          <w:rPrChange w:id="1769" w:author="jonathan pritchard" w:date="2024-08-21T11:05:00Z" w16du:dateUtc="2024-08-21T10:05:00Z">
            <w:rPr>
              <w:noProof/>
            </w:rPr>
          </w:rPrChange>
        </w:rPr>
        <w:t xml:space="preserve"> conversion tolerances.</w:t>
      </w:r>
    </w:p>
    <w:p w14:paraId="5A81055A" w14:textId="77777777" w:rsidR="00046CD2" w:rsidRPr="00237F07" w:rsidRDefault="00046CD2" w:rsidP="00E00824">
      <w:pPr>
        <w:spacing w:after="120" w:line="240" w:lineRule="auto"/>
        <w:jc w:val="both"/>
        <w:rPr>
          <w:rPrChange w:id="1770" w:author="jonathan pritchard" w:date="2024-08-21T11:05:00Z" w16du:dateUtc="2024-08-21T10:05:00Z">
            <w:rPr>
              <w:noProof/>
            </w:rPr>
          </w:rPrChange>
        </w:rPr>
      </w:pPr>
      <w:r w:rsidRPr="00237F07">
        <w:rPr>
          <w:rPrChange w:id="1771" w:author="jonathan pritchard" w:date="2024-08-21T11:05:00Z" w16du:dateUtc="2024-08-21T10:05:00Z">
            <w:rPr>
              <w:noProof/>
            </w:rPr>
          </w:rPrChange>
        </w:rPr>
        <w:t>Note that these colour specifications apply to both the operational chart display (for route planning and route monitoring), and also to any text on the same screen as the chart display.</w:t>
      </w:r>
    </w:p>
    <w:p w14:paraId="4D5C62D4" w14:textId="77777777" w:rsidR="00E00824" w:rsidRPr="00237F07" w:rsidRDefault="00E00824" w:rsidP="00E00824">
      <w:pPr>
        <w:spacing w:after="120" w:line="240" w:lineRule="auto"/>
        <w:jc w:val="both"/>
        <w:rPr>
          <w:rPrChange w:id="1772" w:author="jonathan pritchard" w:date="2024-08-21T11:05:00Z" w16du:dateUtc="2024-08-21T10:05:00Z">
            <w:rPr>
              <w:noProof/>
            </w:rPr>
          </w:rPrChange>
        </w:rPr>
      </w:pPr>
    </w:p>
    <w:p w14:paraId="6CADF8FD" w14:textId="3EAAFCB1" w:rsidR="00E47370" w:rsidRPr="00237F07" w:rsidRDefault="00E47370" w:rsidP="00DE56FE">
      <w:pPr>
        <w:pStyle w:val="Heading2"/>
        <w:rPr>
          <w:rPrChange w:id="1773" w:author="jonathan pritchard" w:date="2024-08-21T11:05:00Z" w16du:dateUtc="2024-08-21T10:05:00Z">
            <w:rPr>
              <w:noProof/>
            </w:rPr>
          </w:rPrChange>
        </w:rPr>
      </w:pPr>
      <w:bookmarkStart w:id="1774" w:name="_Ref47573206"/>
      <w:bookmarkStart w:id="1775" w:name="_Ref47571511"/>
      <w:bookmarkStart w:id="1776" w:name="_Ref47571525"/>
      <w:bookmarkStart w:id="1777" w:name="_Ref47571532"/>
      <w:bookmarkStart w:id="1778" w:name="_Toc175134648"/>
      <w:r w:rsidRPr="00237F07">
        <w:rPr>
          <w:rPrChange w:id="1779" w:author="jonathan pritchard" w:date="2024-08-21T11:05:00Z" w16du:dateUtc="2024-08-21T10:05:00Z">
            <w:rPr>
              <w:noProof/>
            </w:rPr>
          </w:rPrChange>
        </w:rPr>
        <w:t>Selection of colours</w:t>
      </w:r>
      <w:ins w:id="1780" w:author="jonathan pritchard" w:date="2024-08-12T16:54:00Z" w16du:dateUtc="2024-08-12T15:54:00Z">
        <w:r w:rsidR="00A3332B" w:rsidRPr="00237F07">
          <w:rPr>
            <w:rPrChange w:id="1781" w:author="jonathan pritchard" w:date="2024-08-21T11:05:00Z" w16du:dateUtc="2024-08-21T10:05:00Z">
              <w:rPr>
                <w:noProof/>
              </w:rPr>
            </w:rPrChange>
          </w:rPr>
          <w:t xml:space="preserve"> [Informative]</w:t>
        </w:r>
      </w:ins>
      <w:del w:id="1782" w:author="jonathan pritchard" w:date="2024-05-29T02:29:00Z" w16du:dateUtc="2024-05-29T01:29:00Z">
        <w:r w:rsidRPr="00237F07" w:rsidDel="004B6C6C">
          <w:rPr>
            <w:rPrChange w:id="1783" w:author="jonathan pritchard" w:date="2024-08-21T11:05:00Z" w16du:dateUtc="2024-08-21T10:05:00Z">
              <w:rPr>
                <w:noProof/>
              </w:rPr>
            </w:rPrChange>
          </w:rPr>
          <w:delText xml:space="preserve"> (informative)</w:delText>
        </w:r>
      </w:del>
      <w:bookmarkEnd w:id="1774"/>
      <w:bookmarkEnd w:id="1778"/>
    </w:p>
    <w:p w14:paraId="6935F1DA" w14:textId="77777777" w:rsidR="00E47370" w:rsidRPr="00237F07" w:rsidRDefault="00E47370" w:rsidP="00E00824">
      <w:pPr>
        <w:spacing w:after="120" w:line="240" w:lineRule="auto"/>
        <w:jc w:val="both"/>
        <w:rPr>
          <w:rPrChange w:id="1784" w:author="jonathan pritchard" w:date="2024-08-21T11:05:00Z" w16du:dateUtc="2024-08-21T10:05:00Z">
            <w:rPr>
              <w:noProof/>
            </w:rPr>
          </w:rPrChange>
        </w:rPr>
      </w:pPr>
      <w:r w:rsidRPr="00237F07">
        <w:rPr>
          <w:rPrChange w:id="1785" w:author="jonathan pritchard" w:date="2024-08-21T11:05:00Z" w16du:dateUtc="2024-08-21T10:05:00Z">
            <w:rPr>
              <w:noProof/>
            </w:rPr>
          </w:rPrChange>
        </w:rPr>
        <w:t xml:space="preserve">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w:t>
      </w:r>
      <w:r w:rsidRPr="00237F07">
        <w:rPr>
          <w:rPrChange w:id="1786" w:author="jonathan pritchard" w:date="2024-08-21T11:05:00Z" w16du:dateUtc="2024-08-21T10:05:00Z">
            <w:rPr>
              <w:noProof/>
            </w:rPr>
          </w:rPrChange>
        </w:rPr>
        <w:lastRenderedPageBreak/>
        <w:t>point and line features, lines and symbols, the aim has been to highlight important information by giving it greater contrast with the background.</w:t>
      </w:r>
    </w:p>
    <w:p w14:paraId="558C206B" w14:textId="34F9DDCD" w:rsidR="00E47370" w:rsidRPr="00237F07" w:rsidRDefault="00E47370" w:rsidP="00E00824">
      <w:pPr>
        <w:spacing w:after="120" w:line="240" w:lineRule="auto"/>
        <w:jc w:val="both"/>
        <w:rPr>
          <w:rPrChange w:id="1787" w:author="jonathan pritchard" w:date="2024-08-21T11:05:00Z" w16du:dateUtc="2024-08-21T10:05:00Z">
            <w:rPr>
              <w:noProof/>
            </w:rPr>
          </w:rPrChange>
        </w:rPr>
      </w:pPr>
      <w:r w:rsidRPr="00237F07">
        <w:rPr>
          <w:rPrChange w:id="1788" w:author="jonathan pritchard" w:date="2024-08-21T11:05:00Z" w16du:dateUtc="2024-08-21T10:05:00Z">
            <w:rPr>
              <w:noProof/>
            </w:rPr>
          </w:rPrChange>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sidRPr="00237F07">
        <w:rPr>
          <w:rPrChange w:id="1789" w:author="jonathan pritchard" w:date="2024-08-21T11:05:00Z" w16du:dateUtc="2024-08-21T10:05:00Z">
            <w:rPr>
              <w:noProof/>
            </w:rPr>
          </w:rPrChange>
        </w:rPr>
        <w:t>M</w:t>
      </w:r>
      <w:r w:rsidRPr="00237F07">
        <w:rPr>
          <w:rPrChange w:id="1790" w:author="jonathan pritchard" w:date="2024-08-21T11:05:00Z" w16du:dateUtc="2024-08-21T10:05:00Z">
            <w:rPr>
              <w:noProof/>
            </w:rPr>
          </w:rPrChange>
        </w:rPr>
        <w:t>ariner's night vision. The Dusk table is also a black-background table, for optional use by day as well as at twilight.</w:t>
      </w:r>
    </w:p>
    <w:p w14:paraId="7BC49C1C" w14:textId="77777777" w:rsidR="00E47370" w:rsidRPr="00237F07" w:rsidRDefault="00E47370" w:rsidP="00E00824">
      <w:pPr>
        <w:spacing w:after="120" w:line="240" w:lineRule="auto"/>
        <w:jc w:val="both"/>
        <w:rPr>
          <w:rPrChange w:id="1791" w:author="jonathan pritchard" w:date="2024-08-21T11:05:00Z" w16du:dateUtc="2024-08-21T10:05:00Z">
            <w:rPr>
              <w:noProof/>
            </w:rPr>
          </w:rPrChange>
        </w:rPr>
      </w:pPr>
      <w:r w:rsidRPr="00237F07">
        <w:rPr>
          <w:rPrChange w:id="1792" w:author="jonathan pritchard" w:date="2024-08-21T11:05:00Z" w16du:dateUtc="2024-08-21T10:05:00Z">
            <w:rPr>
              <w:noProof/>
            </w:rPr>
          </w:rPrChange>
        </w:rPr>
        <w:t>The design of both colours and symbols has concentrated on ensuring that important chart and navigation features remain clearly visible under the extremes of bright sun and dark night viewing.</w:t>
      </w:r>
    </w:p>
    <w:p w14:paraId="70BEC009" w14:textId="77777777" w:rsidR="00E00824" w:rsidRPr="00237F07" w:rsidRDefault="00E00824" w:rsidP="00E00824">
      <w:pPr>
        <w:spacing w:after="120" w:line="240" w:lineRule="auto"/>
        <w:jc w:val="both"/>
        <w:rPr>
          <w:rPrChange w:id="1793" w:author="jonathan pritchard" w:date="2024-08-21T11:05:00Z" w16du:dateUtc="2024-08-21T10:05:00Z">
            <w:rPr>
              <w:noProof/>
            </w:rPr>
          </w:rPrChange>
        </w:rPr>
      </w:pPr>
    </w:p>
    <w:p w14:paraId="22B74343" w14:textId="569B3E2D" w:rsidR="00046CD2" w:rsidRPr="00237F07" w:rsidRDefault="004B6C6C" w:rsidP="00DE56FE">
      <w:pPr>
        <w:pStyle w:val="Heading2"/>
        <w:rPr>
          <w:rPrChange w:id="1794" w:author="jonathan pritchard" w:date="2024-08-21T11:05:00Z" w16du:dateUtc="2024-08-21T10:05:00Z">
            <w:rPr>
              <w:noProof/>
            </w:rPr>
          </w:rPrChange>
        </w:rPr>
      </w:pPr>
      <w:bookmarkStart w:id="1795" w:name="_Toc175134649"/>
      <w:ins w:id="1796" w:author="jonathan pritchard" w:date="2024-05-29T02:29:00Z" w16du:dateUtc="2024-05-29T01:29:00Z">
        <w:r w:rsidRPr="00237F07">
          <w:rPr>
            <w:rPrChange w:id="1797" w:author="jonathan pritchard" w:date="2024-08-21T11:05:00Z" w16du:dateUtc="2024-08-21T10:05:00Z">
              <w:rPr>
                <w:noProof/>
              </w:rPr>
            </w:rPrChange>
          </w:rPr>
          <w:t>C</w:t>
        </w:r>
      </w:ins>
      <w:commentRangeStart w:id="1798"/>
      <w:commentRangeStart w:id="1799"/>
      <w:del w:id="1800" w:author="jonathan pritchard" w:date="2024-05-29T02:29:00Z" w16du:dateUtc="2024-05-29T01:29:00Z">
        <w:r w:rsidR="00046CD2" w:rsidRPr="00237F07" w:rsidDel="004B6C6C">
          <w:rPr>
            <w:rPrChange w:id="1801" w:author="jonathan pritchard" w:date="2024-08-21T11:05:00Z" w16du:dateUtc="2024-08-21T10:05:00Z">
              <w:rPr>
                <w:noProof/>
              </w:rPr>
            </w:rPrChange>
          </w:rPr>
          <w:delText>The c</w:delText>
        </w:r>
      </w:del>
      <w:r w:rsidR="00046CD2" w:rsidRPr="00237F07">
        <w:rPr>
          <w:rPrChange w:id="1802" w:author="jonathan pritchard" w:date="2024-08-21T11:05:00Z" w16du:dateUtc="2024-08-21T10:05:00Z">
            <w:rPr>
              <w:noProof/>
            </w:rPr>
          </w:rPrChange>
        </w:rPr>
        <w:t xml:space="preserve">olour </w:t>
      </w:r>
      <w:r w:rsidR="00F31F5D" w:rsidRPr="00237F07">
        <w:rPr>
          <w:rPrChange w:id="1803" w:author="jonathan pritchard" w:date="2024-08-21T11:05:00Z" w16du:dateUtc="2024-08-21T10:05:00Z">
            <w:rPr>
              <w:noProof/>
            </w:rPr>
          </w:rPrChange>
        </w:rPr>
        <w:t>palettes</w:t>
      </w:r>
      <w:bookmarkEnd w:id="1775"/>
      <w:bookmarkEnd w:id="1776"/>
      <w:bookmarkEnd w:id="1777"/>
      <w:commentRangeEnd w:id="1798"/>
      <w:ins w:id="1804" w:author="jonathan pritchard" w:date="2024-05-29T02:29:00Z" w16du:dateUtc="2024-05-29T01:29:00Z">
        <w:r w:rsidRPr="00237F07">
          <w:rPr>
            <w:rPrChange w:id="1805" w:author="jonathan pritchard" w:date="2024-08-21T11:05:00Z" w16du:dateUtc="2024-08-21T10:05:00Z">
              <w:rPr>
                <w:noProof/>
              </w:rPr>
            </w:rPrChange>
          </w:rPr>
          <w:t xml:space="preserve"> implemented by the portrayal catalogue</w:t>
        </w:r>
      </w:ins>
      <w:r w:rsidR="00BB0BEC" w:rsidRPr="00237F07">
        <w:rPr>
          <w:rStyle w:val="CommentReference"/>
          <w:rFonts w:eastAsia="MS Mincho"/>
          <w:b w:val="0"/>
          <w:bCs w:val="0"/>
          <w:lang w:val="en-GB"/>
          <w:rPrChange w:id="1806" w:author="jonathan pritchard" w:date="2024-08-21T11:05:00Z" w16du:dateUtc="2024-08-21T10:05:00Z">
            <w:rPr>
              <w:rStyle w:val="CommentReference"/>
              <w:rFonts w:eastAsia="MS Mincho"/>
              <w:b w:val="0"/>
              <w:bCs w:val="0"/>
            </w:rPr>
          </w:rPrChange>
        </w:rPr>
        <w:commentReference w:id="1798"/>
      </w:r>
      <w:commentRangeEnd w:id="1799"/>
      <w:r w:rsidR="00501A8C" w:rsidRPr="00237F07">
        <w:rPr>
          <w:rStyle w:val="CommentReference"/>
          <w:rFonts w:eastAsia="MS Mincho"/>
          <w:b w:val="0"/>
          <w:bCs w:val="0"/>
          <w:lang w:val="en-GB"/>
          <w:rPrChange w:id="1807" w:author="jonathan pritchard" w:date="2024-08-21T11:05:00Z" w16du:dateUtc="2024-08-21T10:05:00Z">
            <w:rPr>
              <w:rStyle w:val="CommentReference"/>
              <w:rFonts w:eastAsia="MS Mincho"/>
              <w:b w:val="0"/>
              <w:bCs w:val="0"/>
            </w:rPr>
          </w:rPrChange>
        </w:rPr>
        <w:commentReference w:id="1799"/>
      </w:r>
      <w:bookmarkEnd w:id="1795"/>
      <w:ins w:id="1808" w:author="jonathan pritchard" w:date="2024-01-17T15:38:00Z">
        <w:r w:rsidR="00501A8C" w:rsidRPr="00237F07">
          <w:rPr>
            <w:rPrChange w:id="1809" w:author="jonathan pritchard" w:date="2024-08-21T11:05:00Z" w16du:dateUtc="2024-08-21T10:05:00Z">
              <w:rPr>
                <w:noProof/>
              </w:rPr>
            </w:rPrChange>
          </w:rPr>
          <w:t xml:space="preserve"> </w:t>
        </w:r>
      </w:ins>
    </w:p>
    <w:p w14:paraId="6B9C1497" w14:textId="1B5E8D17" w:rsidR="00046CD2" w:rsidRPr="00237F07" w:rsidRDefault="00046CD2" w:rsidP="00E00824">
      <w:pPr>
        <w:spacing w:after="60" w:line="240" w:lineRule="auto"/>
        <w:jc w:val="both"/>
        <w:rPr>
          <w:rPrChange w:id="1810" w:author="jonathan pritchard" w:date="2024-08-21T11:05:00Z" w16du:dateUtc="2024-08-21T10:05:00Z">
            <w:rPr>
              <w:noProof/>
            </w:rPr>
          </w:rPrChange>
        </w:rPr>
      </w:pPr>
      <w:r w:rsidRPr="00237F07">
        <w:rPr>
          <w:rPrChange w:id="1811" w:author="jonathan pritchard" w:date="2024-08-21T11:05:00Z" w16du:dateUtc="2024-08-21T10:05:00Z">
            <w:rPr>
              <w:noProof/>
            </w:rPr>
          </w:rPrChange>
        </w:rPr>
        <w:t xml:space="preserve">There are three colour </w:t>
      </w:r>
      <w:r w:rsidR="00F31F5D" w:rsidRPr="00237F07">
        <w:rPr>
          <w:rPrChange w:id="1812" w:author="jonathan pritchard" w:date="2024-08-21T11:05:00Z" w16du:dateUtc="2024-08-21T10:05:00Z">
            <w:rPr>
              <w:noProof/>
            </w:rPr>
          </w:rPrChange>
        </w:rPr>
        <w:t>palettes</w:t>
      </w:r>
      <w:r w:rsidRPr="00237F07">
        <w:rPr>
          <w:rPrChange w:id="1813" w:author="jonathan pritchard" w:date="2024-08-21T11:05:00Z" w16du:dateUtc="2024-08-21T10:05:00Z">
            <w:rPr>
              <w:noProof/>
            </w:rPr>
          </w:rPrChange>
        </w:rPr>
        <w:t xml:space="preserve">, all of which should be made available to the </w:t>
      </w:r>
      <w:r w:rsidR="00E00824" w:rsidRPr="00237F07">
        <w:rPr>
          <w:rPrChange w:id="1814" w:author="jonathan pritchard" w:date="2024-08-21T11:05:00Z" w16du:dateUtc="2024-08-21T10:05:00Z">
            <w:rPr>
              <w:noProof/>
            </w:rPr>
          </w:rPrChange>
        </w:rPr>
        <w:t>M</w:t>
      </w:r>
      <w:r w:rsidRPr="00237F07">
        <w:rPr>
          <w:rPrChange w:id="1815" w:author="jonathan pritchard" w:date="2024-08-21T11:05:00Z" w16du:dateUtc="2024-08-21T10:05:00Z">
            <w:rPr>
              <w:noProof/>
            </w:rPr>
          </w:rPrChange>
        </w:rPr>
        <w:t xml:space="preserve">ariner. They are specified as part of the </w:t>
      </w:r>
      <w:r w:rsidR="0012211B" w:rsidRPr="00237F07">
        <w:rPr>
          <w:rPrChange w:id="1816" w:author="jonathan pritchard" w:date="2024-08-21T11:05:00Z" w16du:dateUtc="2024-08-21T10:05:00Z">
            <w:rPr>
              <w:noProof/>
            </w:rPr>
          </w:rPrChange>
        </w:rPr>
        <w:t xml:space="preserve">colour profile file(s) in the </w:t>
      </w:r>
      <w:r w:rsidR="00E00824" w:rsidRPr="00237F07">
        <w:rPr>
          <w:rPrChange w:id="1817" w:author="jonathan pritchard" w:date="2024-08-21T11:05:00Z" w16du:dateUtc="2024-08-21T10:05:00Z">
            <w:rPr>
              <w:noProof/>
            </w:rPr>
          </w:rPrChange>
        </w:rPr>
        <w:t>P</w:t>
      </w:r>
      <w:r w:rsidRPr="00237F07">
        <w:rPr>
          <w:rPrChange w:id="1818" w:author="jonathan pritchard" w:date="2024-08-21T11:05:00Z" w16du:dateUtc="2024-08-21T10:05:00Z">
            <w:rPr>
              <w:noProof/>
            </w:rPr>
          </w:rPrChange>
        </w:rPr>
        <w:t xml:space="preserve">ortrayal </w:t>
      </w:r>
      <w:r w:rsidR="00E00824" w:rsidRPr="00237F07">
        <w:rPr>
          <w:rPrChange w:id="1819" w:author="jonathan pritchard" w:date="2024-08-21T11:05:00Z" w16du:dateUtc="2024-08-21T10:05:00Z">
            <w:rPr>
              <w:noProof/>
            </w:rPr>
          </w:rPrChange>
        </w:rPr>
        <w:t>C</w:t>
      </w:r>
      <w:r w:rsidRPr="00237F07">
        <w:rPr>
          <w:rPrChange w:id="1820" w:author="jonathan pritchard" w:date="2024-08-21T11:05:00Z" w16du:dateUtc="2024-08-21T10:05:00Z">
            <w:rPr>
              <w:noProof/>
            </w:rPr>
          </w:rPrChange>
        </w:rPr>
        <w:t>atal</w:t>
      </w:r>
      <w:r w:rsidR="006C5F51" w:rsidRPr="00237F07">
        <w:rPr>
          <w:rPrChange w:id="1821" w:author="jonathan pritchard" w:date="2024-08-21T11:05:00Z" w16du:dateUtc="2024-08-21T10:05:00Z">
            <w:rPr>
              <w:noProof/>
            </w:rPr>
          </w:rPrChange>
        </w:rPr>
        <w:t>o</w:t>
      </w:r>
      <w:r w:rsidRPr="00237F07">
        <w:rPr>
          <w:rPrChange w:id="1822" w:author="jonathan pritchard" w:date="2024-08-21T11:05:00Z" w16du:dateUtc="2024-08-21T10:05:00Z">
            <w:rPr>
              <w:noProof/>
            </w:rPr>
          </w:rPrChange>
        </w:rPr>
        <w:t>gue</w:t>
      </w:r>
      <w:r w:rsidR="006C5F51" w:rsidRPr="00237F07">
        <w:rPr>
          <w:rPrChange w:id="1823" w:author="jonathan pritchard" w:date="2024-08-21T11:05:00Z" w16du:dateUtc="2024-08-21T10:05:00Z">
            <w:rPr>
              <w:noProof/>
            </w:rPr>
          </w:rPrChange>
        </w:rPr>
        <w:t>s</w:t>
      </w:r>
      <w:r w:rsidRPr="00237F07">
        <w:rPr>
          <w:rPrChange w:id="1824" w:author="jonathan pritchard" w:date="2024-08-21T11:05:00Z" w16du:dateUtc="2024-08-21T10:05:00Z">
            <w:rPr>
              <w:noProof/>
            </w:rPr>
          </w:rPrChange>
        </w:rPr>
        <w:t xml:space="preserve">. They are as follows: </w:t>
      </w:r>
    </w:p>
    <w:p w14:paraId="5DCEC7FC" w14:textId="6AFA0A07" w:rsidR="00046CD2" w:rsidRPr="00237F07" w:rsidRDefault="00046CD2" w:rsidP="00E00824">
      <w:pPr>
        <w:spacing w:after="60" w:line="240" w:lineRule="auto"/>
        <w:ind w:left="2160" w:hanging="1440"/>
        <w:jc w:val="both"/>
        <w:rPr>
          <w:rPrChange w:id="1825" w:author="jonathan pritchard" w:date="2024-08-21T11:05:00Z" w16du:dateUtc="2024-08-21T10:05:00Z">
            <w:rPr>
              <w:noProof/>
            </w:rPr>
          </w:rPrChange>
        </w:rPr>
      </w:pPr>
      <w:r w:rsidRPr="00237F07">
        <w:rPr>
          <w:rPrChange w:id="1826" w:author="jonathan pritchard" w:date="2024-08-21T11:05:00Z" w16du:dateUtc="2024-08-21T10:05:00Z">
            <w:rPr>
              <w:noProof/>
            </w:rPr>
          </w:rPrChange>
        </w:rPr>
        <w:t>DAY</w:t>
      </w:r>
      <w:r w:rsidRPr="00237F07">
        <w:rPr>
          <w:rPrChange w:id="1827" w:author="jonathan pritchard" w:date="2024-08-21T11:05:00Z" w16du:dateUtc="2024-08-21T10:05:00Z">
            <w:rPr>
              <w:noProof/>
            </w:rPr>
          </w:rPrChange>
        </w:rPr>
        <w:tab/>
        <w:t xml:space="preserve">The "Day" </w:t>
      </w:r>
      <w:r w:rsidR="006C5F51" w:rsidRPr="00237F07">
        <w:rPr>
          <w:rPrChange w:id="1828" w:author="jonathan pritchard" w:date="2024-08-21T11:05:00Z" w16du:dateUtc="2024-08-21T10:05:00Z">
            <w:rPr>
              <w:noProof/>
            </w:rPr>
          </w:rPrChange>
        </w:rPr>
        <w:t>palette</w:t>
      </w:r>
      <w:r w:rsidRPr="00237F07">
        <w:rPr>
          <w:rPrChange w:id="1829" w:author="jonathan pritchard" w:date="2024-08-21T11:05:00Z" w16du:dateUtc="2024-08-21T10:05:00Z">
            <w:rPr>
              <w:noProof/>
            </w:rPr>
          </w:rPrChange>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237F07" w:rsidRDefault="00046CD2" w:rsidP="00E00824">
      <w:pPr>
        <w:spacing w:after="60" w:line="240" w:lineRule="auto"/>
        <w:ind w:left="2160" w:hanging="1440"/>
        <w:jc w:val="both"/>
        <w:rPr>
          <w:rPrChange w:id="1830" w:author="jonathan pritchard" w:date="2024-08-21T11:05:00Z" w16du:dateUtc="2024-08-21T10:05:00Z">
            <w:rPr>
              <w:noProof/>
            </w:rPr>
          </w:rPrChange>
        </w:rPr>
      </w:pPr>
      <w:r w:rsidRPr="00237F07">
        <w:rPr>
          <w:rPrChange w:id="1831" w:author="jonathan pritchard" w:date="2024-08-21T11:05:00Z" w16du:dateUtc="2024-08-21T10:05:00Z">
            <w:rPr>
              <w:noProof/>
            </w:rPr>
          </w:rPrChange>
        </w:rPr>
        <w:t xml:space="preserve">DUSK </w:t>
      </w:r>
      <w:r w:rsidRPr="00237F07">
        <w:rPr>
          <w:rPrChange w:id="1832" w:author="jonathan pritchard" w:date="2024-08-21T11:05:00Z" w16du:dateUtc="2024-08-21T10:05:00Z">
            <w:rPr>
              <w:noProof/>
            </w:rPr>
          </w:rPrChange>
        </w:rPr>
        <w:tab/>
        <w:t xml:space="preserve">The "Dusk" colour </w:t>
      </w:r>
      <w:r w:rsidR="006C5F51" w:rsidRPr="00237F07">
        <w:rPr>
          <w:rPrChange w:id="1833" w:author="jonathan pritchard" w:date="2024-08-21T11:05:00Z" w16du:dateUtc="2024-08-21T10:05:00Z">
            <w:rPr>
              <w:noProof/>
            </w:rPr>
          </w:rPrChange>
        </w:rPr>
        <w:t>palette</w:t>
      </w:r>
      <w:r w:rsidRPr="00237F07">
        <w:rPr>
          <w:rPrChange w:id="1834" w:author="jonathan pritchard" w:date="2024-08-21T11:05:00Z" w16du:dateUtc="2024-08-21T10:05:00Z">
            <w:rPr>
              <w:noProof/>
            </w:rPr>
          </w:rPrChange>
        </w:rPr>
        <w:t xml:space="preserve"> </w:t>
      </w:r>
      <w:r w:rsidR="006C5F51" w:rsidRPr="00237F07">
        <w:rPr>
          <w:rPrChange w:id="1835" w:author="jonathan pritchard" w:date="2024-08-21T11:05:00Z" w16du:dateUtc="2024-08-21T10:05:00Z">
            <w:rPr>
              <w:noProof/>
            </w:rPr>
          </w:rPrChange>
        </w:rPr>
        <w:t>is based on using</w:t>
      </w:r>
      <w:r w:rsidRPr="00237F07">
        <w:rPr>
          <w:rPrChange w:id="1836" w:author="jonathan pritchard" w:date="2024-08-21T11:05:00Z" w16du:dateUtc="2024-08-21T10:05:00Z">
            <w:rPr>
              <w:noProof/>
            </w:rPr>
          </w:rPrChange>
        </w:rPr>
        <w:t xml:space="preserve"> a black background</w:t>
      </w:r>
      <w:r w:rsidR="006C5F51" w:rsidRPr="00237F07">
        <w:rPr>
          <w:rPrChange w:id="1837" w:author="jonathan pritchard" w:date="2024-08-21T11:05:00Z" w16du:dateUtc="2024-08-21T10:05:00Z">
            <w:rPr>
              <w:noProof/>
            </w:rPr>
          </w:rPrChange>
        </w:rPr>
        <w:t>; this palette</w:t>
      </w:r>
      <w:r w:rsidRPr="00237F07">
        <w:rPr>
          <w:rPrChange w:id="1838" w:author="jonathan pritchard" w:date="2024-08-21T11:05:00Z" w16du:dateUtc="2024-08-21T10:05:00Z">
            <w:rPr>
              <w:noProof/>
            </w:rPr>
          </w:rPrChange>
        </w:rPr>
        <w:t xml:space="preserve"> may also be used by day as a </w:t>
      </w:r>
      <w:r w:rsidR="008A5A9E" w:rsidRPr="00237F07">
        <w:rPr>
          <w:rPrChange w:id="1839" w:author="jonathan pritchard" w:date="2024-08-21T11:05:00Z" w16du:dateUtc="2024-08-21T10:05:00Z">
            <w:rPr>
              <w:noProof/>
            </w:rPr>
          </w:rPrChange>
        </w:rPr>
        <w:t>M</w:t>
      </w:r>
      <w:r w:rsidRPr="00237F07">
        <w:rPr>
          <w:rPrChange w:id="1840" w:author="jonathan pritchard" w:date="2024-08-21T11:05:00Z" w16du:dateUtc="2024-08-21T10:05:00Z">
            <w:rPr>
              <w:noProof/>
            </w:rPr>
          </w:rPrChange>
        </w:rPr>
        <w:t>ariner's option.</w:t>
      </w:r>
    </w:p>
    <w:p w14:paraId="4ADDDAF2" w14:textId="37A4EE28" w:rsidR="00046CD2" w:rsidRPr="00237F07" w:rsidRDefault="00046CD2" w:rsidP="00E00824">
      <w:pPr>
        <w:spacing w:after="120" w:line="240" w:lineRule="auto"/>
        <w:ind w:left="2160" w:hanging="1440"/>
        <w:jc w:val="both"/>
        <w:rPr>
          <w:rPrChange w:id="1841" w:author="jonathan pritchard" w:date="2024-08-21T11:05:00Z" w16du:dateUtc="2024-08-21T10:05:00Z">
            <w:rPr>
              <w:noProof/>
            </w:rPr>
          </w:rPrChange>
        </w:rPr>
      </w:pPr>
      <w:r w:rsidRPr="00237F07">
        <w:rPr>
          <w:rPrChange w:id="1842" w:author="jonathan pritchard" w:date="2024-08-21T11:05:00Z" w16du:dateUtc="2024-08-21T10:05:00Z">
            <w:rPr>
              <w:noProof/>
            </w:rPr>
          </w:rPrChange>
        </w:rPr>
        <w:t xml:space="preserve">NIGHT </w:t>
      </w:r>
      <w:r w:rsidRPr="00237F07">
        <w:rPr>
          <w:rPrChange w:id="1843" w:author="jonathan pritchard" w:date="2024-08-21T11:05:00Z" w16du:dateUtc="2024-08-21T10:05:00Z">
            <w:rPr>
              <w:noProof/>
            </w:rPr>
          </w:rPrChange>
        </w:rPr>
        <w:tab/>
      </w:r>
      <w:r w:rsidR="00BD1000" w:rsidRPr="00237F07">
        <w:rPr>
          <w:rPrChange w:id="1844" w:author="jonathan pritchard" w:date="2024-08-21T11:05:00Z" w16du:dateUtc="2024-08-21T10:05:00Z">
            <w:rPr>
              <w:noProof/>
            </w:rPr>
          </w:rPrChange>
        </w:rPr>
        <w:t xml:space="preserve">The “Night” colour palette is intended for nighttime use. </w:t>
      </w:r>
      <w:r w:rsidRPr="00237F07">
        <w:rPr>
          <w:rPrChange w:id="1845" w:author="jonathan pritchard" w:date="2024-08-21T11:05:00Z" w16du:dateUtc="2024-08-21T10:05:00Z">
            <w:rPr>
              <w:noProof/>
            </w:rPr>
          </w:rPrChange>
        </w:rPr>
        <w:t xml:space="preserve">At night the light emitted by the display must be strictly limited to avoid impairing night vision. </w:t>
      </w:r>
      <w:r w:rsidRPr="00237F07">
        <w:rPr>
          <w:highlight w:val="yellow"/>
          <w:rPrChange w:id="1846" w:author="jonathan pritchard" w:date="2024-08-21T11:05:00Z" w16du:dateUtc="2024-08-21T10:05:00Z">
            <w:rPr>
              <w:noProof/>
            </w:rPr>
          </w:rPrChange>
        </w:rPr>
        <w:t xml:space="preserve">In case the luminance needs to be further reduced, the "Night" colour </w:t>
      </w:r>
      <w:r w:rsidR="00BD1000" w:rsidRPr="00237F07">
        <w:rPr>
          <w:highlight w:val="yellow"/>
          <w:rPrChange w:id="1847" w:author="jonathan pritchard" w:date="2024-08-21T11:05:00Z" w16du:dateUtc="2024-08-21T10:05:00Z">
            <w:rPr>
              <w:noProof/>
            </w:rPr>
          </w:rPrChange>
        </w:rPr>
        <w:t>palette</w:t>
      </w:r>
      <w:r w:rsidRPr="00237F07">
        <w:rPr>
          <w:highlight w:val="yellow"/>
          <w:rPrChange w:id="1848" w:author="jonathan pritchard" w:date="2024-08-21T11:05:00Z" w16du:dateUtc="2024-08-21T10:05:00Z">
            <w:rPr>
              <w:noProof/>
            </w:rPr>
          </w:rPrChange>
        </w:rPr>
        <w:t xml:space="preserve"> may be augmented by a luminance-reducing neutral density filter which should have 8 times attenuation, designated (logarithmically) "0.9 ND". (This is a manufacturer's option</w:t>
      </w:r>
      <w:r w:rsidR="00F31F5D" w:rsidRPr="00237F07">
        <w:rPr>
          <w:highlight w:val="yellow"/>
          <w:rPrChange w:id="1849" w:author="jonathan pritchard" w:date="2024-08-21T11:05:00Z" w16du:dateUtc="2024-08-21T10:05:00Z">
            <w:rPr>
              <w:noProof/>
            </w:rPr>
          </w:rPrChange>
        </w:rPr>
        <w:t>.</w:t>
      </w:r>
      <w:r w:rsidRPr="00237F07">
        <w:rPr>
          <w:highlight w:val="yellow"/>
          <w:rPrChange w:id="1850" w:author="jonathan pritchard" w:date="2024-08-21T11:05:00Z" w16du:dateUtc="2024-08-21T10:05:00Z">
            <w:rPr>
              <w:noProof/>
            </w:rPr>
          </w:rPrChange>
        </w:rPr>
        <w:t>)</w:t>
      </w:r>
    </w:p>
    <w:p w14:paraId="33D9A989" w14:textId="77777777" w:rsidR="008A5A9E" w:rsidRPr="00237F07" w:rsidRDefault="008A5A9E" w:rsidP="008A5A9E">
      <w:pPr>
        <w:spacing w:after="120" w:line="240" w:lineRule="auto"/>
        <w:jc w:val="both"/>
        <w:rPr>
          <w:rPrChange w:id="1851" w:author="jonathan pritchard" w:date="2024-08-21T11:05:00Z" w16du:dateUtc="2024-08-21T10:05:00Z">
            <w:rPr>
              <w:noProof/>
            </w:rPr>
          </w:rPrChange>
        </w:rPr>
      </w:pPr>
    </w:p>
    <w:p w14:paraId="3C25481C" w14:textId="45ACA472" w:rsidR="00046CD2" w:rsidRPr="00237F07" w:rsidRDefault="00046CD2" w:rsidP="00DE56FE">
      <w:pPr>
        <w:pStyle w:val="Heading2"/>
        <w:rPr>
          <w:rPrChange w:id="1852" w:author="jonathan pritchard" w:date="2024-08-21T11:05:00Z" w16du:dateUtc="2024-08-21T10:05:00Z">
            <w:rPr>
              <w:noProof/>
            </w:rPr>
          </w:rPrChange>
        </w:rPr>
      </w:pPr>
      <w:bookmarkStart w:id="1853" w:name="_Ref47571593"/>
      <w:bookmarkStart w:id="1854" w:name="_Ref47571600"/>
      <w:bookmarkStart w:id="1855" w:name="_Toc175134650"/>
      <w:r w:rsidRPr="00237F07">
        <w:rPr>
          <w:rPrChange w:id="1856" w:author="jonathan pritchard" w:date="2024-08-21T11:05:00Z" w16du:dateUtc="2024-08-21T10:05:00Z">
            <w:rPr>
              <w:noProof/>
            </w:rPr>
          </w:rPrChange>
        </w:rPr>
        <w:t>Transparency</w:t>
      </w:r>
      <w:bookmarkEnd w:id="1853"/>
      <w:bookmarkEnd w:id="1854"/>
      <w:bookmarkEnd w:id="1855"/>
    </w:p>
    <w:p w14:paraId="5EAADDE1" w14:textId="21AC4445" w:rsidR="00EA42ED" w:rsidRPr="00237F07" w:rsidRDefault="00EA42ED" w:rsidP="00DE56FE">
      <w:pPr>
        <w:pStyle w:val="Heading3"/>
        <w:rPr>
          <w:rPrChange w:id="1857" w:author="jonathan pritchard" w:date="2024-08-21T11:05:00Z" w16du:dateUtc="2024-08-21T10:05:00Z">
            <w:rPr>
              <w:noProof/>
            </w:rPr>
          </w:rPrChange>
        </w:rPr>
      </w:pPr>
      <w:bookmarkStart w:id="1858" w:name="_Toc175134651"/>
      <w:r w:rsidRPr="00237F07">
        <w:rPr>
          <w:rPrChange w:id="1859" w:author="jonathan pritchard" w:date="2024-08-21T11:05:00Z" w16du:dateUtc="2024-08-21T10:05:00Z">
            <w:rPr>
              <w:noProof/>
            </w:rPr>
          </w:rPrChange>
        </w:rPr>
        <w:t>Use of transparency (informative)</w:t>
      </w:r>
      <w:bookmarkEnd w:id="1858"/>
    </w:p>
    <w:p w14:paraId="0B4943BE" w14:textId="4974DFF2" w:rsidR="00EA42ED" w:rsidRPr="00B77A92" w:rsidRDefault="00EA42ED" w:rsidP="008A5A9E">
      <w:pPr>
        <w:spacing w:after="60" w:line="240" w:lineRule="auto"/>
        <w:jc w:val="both"/>
      </w:pPr>
      <w:commentRangeStart w:id="1860"/>
      <w:r w:rsidRPr="00B77A92">
        <w:t>Transparent area colour fill is used for the following purposes:</w:t>
      </w:r>
    </w:p>
    <w:p w14:paraId="1F80FC3A" w14:textId="1F1C8992" w:rsidR="00EA42ED" w:rsidRPr="00B77A92" w:rsidRDefault="008A5A9E" w:rsidP="00AE2737">
      <w:pPr>
        <w:pStyle w:val="ListParagraph"/>
        <w:numPr>
          <w:ilvl w:val="0"/>
          <w:numId w:val="33"/>
        </w:numPr>
        <w:spacing w:after="60" w:line="240" w:lineRule="auto"/>
        <w:jc w:val="both"/>
      </w:pPr>
      <w:bookmarkStart w:id="1861" w:name="_Ref44529811"/>
      <w:r w:rsidRPr="00B77A92">
        <w:t>S</w:t>
      </w:r>
      <w:r w:rsidR="00EA42ED" w:rsidRPr="00B77A92">
        <w:t>o that the background colours, lines and symbols show through an area shade (</w:t>
      </w:r>
      <w:r w:rsidR="006E6BEF" w:rsidRPr="00B77A92">
        <w:t>for example,</w:t>
      </w:r>
      <w:r w:rsidR="00EA42ED" w:rsidRPr="00B77A92">
        <w:t xml:space="preserve"> depth shades and contours should show through a traffic separation zone)</w:t>
      </w:r>
      <w:r w:rsidR="00E62615" w:rsidRPr="00B77A92">
        <w:t>;</w:t>
      </w:r>
      <w:bookmarkEnd w:id="1861"/>
    </w:p>
    <w:p w14:paraId="68C3C9DB" w14:textId="5123385F" w:rsidR="00EA42ED" w:rsidRPr="00B77A92" w:rsidRDefault="008A5A9E" w:rsidP="00AE2737">
      <w:pPr>
        <w:pStyle w:val="ListParagraph"/>
        <w:numPr>
          <w:ilvl w:val="0"/>
          <w:numId w:val="33"/>
        </w:numPr>
        <w:spacing w:after="120" w:line="240" w:lineRule="auto"/>
        <w:jc w:val="both"/>
      </w:pPr>
      <w:r w:rsidRPr="00B77A92">
        <w:t>T</w:t>
      </w:r>
      <w:r w:rsidR="00EA42ED" w:rsidRPr="00B77A92">
        <w:t>o reduce the prominence of a large symbol (</w:t>
      </w:r>
      <w:r w:rsidR="006E6BEF" w:rsidRPr="00B77A92">
        <w:t>for example,</w:t>
      </w:r>
      <w:r w:rsidR="00EA42ED" w:rsidRPr="00B77A92">
        <w:t xml:space="preserve"> too prominent a centred anchorage area symbol would cause clutter on the display)</w:t>
      </w:r>
      <w:r w:rsidR="00E62615" w:rsidRPr="00B77A92">
        <w:t>;</w:t>
      </w:r>
      <w:commentRangeEnd w:id="1860"/>
      <w:r w:rsidR="00A3332B" w:rsidRPr="00237F07">
        <w:rPr>
          <w:rStyle w:val="CommentReference"/>
          <w:lang w:val="en-GB"/>
          <w:rPrChange w:id="1862" w:author="jonathan pritchard" w:date="2024-08-21T11:05:00Z" w16du:dateUtc="2024-08-21T10:05:00Z">
            <w:rPr>
              <w:rStyle w:val="CommentReference"/>
            </w:rPr>
          </w:rPrChange>
        </w:rPr>
        <w:commentReference w:id="1860"/>
      </w:r>
    </w:p>
    <w:p w14:paraId="739A1E2A" w14:textId="7A29F010" w:rsidR="00F11632" w:rsidRPr="00B77A92" w:rsidRDefault="007E7E02" w:rsidP="008A5A9E">
      <w:pPr>
        <w:spacing w:after="120" w:line="240" w:lineRule="auto"/>
        <w:jc w:val="both"/>
      </w:pPr>
      <w:commentRangeStart w:id="1863"/>
      <w:r w:rsidRPr="00B77A92">
        <w:t>When</w:t>
      </w:r>
      <w:r w:rsidR="00F11632" w:rsidRPr="00B77A92">
        <w:t xml:space="preserve"> interoperability processing is activated, interoperability rules should take precedence over the </w:t>
      </w:r>
      <w:r w:rsidR="00AB3E3D" w:rsidRPr="00B77A92">
        <w:t>purposes</w:t>
      </w:r>
      <w:r w:rsidR="00F11632" w:rsidRPr="00B77A92">
        <w:t xml:space="preserve"> above in case of conflict; but </w:t>
      </w:r>
      <w:r w:rsidR="00AB3E3D" w:rsidRPr="00B77A92">
        <w:t>if transparency for the above purposes</w:t>
      </w:r>
      <w:r w:rsidR="00F11632" w:rsidRPr="00B77A92">
        <w:t xml:space="preserve"> can be </w:t>
      </w:r>
      <w:r w:rsidRPr="00B77A92">
        <w:t>used</w:t>
      </w:r>
      <w:r w:rsidR="00F11632" w:rsidRPr="00B77A92">
        <w:t xml:space="preserve"> without overriding an interoperability rule</w:t>
      </w:r>
      <w:r w:rsidR="00AB3E3D" w:rsidRPr="00B77A92">
        <w:t>, it</w:t>
      </w:r>
      <w:r w:rsidR="00F11632" w:rsidRPr="00B77A92">
        <w:t xml:space="preserve"> should be </w:t>
      </w:r>
      <w:r w:rsidRPr="00B77A92">
        <w:t>used</w:t>
      </w:r>
      <w:r w:rsidR="00F11632" w:rsidRPr="00B77A92">
        <w:t xml:space="preserve">. </w:t>
      </w:r>
      <w:commentRangeEnd w:id="1863"/>
      <w:r w:rsidR="00F87269" w:rsidRPr="00237F07">
        <w:rPr>
          <w:rStyle w:val="CommentReference"/>
          <w:lang w:val="en-GB"/>
          <w:rPrChange w:id="1864" w:author="jonathan pritchard" w:date="2024-08-21T11:05:00Z" w16du:dateUtc="2024-08-21T10:05:00Z">
            <w:rPr>
              <w:rStyle w:val="CommentReference"/>
            </w:rPr>
          </w:rPrChange>
        </w:rPr>
        <w:commentReference w:id="1863"/>
      </w:r>
    </w:p>
    <w:p w14:paraId="0D5E13F3" w14:textId="77777777" w:rsidR="00597AB3" w:rsidRPr="00237F07" w:rsidRDefault="00597AB3" w:rsidP="008A5A9E">
      <w:pPr>
        <w:spacing w:after="120" w:line="240" w:lineRule="auto"/>
        <w:jc w:val="both"/>
        <w:rPr>
          <w:rPrChange w:id="1865" w:author="jonathan pritchard" w:date="2024-08-21T11:05:00Z" w16du:dateUtc="2024-08-21T10:05:00Z">
            <w:rPr>
              <w:noProof/>
            </w:rPr>
          </w:rPrChange>
        </w:rPr>
      </w:pPr>
    </w:p>
    <w:p w14:paraId="709D899A" w14:textId="380118E6" w:rsidR="00C74AD6" w:rsidRPr="00237F07" w:rsidRDefault="00C74AD6" w:rsidP="00DE56FE">
      <w:pPr>
        <w:pStyle w:val="Heading2"/>
        <w:rPr>
          <w:rPrChange w:id="1866" w:author="jonathan pritchard" w:date="2024-08-21T11:05:00Z" w16du:dateUtc="2024-08-21T10:05:00Z">
            <w:rPr>
              <w:noProof/>
            </w:rPr>
          </w:rPrChange>
        </w:rPr>
      </w:pPr>
      <w:bookmarkStart w:id="1867" w:name="_Toc175134652"/>
      <w:r w:rsidRPr="00237F07">
        <w:rPr>
          <w:rPrChange w:id="1868" w:author="jonathan pritchard" w:date="2024-08-21T11:05:00Z" w16du:dateUtc="2024-08-21T10:05:00Z">
            <w:rPr>
              <w:noProof/>
            </w:rPr>
          </w:rPrChange>
        </w:rPr>
        <w:t xml:space="preserve">Colour </w:t>
      </w:r>
      <w:r w:rsidR="00D54E97" w:rsidRPr="00237F07">
        <w:rPr>
          <w:rPrChange w:id="1869" w:author="jonathan pritchard" w:date="2024-08-21T11:05:00Z" w16du:dateUtc="2024-08-21T10:05:00Z">
            <w:rPr>
              <w:noProof/>
            </w:rPr>
          </w:rPrChange>
        </w:rPr>
        <w:t>a</w:t>
      </w:r>
      <w:r w:rsidR="009C6BCB" w:rsidRPr="00237F07">
        <w:rPr>
          <w:rPrChange w:id="1870" w:author="jonathan pritchard" w:date="2024-08-21T11:05:00Z" w16du:dateUtc="2024-08-21T10:05:00Z">
            <w:rPr>
              <w:noProof/>
            </w:rPr>
          </w:rPrChange>
        </w:rPr>
        <w:t>s</w:t>
      </w:r>
      <w:r w:rsidR="00D54E97" w:rsidRPr="00237F07">
        <w:rPr>
          <w:rPrChange w:id="1871" w:author="jonathan pritchard" w:date="2024-08-21T11:05:00Z" w16du:dateUtc="2024-08-21T10:05:00Z">
            <w:rPr>
              <w:noProof/>
            </w:rPr>
          </w:rPrChange>
        </w:rPr>
        <w:t>signment</w:t>
      </w:r>
      <w:r w:rsidR="00314DAD" w:rsidRPr="00237F07">
        <w:rPr>
          <w:rPrChange w:id="1872" w:author="jonathan pritchard" w:date="2024-08-21T11:05:00Z" w16du:dateUtc="2024-08-21T10:05:00Z">
            <w:rPr>
              <w:noProof/>
            </w:rPr>
          </w:rPrChange>
        </w:rPr>
        <w:t xml:space="preserve"> for </w:t>
      </w:r>
      <w:r w:rsidR="00D54E97" w:rsidRPr="00237F07">
        <w:rPr>
          <w:rPrChange w:id="1873" w:author="jonathan pritchard" w:date="2024-08-21T11:05:00Z" w16du:dateUtc="2024-08-21T10:05:00Z">
            <w:rPr>
              <w:noProof/>
            </w:rPr>
          </w:rPrChange>
        </w:rPr>
        <w:t>navigation systems</w:t>
      </w:r>
      <w:bookmarkEnd w:id="1867"/>
    </w:p>
    <w:p w14:paraId="3041B104" w14:textId="24BD3286" w:rsidR="00927CD6" w:rsidRPr="00237F07" w:rsidRDefault="00927CD6" w:rsidP="00DE56FE">
      <w:pPr>
        <w:pStyle w:val="Heading3"/>
        <w:rPr>
          <w:rPrChange w:id="1874" w:author="jonathan pritchard" w:date="2024-08-21T11:05:00Z" w16du:dateUtc="2024-08-21T10:05:00Z">
            <w:rPr>
              <w:noProof/>
            </w:rPr>
          </w:rPrChange>
        </w:rPr>
      </w:pPr>
      <w:bookmarkStart w:id="1875" w:name="_Toc175134653"/>
      <w:r w:rsidRPr="00237F07">
        <w:rPr>
          <w:rPrChange w:id="1876" w:author="jonathan pritchard" w:date="2024-08-21T11:05:00Z" w16du:dateUtc="2024-08-21T10:05:00Z">
            <w:rPr>
              <w:noProof/>
            </w:rPr>
          </w:rPrChange>
        </w:rPr>
        <w:t>Introduction to colour</w:t>
      </w:r>
      <w:r w:rsidR="00E47370" w:rsidRPr="00237F07">
        <w:rPr>
          <w:rPrChange w:id="1877" w:author="jonathan pritchard" w:date="2024-08-21T11:05:00Z" w16du:dateUtc="2024-08-21T10:05:00Z">
            <w:rPr>
              <w:noProof/>
            </w:rPr>
          </w:rPrChange>
        </w:rPr>
        <w:t>s</w:t>
      </w:r>
      <w:r w:rsidRPr="00237F07">
        <w:rPr>
          <w:rPrChange w:id="1878" w:author="jonathan pritchard" w:date="2024-08-21T11:05:00Z" w16du:dateUtc="2024-08-21T10:05:00Z">
            <w:rPr>
              <w:noProof/>
            </w:rPr>
          </w:rPrChange>
        </w:rPr>
        <w:t xml:space="preserve"> (</w:t>
      </w:r>
      <w:ins w:id="1879" w:author="jonathan pritchard" w:date="2024-05-28T08:49:00Z" w16du:dateUtc="2024-05-28T07:49:00Z">
        <w:r w:rsidR="00DE56FE" w:rsidRPr="00237F07">
          <w:rPr>
            <w:rPrChange w:id="1880" w:author="jonathan pritchard" w:date="2024-08-21T11:05:00Z" w16du:dateUtc="2024-08-21T10:05:00Z">
              <w:rPr>
                <w:noProof/>
              </w:rPr>
            </w:rPrChange>
          </w:rPr>
          <w:t>I</w:t>
        </w:r>
      </w:ins>
      <w:del w:id="1881" w:author="jonathan pritchard" w:date="2024-05-28T08:49:00Z" w16du:dateUtc="2024-05-28T07:49:00Z">
        <w:r w:rsidRPr="00237F07" w:rsidDel="00DE56FE">
          <w:rPr>
            <w:rPrChange w:id="1882" w:author="jonathan pritchard" w:date="2024-08-21T11:05:00Z" w16du:dateUtc="2024-08-21T10:05:00Z">
              <w:rPr>
                <w:noProof/>
              </w:rPr>
            </w:rPrChange>
          </w:rPr>
          <w:delText>i</w:delText>
        </w:r>
      </w:del>
      <w:r w:rsidRPr="00237F07">
        <w:rPr>
          <w:rPrChange w:id="1883" w:author="jonathan pritchard" w:date="2024-08-21T11:05:00Z" w16du:dateUtc="2024-08-21T10:05:00Z">
            <w:rPr>
              <w:noProof/>
            </w:rPr>
          </w:rPrChange>
        </w:rPr>
        <w:t>nformative)</w:t>
      </w:r>
      <w:bookmarkEnd w:id="1875"/>
    </w:p>
    <w:p w14:paraId="079118C4" w14:textId="77777777" w:rsidR="00927CD6" w:rsidRPr="00237F07" w:rsidRDefault="00927CD6" w:rsidP="008A5A9E">
      <w:pPr>
        <w:spacing w:after="120" w:line="240" w:lineRule="auto"/>
        <w:jc w:val="both"/>
        <w:rPr>
          <w:rPrChange w:id="1884" w:author="jonathan pritchard" w:date="2024-08-21T11:05:00Z" w16du:dateUtc="2024-08-21T10:05:00Z">
            <w:rPr>
              <w:noProof/>
            </w:rPr>
          </w:rPrChange>
        </w:rPr>
      </w:pPr>
      <w:bookmarkStart w:id="1885" w:name="_Hlk47572702"/>
      <w:r w:rsidRPr="00237F07">
        <w:rPr>
          <w:rPrChange w:id="1886" w:author="jonathan pritchard" w:date="2024-08-21T11:05:00Z" w16du:dateUtc="2024-08-21T10:05:00Z">
            <w:rPr>
              <w:noProof/>
            </w:rPr>
          </w:rPrChange>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237F07" w:rsidRDefault="00927CD6" w:rsidP="008A5A9E">
      <w:pPr>
        <w:spacing w:after="120" w:line="240" w:lineRule="auto"/>
        <w:jc w:val="both"/>
        <w:rPr>
          <w:rPrChange w:id="1887" w:author="jonathan pritchard" w:date="2024-08-21T11:05:00Z" w16du:dateUtc="2024-08-21T10:05:00Z">
            <w:rPr>
              <w:noProof/>
            </w:rPr>
          </w:rPrChange>
        </w:rPr>
      </w:pPr>
      <w:r w:rsidRPr="00237F07">
        <w:rPr>
          <w:rPrChange w:id="1888" w:author="jonathan pritchard" w:date="2024-08-21T11:05:00Z" w16du:dateUtc="2024-08-21T10:05:00Z">
            <w:rPr>
              <w:noProof/>
            </w:rPr>
          </w:rPrChange>
        </w:rPr>
        <w:t>In order to accommodate the very large change in bridge lighting be</w:t>
      </w:r>
      <w:r w:rsidR="008A5A9E" w:rsidRPr="00237F07">
        <w:rPr>
          <w:rPrChange w:id="1889" w:author="jonathan pritchard" w:date="2024-08-21T11:05:00Z" w16du:dateUtc="2024-08-21T10:05:00Z">
            <w:rPr>
              <w:noProof/>
            </w:rPr>
          </w:rPrChange>
        </w:rPr>
        <w:t>tween bright sun and dark night</w:t>
      </w:r>
      <w:r w:rsidRPr="00237F07">
        <w:rPr>
          <w:rPrChange w:id="1890" w:author="jonathan pritchard" w:date="2024-08-21T11:05:00Z" w16du:dateUtc="2024-08-21T10:05:00Z">
            <w:rPr>
              <w:noProof/>
            </w:rPr>
          </w:rPrChange>
        </w:rPr>
        <w:t>, the colours switch from a light backgrou</w:t>
      </w:r>
      <w:r w:rsidR="008A5A9E" w:rsidRPr="00237F07">
        <w:rPr>
          <w:rPrChange w:id="1891" w:author="jonathan pritchard" w:date="2024-08-21T11:05:00Z" w16du:dateUtc="2024-08-21T10:05:00Z">
            <w:rPr>
              <w:noProof/>
            </w:rPr>
          </w:rPrChange>
        </w:rPr>
        <w:t>nd with dark foreground details</w:t>
      </w:r>
      <w:r w:rsidRPr="00237F07">
        <w:rPr>
          <w:rPrChange w:id="1892" w:author="jonathan pritchard" w:date="2024-08-21T11:05:00Z" w16du:dateUtc="2024-08-21T10:05:00Z">
            <w:rPr>
              <w:noProof/>
            </w:rPr>
          </w:rPrChange>
        </w:rPr>
        <w:t xml:space="preserve">, which has been found to give the best contrast under bright sun, to a dark background with light foreground details by night. The </w:t>
      </w:r>
      <w:r w:rsidRPr="00237F07">
        <w:rPr>
          <w:rPrChange w:id="1893" w:author="jonathan pritchard" w:date="2024-08-21T11:05:00Z" w16du:dateUtc="2024-08-21T10:05:00Z">
            <w:rPr>
              <w:noProof/>
            </w:rPr>
          </w:rPrChange>
        </w:rPr>
        <w:lastRenderedPageBreak/>
        <w:t>night display has to be dim enough that it can be viewed without impairing the mariner's night vision. The Dusk table is also a black-background table, for optional use by day as well as at twilight.</w:t>
      </w:r>
    </w:p>
    <w:p w14:paraId="0E1BB695" w14:textId="1793856D" w:rsidR="00927CD6" w:rsidRPr="00237F07" w:rsidRDefault="00927CD6" w:rsidP="008A5A9E">
      <w:pPr>
        <w:spacing w:after="120" w:line="240" w:lineRule="auto"/>
        <w:jc w:val="both"/>
        <w:rPr>
          <w:rPrChange w:id="1894" w:author="jonathan pritchard" w:date="2024-08-21T11:05:00Z" w16du:dateUtc="2024-08-21T10:05:00Z">
            <w:rPr>
              <w:noProof/>
            </w:rPr>
          </w:rPrChange>
        </w:rPr>
      </w:pPr>
      <w:r w:rsidRPr="00237F07">
        <w:rPr>
          <w:rPrChange w:id="1895" w:author="jonathan pritchard" w:date="2024-08-21T11:05:00Z" w16du:dateUtc="2024-08-21T10:05:00Z">
            <w:rPr>
              <w:noProof/>
            </w:rPr>
          </w:rPrChange>
        </w:rPr>
        <w:t>The design of both colours and symbols has concentrated on ensuring that important chart and navigation features remain clearly visible under the extremes of bright sun and dark night viewing.</w:t>
      </w:r>
    </w:p>
    <w:p w14:paraId="78E54326" w14:textId="6030D4CB" w:rsidR="00927CD6" w:rsidRPr="00237F07" w:rsidRDefault="00927CD6" w:rsidP="00DE56FE">
      <w:pPr>
        <w:pStyle w:val="Heading3"/>
        <w:rPr>
          <w:rPrChange w:id="1896" w:author="jonathan pritchard" w:date="2024-08-21T11:05:00Z" w16du:dateUtc="2024-08-21T10:05:00Z">
            <w:rPr>
              <w:noProof/>
            </w:rPr>
          </w:rPrChange>
        </w:rPr>
      </w:pPr>
      <w:bookmarkStart w:id="1897" w:name="_Toc175134654"/>
      <w:bookmarkEnd w:id="1885"/>
      <w:r w:rsidRPr="00237F07">
        <w:rPr>
          <w:rPrChange w:id="1898" w:author="jonathan pritchard" w:date="2024-08-21T11:05:00Z" w16du:dateUtc="2024-08-21T10:05:00Z">
            <w:rPr>
              <w:noProof/>
            </w:rPr>
          </w:rPrChange>
        </w:rPr>
        <w:t>Colour assignments</w:t>
      </w:r>
      <w:ins w:id="1899" w:author="jonathan pritchard" w:date="2024-08-12T16:59:00Z" w16du:dateUtc="2024-08-12T15:59:00Z">
        <w:r w:rsidR="00A3332B" w:rsidRPr="00237F07">
          <w:rPr>
            <w:rPrChange w:id="1900" w:author="jonathan pritchard" w:date="2024-08-21T11:05:00Z" w16du:dateUtc="2024-08-21T10:05:00Z">
              <w:rPr>
                <w:noProof/>
              </w:rPr>
            </w:rPrChange>
          </w:rPr>
          <w:t xml:space="preserve"> [Informative]</w:t>
        </w:r>
      </w:ins>
      <w:bookmarkEnd w:id="1897"/>
    </w:p>
    <w:p w14:paraId="3CE1B4C4" w14:textId="419D7B8F" w:rsidR="006409C7" w:rsidRPr="00237F07" w:rsidRDefault="00046CD2" w:rsidP="004C596C">
      <w:pPr>
        <w:spacing w:after="120" w:line="240" w:lineRule="auto"/>
        <w:jc w:val="both"/>
        <w:rPr>
          <w:rPrChange w:id="1901" w:author="jonathan pritchard" w:date="2024-08-21T11:05:00Z" w16du:dateUtc="2024-08-21T10:05:00Z">
            <w:rPr>
              <w:noProof/>
            </w:rPr>
          </w:rPrChange>
        </w:rPr>
      </w:pPr>
      <w:r w:rsidRPr="00237F07">
        <w:rPr>
          <w:rPrChange w:id="1902" w:author="jonathan pritchard" w:date="2024-08-21T11:05:00Z" w16du:dateUtc="2024-08-21T10:05:00Z">
            <w:rPr>
              <w:noProof/>
            </w:rPr>
          </w:rPrChange>
        </w:rPr>
        <w:t>The general c</w:t>
      </w:r>
      <w:r w:rsidR="00D54E97" w:rsidRPr="00237F07">
        <w:rPr>
          <w:rPrChange w:id="1903" w:author="jonathan pritchard" w:date="2024-08-21T11:05:00Z" w16du:dateUtc="2024-08-21T10:05:00Z">
            <w:rPr>
              <w:noProof/>
            </w:rPr>
          </w:rPrChange>
        </w:rPr>
        <w:t xml:space="preserve">olour assignment for navigation systems </w:t>
      </w:r>
      <w:r w:rsidR="00844B63" w:rsidRPr="00237F07">
        <w:rPr>
          <w:rPrChange w:id="1904" w:author="jonathan pritchard" w:date="2024-08-21T11:05:00Z" w16du:dateUtc="2024-08-21T10:05:00Z">
            <w:rPr>
              <w:noProof/>
            </w:rPr>
          </w:rPrChange>
        </w:rPr>
        <w:t>is provided</w:t>
      </w:r>
      <w:r w:rsidR="00957827" w:rsidRPr="00237F07">
        <w:rPr>
          <w:rPrChange w:id="1905" w:author="jonathan pritchard" w:date="2024-08-21T11:05:00Z" w16du:dateUtc="2024-08-21T10:05:00Z">
            <w:rPr>
              <w:noProof/>
            </w:rPr>
          </w:rPrChange>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B77A92" w14:paraId="0E13436D" w14:textId="77777777" w:rsidTr="00EE0C6B">
        <w:trPr>
          <w:tblHeader/>
        </w:trPr>
        <w:tc>
          <w:tcPr>
            <w:tcW w:w="1555" w:type="dxa"/>
            <w:shd w:val="clear" w:color="auto" w:fill="D9D9D9" w:themeFill="background1" w:themeFillShade="D9"/>
          </w:tcPr>
          <w:p w14:paraId="7EA53B7B" w14:textId="07E0EB96" w:rsidR="00957827" w:rsidRPr="00237F07" w:rsidRDefault="00957827" w:rsidP="00EE0C6B">
            <w:pPr>
              <w:autoSpaceDE w:val="0"/>
              <w:autoSpaceDN w:val="0"/>
              <w:adjustRightInd w:val="0"/>
              <w:spacing w:before="60" w:after="60"/>
              <w:rPr>
                <w:b/>
                <w:bCs/>
                <w:rPrChange w:id="1906" w:author="jonathan pritchard" w:date="2024-08-21T11:05:00Z" w16du:dateUtc="2024-08-21T10:05:00Z">
                  <w:rPr>
                    <w:b/>
                    <w:bCs/>
                    <w:noProof/>
                  </w:rPr>
                </w:rPrChange>
              </w:rPr>
            </w:pPr>
            <w:r w:rsidRPr="00237F07">
              <w:rPr>
                <w:b/>
                <w:bCs/>
                <w:rPrChange w:id="1907" w:author="jonathan pritchard" w:date="2024-08-21T11:05:00Z" w16du:dateUtc="2024-08-21T10:05:00Z">
                  <w:rPr>
                    <w:b/>
                    <w:bCs/>
                    <w:noProof/>
                  </w:rPr>
                </w:rPrChange>
              </w:rPr>
              <w:t>Colour</w:t>
            </w:r>
          </w:p>
        </w:tc>
        <w:tc>
          <w:tcPr>
            <w:tcW w:w="7875" w:type="dxa"/>
            <w:shd w:val="clear" w:color="auto" w:fill="D9D9D9" w:themeFill="background1" w:themeFillShade="D9"/>
          </w:tcPr>
          <w:p w14:paraId="23E7C8E8" w14:textId="4990A3B7" w:rsidR="00957827" w:rsidRPr="00237F07" w:rsidRDefault="00957827" w:rsidP="00EE0C6B">
            <w:pPr>
              <w:autoSpaceDE w:val="0"/>
              <w:autoSpaceDN w:val="0"/>
              <w:adjustRightInd w:val="0"/>
              <w:spacing w:before="60" w:after="60"/>
              <w:rPr>
                <w:b/>
                <w:bCs/>
                <w:rPrChange w:id="1908" w:author="jonathan pritchard" w:date="2024-08-21T11:05:00Z" w16du:dateUtc="2024-08-21T10:05:00Z">
                  <w:rPr>
                    <w:b/>
                    <w:bCs/>
                    <w:noProof/>
                  </w:rPr>
                </w:rPrChange>
              </w:rPr>
            </w:pPr>
            <w:r w:rsidRPr="00237F07">
              <w:rPr>
                <w:b/>
                <w:bCs/>
                <w:rPrChange w:id="1909" w:author="jonathan pritchard" w:date="2024-08-21T11:05:00Z" w16du:dateUtc="2024-08-21T10:05:00Z">
                  <w:rPr>
                    <w:b/>
                    <w:bCs/>
                    <w:noProof/>
                  </w:rPr>
                </w:rPrChange>
              </w:rPr>
              <w:t>Usage</w:t>
            </w:r>
          </w:p>
        </w:tc>
      </w:tr>
      <w:tr w:rsidR="00D54E97" w:rsidRPr="00B77A92" w14:paraId="6624E6FB" w14:textId="77777777" w:rsidTr="00EE0C6B">
        <w:tc>
          <w:tcPr>
            <w:tcW w:w="1555" w:type="dxa"/>
          </w:tcPr>
          <w:p w14:paraId="124C10A1" w14:textId="434DEEFD" w:rsidR="00D54E97" w:rsidRPr="00237F07" w:rsidRDefault="00D54E97" w:rsidP="00EE0C6B">
            <w:pPr>
              <w:autoSpaceDE w:val="0"/>
              <w:autoSpaceDN w:val="0"/>
              <w:adjustRightInd w:val="0"/>
              <w:spacing w:before="60" w:after="60"/>
              <w:rPr>
                <w:rPrChange w:id="1910" w:author="jonathan pritchard" w:date="2024-08-21T11:05:00Z" w16du:dateUtc="2024-08-21T10:05:00Z">
                  <w:rPr>
                    <w:noProof/>
                  </w:rPr>
                </w:rPrChange>
              </w:rPr>
            </w:pPr>
            <w:r w:rsidRPr="00237F07">
              <w:rPr>
                <w:rPrChange w:id="1911" w:author="jonathan pritchard" w:date="2024-08-21T11:05:00Z" w16du:dateUtc="2024-08-21T10:05:00Z">
                  <w:rPr>
                    <w:noProof/>
                  </w:rPr>
                </w:rPrChange>
              </w:rPr>
              <w:t>black/white</w:t>
            </w:r>
          </w:p>
        </w:tc>
        <w:tc>
          <w:tcPr>
            <w:tcW w:w="7875" w:type="dxa"/>
          </w:tcPr>
          <w:p w14:paraId="0B26AF6F" w14:textId="75AB4F99" w:rsidR="00D54E97" w:rsidRPr="00237F07" w:rsidRDefault="00D54E97" w:rsidP="00EE0C6B">
            <w:pPr>
              <w:autoSpaceDE w:val="0"/>
              <w:autoSpaceDN w:val="0"/>
              <w:adjustRightInd w:val="0"/>
              <w:spacing w:before="60" w:after="60"/>
              <w:rPr>
                <w:rPrChange w:id="1912" w:author="jonathan pritchard" w:date="2024-08-21T11:05:00Z" w16du:dateUtc="2024-08-21T10:05:00Z">
                  <w:rPr>
                    <w:noProof/>
                  </w:rPr>
                </w:rPrChange>
              </w:rPr>
            </w:pPr>
            <w:r w:rsidRPr="00237F07">
              <w:rPr>
                <w:rPrChange w:id="1913" w:author="jonathan pritchard" w:date="2024-08-21T11:05:00Z" w16du:dateUtc="2024-08-21T10:05:00Z">
                  <w:rPr>
                    <w:noProof/>
                  </w:rPr>
                </w:rPrChange>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B77A92" w14:paraId="37C30EA8" w14:textId="77777777" w:rsidTr="00EE0C6B">
        <w:tc>
          <w:tcPr>
            <w:tcW w:w="1555" w:type="dxa"/>
          </w:tcPr>
          <w:p w14:paraId="30BE1D48" w14:textId="293FD4D2" w:rsidR="00D54E97" w:rsidRPr="00237F07" w:rsidRDefault="00D54E97" w:rsidP="00EE0C6B">
            <w:pPr>
              <w:autoSpaceDE w:val="0"/>
              <w:autoSpaceDN w:val="0"/>
              <w:adjustRightInd w:val="0"/>
              <w:spacing w:before="60" w:after="60"/>
              <w:rPr>
                <w:rPrChange w:id="1914" w:author="jonathan pritchard" w:date="2024-08-21T11:05:00Z" w16du:dateUtc="2024-08-21T10:05:00Z">
                  <w:rPr>
                    <w:noProof/>
                  </w:rPr>
                </w:rPrChange>
              </w:rPr>
            </w:pPr>
            <w:r w:rsidRPr="00237F07">
              <w:rPr>
                <w:rPrChange w:id="1915" w:author="jonathan pritchard" w:date="2024-08-21T11:05:00Z" w16du:dateUtc="2024-08-21T10:05:00Z">
                  <w:rPr>
                    <w:noProof/>
                  </w:rPr>
                </w:rPrChange>
              </w:rPr>
              <w:t>white/black</w:t>
            </w:r>
          </w:p>
        </w:tc>
        <w:tc>
          <w:tcPr>
            <w:tcW w:w="7875" w:type="dxa"/>
          </w:tcPr>
          <w:p w14:paraId="08762701" w14:textId="4DF55FC2" w:rsidR="00D54E97" w:rsidRPr="00237F07" w:rsidRDefault="00D54E97" w:rsidP="00EE0C6B">
            <w:pPr>
              <w:autoSpaceDE w:val="0"/>
              <w:autoSpaceDN w:val="0"/>
              <w:adjustRightInd w:val="0"/>
              <w:spacing w:before="60" w:after="60"/>
              <w:rPr>
                <w:rPrChange w:id="1916" w:author="jonathan pritchard" w:date="2024-08-21T11:05:00Z" w16du:dateUtc="2024-08-21T10:05:00Z">
                  <w:rPr>
                    <w:noProof/>
                  </w:rPr>
                </w:rPrChange>
              </w:rPr>
            </w:pPr>
            <w:r w:rsidRPr="00237F07">
              <w:rPr>
                <w:rPrChange w:id="1917" w:author="jonathan pritchard" w:date="2024-08-21T11:05:00Z" w16du:dateUtc="2024-08-21T10:05:00Z">
                  <w:rPr>
                    <w:noProof/>
                  </w:rPr>
                </w:rPrChange>
              </w:rPr>
              <w:t>(white by day / black by night) as a background area shade is used for deep, safe, water.</w:t>
            </w:r>
          </w:p>
        </w:tc>
      </w:tr>
      <w:tr w:rsidR="00D54E97" w:rsidRPr="00B77A92" w14:paraId="0A06565E" w14:textId="77777777" w:rsidTr="00EE0C6B">
        <w:tc>
          <w:tcPr>
            <w:tcW w:w="1555" w:type="dxa"/>
          </w:tcPr>
          <w:p w14:paraId="51160CD6" w14:textId="7A0A83D6" w:rsidR="00D54E97" w:rsidRPr="00237F07" w:rsidRDefault="00D54E97" w:rsidP="00EE0C6B">
            <w:pPr>
              <w:autoSpaceDE w:val="0"/>
              <w:autoSpaceDN w:val="0"/>
              <w:adjustRightInd w:val="0"/>
              <w:spacing w:before="60" w:after="60"/>
              <w:rPr>
                <w:rPrChange w:id="1918" w:author="jonathan pritchard" w:date="2024-08-21T11:05:00Z" w16du:dateUtc="2024-08-21T10:05:00Z">
                  <w:rPr>
                    <w:noProof/>
                  </w:rPr>
                </w:rPrChange>
              </w:rPr>
            </w:pPr>
            <w:r w:rsidRPr="00237F07">
              <w:rPr>
                <w:rPrChange w:id="1919" w:author="jonathan pritchard" w:date="2024-08-21T11:05:00Z" w16du:dateUtc="2024-08-21T10:05:00Z">
                  <w:rPr>
                    <w:noProof/>
                  </w:rPr>
                </w:rPrChange>
              </w:rPr>
              <w:t>magenta</w:t>
            </w:r>
          </w:p>
        </w:tc>
        <w:tc>
          <w:tcPr>
            <w:tcW w:w="7875" w:type="dxa"/>
          </w:tcPr>
          <w:p w14:paraId="55F7445C" w14:textId="62721751" w:rsidR="00D54E97" w:rsidRPr="00237F07" w:rsidRDefault="00D54E97" w:rsidP="00EE0C6B">
            <w:pPr>
              <w:autoSpaceDE w:val="0"/>
              <w:autoSpaceDN w:val="0"/>
              <w:adjustRightInd w:val="0"/>
              <w:spacing w:before="60" w:after="60"/>
              <w:rPr>
                <w:rPrChange w:id="1920" w:author="jonathan pritchard" w:date="2024-08-21T11:05:00Z" w16du:dateUtc="2024-08-21T10:05:00Z">
                  <w:rPr>
                    <w:noProof/>
                  </w:rPr>
                </w:rPrChange>
              </w:rPr>
            </w:pPr>
            <w:r w:rsidRPr="00237F07">
              <w:rPr>
                <w:rPrChange w:id="1921" w:author="jonathan pritchard" w:date="2024-08-21T11:05:00Z" w16du:dateUtc="2024-08-21T10:05:00Z">
                  <w:rPr>
                    <w:noProof/>
                  </w:rPr>
                </w:rPrChange>
              </w:rPr>
              <w:t>is used to highlight critically important features such as isolated dangers,</w:t>
            </w:r>
            <w:r w:rsidR="009769F4" w:rsidRPr="00237F07">
              <w:rPr>
                <w:rPrChange w:id="1922" w:author="jonathan pritchard" w:date="2024-08-21T11:05:00Z" w16du:dateUtc="2024-08-21T10:05:00Z">
                  <w:rPr>
                    <w:noProof/>
                  </w:rPr>
                </w:rPrChange>
              </w:rPr>
              <w:t xml:space="preserve"> </w:t>
            </w:r>
            <w:r w:rsidRPr="00237F07">
              <w:rPr>
                <w:rPrChange w:id="1923" w:author="jonathan pritchard" w:date="2024-08-21T11:05:00Z" w16du:dateUtc="2024-08-21T10:05:00Z">
                  <w:rPr>
                    <w:noProof/>
                  </w:rPr>
                </w:rPrChange>
              </w:rPr>
              <w:t>traffic routes, anchorages; and for restricted areas, submarine cables, gas pipelines etc. It is also used for aids to navigation and services such as daymarks, racons, and pilot stations.</w:t>
            </w:r>
          </w:p>
        </w:tc>
      </w:tr>
      <w:tr w:rsidR="00D54E97" w:rsidRPr="00B77A92" w14:paraId="4A6B3B9D" w14:textId="77777777" w:rsidTr="00EE0C6B">
        <w:tc>
          <w:tcPr>
            <w:tcW w:w="1555" w:type="dxa"/>
          </w:tcPr>
          <w:p w14:paraId="6E109374" w14:textId="653C98E2" w:rsidR="00D54E97" w:rsidRPr="00237F07" w:rsidRDefault="00D54E97" w:rsidP="00EE0C6B">
            <w:pPr>
              <w:autoSpaceDE w:val="0"/>
              <w:autoSpaceDN w:val="0"/>
              <w:adjustRightInd w:val="0"/>
              <w:spacing w:before="60" w:after="60"/>
              <w:rPr>
                <w:rPrChange w:id="1924" w:author="jonathan pritchard" w:date="2024-08-21T11:05:00Z" w16du:dateUtc="2024-08-21T10:05:00Z">
                  <w:rPr>
                    <w:noProof/>
                  </w:rPr>
                </w:rPrChange>
              </w:rPr>
            </w:pPr>
            <w:r w:rsidRPr="00237F07">
              <w:rPr>
                <w:rPrChange w:id="1925" w:author="jonathan pritchard" w:date="2024-08-21T11:05:00Z" w16du:dateUtc="2024-08-21T10:05:00Z">
                  <w:rPr>
                    <w:noProof/>
                  </w:rPr>
                </w:rPrChange>
              </w:rPr>
              <w:t>grey</w:t>
            </w:r>
          </w:p>
        </w:tc>
        <w:tc>
          <w:tcPr>
            <w:tcW w:w="7875" w:type="dxa"/>
          </w:tcPr>
          <w:p w14:paraId="0CF5BD48" w14:textId="0A53C512" w:rsidR="00D54E97" w:rsidRPr="00237F07" w:rsidRDefault="00D54E97" w:rsidP="00EE0C6B">
            <w:pPr>
              <w:autoSpaceDE w:val="0"/>
              <w:autoSpaceDN w:val="0"/>
              <w:adjustRightInd w:val="0"/>
              <w:spacing w:before="60" w:after="60"/>
              <w:rPr>
                <w:rPrChange w:id="1926" w:author="jonathan pritchard" w:date="2024-08-21T11:05:00Z" w16du:dateUtc="2024-08-21T10:05:00Z">
                  <w:rPr>
                    <w:noProof/>
                  </w:rPr>
                </w:rPrChange>
              </w:rPr>
            </w:pPr>
            <w:r w:rsidRPr="00237F07">
              <w:rPr>
                <w:rPrChange w:id="1927" w:author="jonathan pritchard" w:date="2024-08-21T11:05:00Z" w16du:dateUtc="2024-08-21T10:05:00Z">
                  <w:rPr>
                    <w:noProof/>
                  </w:rPr>
                </w:rPrChange>
              </w:rPr>
              <w:t xml:space="preserve">is used for many features which are black on the paper chart. It is used with thick lines for critical physical objects such as bridges and overhead cables, and with thin lines for important but less critical physical features such as non-dangerous soundings, </w:t>
            </w:r>
            <w:proofErr w:type="spellStart"/>
            <w:r w:rsidRPr="00237F07">
              <w:rPr>
                <w:rPrChange w:id="1928" w:author="jonathan pritchard" w:date="2024-08-21T11:05:00Z" w16du:dateUtc="2024-08-21T10:05:00Z">
                  <w:rPr>
                    <w:noProof/>
                  </w:rPr>
                </w:rPrChange>
              </w:rPr>
              <w:t>sandwaves</w:t>
            </w:r>
            <w:proofErr w:type="spellEnd"/>
            <w:r w:rsidRPr="00237F07">
              <w:rPr>
                <w:rPrChange w:id="1929" w:author="jonathan pritchard" w:date="2024-08-21T11:05:00Z" w16du:dateUtc="2024-08-21T10:05:00Z">
                  <w:rPr>
                    <w:noProof/>
                  </w:rPr>
                </w:rPrChange>
              </w:rPr>
              <w:t>, overfalls, water pipelines and fish farms. It is similarly used for chart features such as fairways, harbour areas, tidal information and for information about the chart such as quality of chart data, overscale areas, etc.</w:t>
            </w:r>
          </w:p>
        </w:tc>
      </w:tr>
      <w:tr w:rsidR="00D54E97" w:rsidRPr="00B77A92" w14:paraId="4A426353" w14:textId="77777777" w:rsidTr="00EE0C6B">
        <w:tc>
          <w:tcPr>
            <w:tcW w:w="1555" w:type="dxa"/>
          </w:tcPr>
          <w:p w14:paraId="53746480" w14:textId="2AB53AB6" w:rsidR="00D54E97" w:rsidRPr="00237F07" w:rsidRDefault="00D54E97" w:rsidP="00EE0C6B">
            <w:pPr>
              <w:autoSpaceDE w:val="0"/>
              <w:autoSpaceDN w:val="0"/>
              <w:adjustRightInd w:val="0"/>
              <w:spacing w:before="60" w:after="60"/>
              <w:rPr>
                <w:rPrChange w:id="1930" w:author="jonathan pritchard" w:date="2024-08-21T11:05:00Z" w16du:dateUtc="2024-08-21T10:05:00Z">
                  <w:rPr>
                    <w:noProof/>
                  </w:rPr>
                </w:rPrChange>
              </w:rPr>
            </w:pPr>
            <w:r w:rsidRPr="00237F07">
              <w:rPr>
                <w:rPrChange w:id="1931" w:author="jonathan pritchard" w:date="2024-08-21T11:05:00Z" w16du:dateUtc="2024-08-21T10:05:00Z">
                  <w:rPr>
                    <w:noProof/>
                  </w:rPr>
                </w:rPrChange>
              </w:rPr>
              <w:t>grey</w:t>
            </w:r>
          </w:p>
        </w:tc>
        <w:tc>
          <w:tcPr>
            <w:tcW w:w="7875" w:type="dxa"/>
          </w:tcPr>
          <w:p w14:paraId="3340712C" w14:textId="710D78C8" w:rsidR="00D54E97" w:rsidRPr="00237F07" w:rsidRDefault="00D54E97" w:rsidP="00EE0C6B">
            <w:pPr>
              <w:autoSpaceDE w:val="0"/>
              <w:autoSpaceDN w:val="0"/>
              <w:adjustRightInd w:val="0"/>
              <w:spacing w:before="60" w:after="60"/>
              <w:rPr>
                <w:rPrChange w:id="1932" w:author="jonathan pritchard" w:date="2024-08-21T11:05:00Z" w16du:dateUtc="2024-08-21T10:05:00Z">
                  <w:rPr>
                    <w:noProof/>
                  </w:rPr>
                </w:rPrChange>
              </w:rPr>
            </w:pPr>
            <w:r w:rsidRPr="00237F07">
              <w:rPr>
                <w:rPrChange w:id="1933" w:author="jonathan pritchard" w:date="2024-08-21T11:05:00Z" w16du:dateUtc="2024-08-21T10:05:00Z">
                  <w:rPr>
                    <w:noProof/>
                  </w:rPr>
                </w:rPrChange>
              </w:rPr>
              <w:t>as a background area shade is used with a prominent pattern for no-data areas.</w:t>
            </w:r>
          </w:p>
        </w:tc>
      </w:tr>
      <w:tr w:rsidR="00D54E97" w:rsidRPr="00B77A92" w14:paraId="1329B44D" w14:textId="77777777" w:rsidTr="00EE0C6B">
        <w:tc>
          <w:tcPr>
            <w:tcW w:w="1555" w:type="dxa"/>
          </w:tcPr>
          <w:p w14:paraId="385548ED" w14:textId="27B99CE5" w:rsidR="00D54E97" w:rsidRPr="00237F07" w:rsidRDefault="00D54E97" w:rsidP="00EE0C6B">
            <w:pPr>
              <w:autoSpaceDE w:val="0"/>
              <w:autoSpaceDN w:val="0"/>
              <w:adjustRightInd w:val="0"/>
              <w:spacing w:before="60" w:after="60"/>
              <w:rPr>
                <w:rPrChange w:id="1934" w:author="jonathan pritchard" w:date="2024-08-21T11:05:00Z" w16du:dateUtc="2024-08-21T10:05:00Z">
                  <w:rPr>
                    <w:noProof/>
                  </w:rPr>
                </w:rPrChange>
              </w:rPr>
            </w:pPr>
            <w:r w:rsidRPr="00237F07">
              <w:rPr>
                <w:rPrChange w:id="1935" w:author="jonathan pritchard" w:date="2024-08-21T11:05:00Z" w16du:dateUtc="2024-08-21T10:05:00Z">
                  <w:rPr>
                    <w:noProof/>
                  </w:rPr>
                </w:rPrChange>
              </w:rPr>
              <w:t>blue</w:t>
            </w:r>
          </w:p>
        </w:tc>
        <w:tc>
          <w:tcPr>
            <w:tcW w:w="7875" w:type="dxa"/>
          </w:tcPr>
          <w:p w14:paraId="3ADB8929" w14:textId="19FF63FB" w:rsidR="00D54E97" w:rsidRPr="00237F07" w:rsidRDefault="00D54E97" w:rsidP="00EE0C6B">
            <w:pPr>
              <w:autoSpaceDE w:val="0"/>
              <w:autoSpaceDN w:val="0"/>
              <w:adjustRightInd w:val="0"/>
              <w:spacing w:before="60" w:after="60"/>
              <w:rPr>
                <w:rPrChange w:id="1936" w:author="jonathan pritchard" w:date="2024-08-21T11:05:00Z" w16du:dateUtc="2024-08-21T10:05:00Z">
                  <w:rPr>
                    <w:noProof/>
                  </w:rPr>
                </w:rPrChange>
              </w:rPr>
            </w:pPr>
            <w:r w:rsidRPr="00237F07">
              <w:rPr>
                <w:rPrChange w:id="1937" w:author="jonathan pritchard" w:date="2024-08-21T11:05:00Z" w16du:dateUtc="2024-08-21T10:05:00Z">
                  <w:rPr>
                    <w:noProof/>
                  </w:rPr>
                </w:rPrChange>
              </w:rPr>
              <w:t>as a background area shade is used to distinguish depth zones.</w:t>
            </w:r>
          </w:p>
        </w:tc>
      </w:tr>
      <w:tr w:rsidR="00D54E97" w:rsidRPr="00B77A92" w14:paraId="1C38E3C2" w14:textId="77777777" w:rsidTr="00EE0C6B">
        <w:tc>
          <w:tcPr>
            <w:tcW w:w="1555" w:type="dxa"/>
          </w:tcPr>
          <w:p w14:paraId="003381D9" w14:textId="4862EC3C" w:rsidR="00D54E97" w:rsidRPr="00237F07" w:rsidRDefault="00D54E97" w:rsidP="00EE0C6B">
            <w:pPr>
              <w:autoSpaceDE w:val="0"/>
              <w:autoSpaceDN w:val="0"/>
              <w:adjustRightInd w:val="0"/>
              <w:spacing w:before="60" w:after="60"/>
              <w:rPr>
                <w:rPrChange w:id="1938" w:author="jonathan pritchard" w:date="2024-08-21T11:05:00Z" w16du:dateUtc="2024-08-21T10:05:00Z">
                  <w:rPr>
                    <w:noProof/>
                  </w:rPr>
                </w:rPrChange>
              </w:rPr>
            </w:pPr>
            <w:r w:rsidRPr="00237F07">
              <w:rPr>
                <w:rPrChange w:id="1939" w:author="jonathan pritchard" w:date="2024-08-21T11:05:00Z" w16du:dateUtc="2024-08-21T10:05:00Z">
                  <w:rPr>
                    <w:noProof/>
                  </w:rPr>
                </w:rPrChange>
              </w:rPr>
              <w:t>blue</w:t>
            </w:r>
          </w:p>
        </w:tc>
        <w:tc>
          <w:tcPr>
            <w:tcW w:w="7875" w:type="dxa"/>
          </w:tcPr>
          <w:p w14:paraId="53090606" w14:textId="73D8E264" w:rsidR="00D54E97" w:rsidRPr="00237F07" w:rsidRDefault="00D54E97" w:rsidP="00EE0C6B">
            <w:pPr>
              <w:autoSpaceDE w:val="0"/>
              <w:autoSpaceDN w:val="0"/>
              <w:adjustRightInd w:val="0"/>
              <w:spacing w:before="60" w:after="60"/>
              <w:rPr>
                <w:rPrChange w:id="1940" w:author="jonathan pritchard" w:date="2024-08-21T11:05:00Z" w16du:dateUtc="2024-08-21T10:05:00Z">
                  <w:rPr>
                    <w:noProof/>
                  </w:rPr>
                </w:rPrChange>
              </w:rPr>
            </w:pPr>
            <w:r w:rsidRPr="00237F07">
              <w:rPr>
                <w:rPrChange w:id="1941" w:author="jonathan pritchard" w:date="2024-08-21T11:05:00Z" w16du:dateUtc="2024-08-21T10:05:00Z">
                  <w:rPr>
                    <w:noProof/>
                  </w:rPr>
                </w:rPrChange>
              </w:rPr>
              <w:t>as foreground colour for AIS and VTS information; also reserved for future</w:t>
            </w:r>
            <w:r w:rsidR="00957827" w:rsidRPr="00237F07">
              <w:rPr>
                <w:rPrChange w:id="1942" w:author="jonathan pritchard" w:date="2024-08-21T11:05:00Z" w16du:dateUtc="2024-08-21T10:05:00Z">
                  <w:rPr>
                    <w:noProof/>
                  </w:rPr>
                </w:rPrChange>
              </w:rPr>
              <w:t xml:space="preserve"> </w:t>
            </w:r>
            <w:r w:rsidRPr="00237F07">
              <w:rPr>
                <w:rPrChange w:id="1943" w:author="jonathan pritchard" w:date="2024-08-21T11:05:00Z" w16du:dateUtc="2024-08-21T10:05:00Z">
                  <w:rPr>
                    <w:noProof/>
                  </w:rPr>
                </w:rPrChange>
              </w:rPr>
              <w:t>requirements.</w:t>
            </w:r>
          </w:p>
        </w:tc>
      </w:tr>
      <w:tr w:rsidR="00D54E97" w:rsidRPr="00B77A92" w14:paraId="651E8579" w14:textId="77777777" w:rsidTr="00EE0C6B">
        <w:tc>
          <w:tcPr>
            <w:tcW w:w="1555" w:type="dxa"/>
          </w:tcPr>
          <w:p w14:paraId="302BF891" w14:textId="2C66DCDE" w:rsidR="00D54E97" w:rsidRPr="00237F07" w:rsidRDefault="00D54E97" w:rsidP="00EE0C6B">
            <w:pPr>
              <w:autoSpaceDE w:val="0"/>
              <w:autoSpaceDN w:val="0"/>
              <w:adjustRightInd w:val="0"/>
              <w:spacing w:before="60" w:after="60"/>
              <w:rPr>
                <w:rPrChange w:id="1944" w:author="jonathan pritchard" w:date="2024-08-21T11:05:00Z" w16du:dateUtc="2024-08-21T10:05:00Z">
                  <w:rPr>
                    <w:noProof/>
                  </w:rPr>
                </w:rPrChange>
              </w:rPr>
            </w:pPr>
            <w:r w:rsidRPr="00237F07">
              <w:rPr>
                <w:rPrChange w:id="1945" w:author="jonathan pritchard" w:date="2024-08-21T11:05:00Z" w16du:dateUtc="2024-08-21T10:05:00Z">
                  <w:rPr>
                    <w:noProof/>
                  </w:rPr>
                </w:rPrChange>
              </w:rPr>
              <w:t>green</w:t>
            </w:r>
          </w:p>
        </w:tc>
        <w:tc>
          <w:tcPr>
            <w:tcW w:w="7875" w:type="dxa"/>
          </w:tcPr>
          <w:p w14:paraId="21EB90CB" w14:textId="013401CD" w:rsidR="00D54E97" w:rsidRPr="00237F07" w:rsidRDefault="00D54E97" w:rsidP="00EE0C6B">
            <w:pPr>
              <w:autoSpaceDE w:val="0"/>
              <w:autoSpaceDN w:val="0"/>
              <w:adjustRightInd w:val="0"/>
              <w:spacing w:before="60" w:after="60"/>
              <w:rPr>
                <w:rPrChange w:id="1946" w:author="jonathan pritchard" w:date="2024-08-21T11:05:00Z" w16du:dateUtc="2024-08-21T10:05:00Z">
                  <w:rPr>
                    <w:noProof/>
                  </w:rPr>
                </w:rPrChange>
              </w:rPr>
            </w:pPr>
            <w:r w:rsidRPr="00237F07">
              <w:rPr>
                <w:rPrChange w:id="1947" w:author="jonathan pritchard" w:date="2024-08-21T11:05:00Z" w16du:dateUtc="2024-08-21T10:05:00Z">
                  <w:rPr>
                    <w:noProof/>
                  </w:rPr>
                </w:rPrChange>
              </w:rPr>
              <w:t>is used for the radar image and synthetics, and for buoy and lights colours.</w:t>
            </w:r>
          </w:p>
        </w:tc>
      </w:tr>
      <w:tr w:rsidR="00D54E97" w:rsidRPr="00B77A92" w14:paraId="422DFBEF" w14:textId="77777777" w:rsidTr="00EE0C6B">
        <w:tc>
          <w:tcPr>
            <w:tcW w:w="1555" w:type="dxa"/>
          </w:tcPr>
          <w:p w14:paraId="5EF368F8" w14:textId="3DA2D1CE" w:rsidR="00D54E97" w:rsidRPr="00237F07" w:rsidRDefault="00D54E97" w:rsidP="00EE0C6B">
            <w:pPr>
              <w:autoSpaceDE w:val="0"/>
              <w:autoSpaceDN w:val="0"/>
              <w:adjustRightInd w:val="0"/>
              <w:spacing w:before="60" w:after="60"/>
              <w:rPr>
                <w:rPrChange w:id="1948" w:author="jonathan pritchard" w:date="2024-08-21T11:05:00Z" w16du:dateUtc="2024-08-21T10:05:00Z">
                  <w:rPr>
                    <w:noProof/>
                  </w:rPr>
                </w:rPrChange>
              </w:rPr>
            </w:pPr>
            <w:r w:rsidRPr="00237F07">
              <w:rPr>
                <w:rPrChange w:id="1949" w:author="jonathan pritchard" w:date="2024-08-21T11:05:00Z" w16du:dateUtc="2024-08-21T10:05:00Z">
                  <w:rPr>
                    <w:noProof/>
                  </w:rPr>
                </w:rPrChange>
              </w:rPr>
              <w:t>blue-green</w:t>
            </w:r>
          </w:p>
        </w:tc>
        <w:tc>
          <w:tcPr>
            <w:tcW w:w="7875" w:type="dxa"/>
          </w:tcPr>
          <w:p w14:paraId="3B0ECF28" w14:textId="2A57A1A1" w:rsidR="00D54E97" w:rsidRPr="00237F07" w:rsidRDefault="00D54E97" w:rsidP="00EE0C6B">
            <w:pPr>
              <w:autoSpaceDE w:val="0"/>
              <w:autoSpaceDN w:val="0"/>
              <w:adjustRightInd w:val="0"/>
              <w:spacing w:before="60" w:after="60"/>
              <w:rPr>
                <w:rPrChange w:id="1950" w:author="jonathan pritchard" w:date="2024-08-21T11:05:00Z" w16du:dateUtc="2024-08-21T10:05:00Z">
                  <w:rPr>
                    <w:noProof/>
                  </w:rPr>
                </w:rPrChange>
              </w:rPr>
            </w:pPr>
            <w:r w:rsidRPr="00237F07">
              <w:rPr>
                <w:rPrChange w:id="1951" w:author="jonathan pritchard" w:date="2024-08-21T11:05:00Z" w16du:dateUtc="2024-08-21T10:05:00Z">
                  <w:rPr>
                    <w:noProof/>
                  </w:rPr>
                </w:rPrChange>
              </w:rPr>
              <w:t>is used for transferred ARPA.</w:t>
            </w:r>
          </w:p>
        </w:tc>
      </w:tr>
      <w:tr w:rsidR="00D54E97" w:rsidRPr="00B77A92" w14:paraId="45DA22C3" w14:textId="77777777" w:rsidTr="00EE0C6B">
        <w:tc>
          <w:tcPr>
            <w:tcW w:w="1555" w:type="dxa"/>
          </w:tcPr>
          <w:p w14:paraId="7926E7D2" w14:textId="5EBBCF7D" w:rsidR="00D54E97" w:rsidRPr="00237F07" w:rsidRDefault="00D54E97" w:rsidP="00EE0C6B">
            <w:pPr>
              <w:autoSpaceDE w:val="0"/>
              <w:autoSpaceDN w:val="0"/>
              <w:adjustRightInd w:val="0"/>
              <w:spacing w:before="60" w:after="60"/>
              <w:rPr>
                <w:rPrChange w:id="1952" w:author="jonathan pritchard" w:date="2024-08-21T11:05:00Z" w16du:dateUtc="2024-08-21T10:05:00Z">
                  <w:rPr>
                    <w:noProof/>
                  </w:rPr>
                </w:rPrChange>
              </w:rPr>
            </w:pPr>
            <w:r w:rsidRPr="00237F07">
              <w:rPr>
                <w:rPrChange w:id="1953" w:author="jonathan pritchard" w:date="2024-08-21T11:05:00Z" w16du:dateUtc="2024-08-21T10:05:00Z">
                  <w:rPr>
                    <w:noProof/>
                  </w:rPr>
                </w:rPrChange>
              </w:rPr>
              <w:t>yellow-green</w:t>
            </w:r>
          </w:p>
        </w:tc>
        <w:tc>
          <w:tcPr>
            <w:tcW w:w="7875" w:type="dxa"/>
          </w:tcPr>
          <w:p w14:paraId="649867FC" w14:textId="1788BD75" w:rsidR="00D54E97" w:rsidRPr="00237F07" w:rsidRDefault="00D54E97" w:rsidP="00EE0C6B">
            <w:pPr>
              <w:autoSpaceDE w:val="0"/>
              <w:autoSpaceDN w:val="0"/>
              <w:adjustRightInd w:val="0"/>
              <w:spacing w:before="60" w:after="60"/>
              <w:rPr>
                <w:rPrChange w:id="1954" w:author="jonathan pritchard" w:date="2024-08-21T11:05:00Z" w16du:dateUtc="2024-08-21T10:05:00Z">
                  <w:rPr>
                    <w:noProof/>
                  </w:rPr>
                </w:rPrChange>
              </w:rPr>
            </w:pPr>
            <w:r w:rsidRPr="00237F07">
              <w:rPr>
                <w:rPrChange w:id="1955" w:author="jonathan pritchard" w:date="2024-08-21T11:05:00Z" w16du:dateUtc="2024-08-21T10:05:00Z">
                  <w:rPr>
                    <w:noProof/>
                  </w:rPr>
                </w:rPrChange>
              </w:rPr>
              <w:t>('moss-green') as a background area shade is used for the intertidal area</w:t>
            </w:r>
            <w:r w:rsidR="00957827" w:rsidRPr="00237F07">
              <w:rPr>
                <w:rPrChange w:id="1956" w:author="jonathan pritchard" w:date="2024-08-21T11:05:00Z" w16du:dateUtc="2024-08-21T10:05:00Z">
                  <w:rPr>
                    <w:noProof/>
                  </w:rPr>
                </w:rPrChange>
              </w:rPr>
              <w:t xml:space="preserve"> </w:t>
            </w:r>
            <w:r w:rsidRPr="00237F07">
              <w:rPr>
                <w:rPrChange w:id="1957" w:author="jonathan pritchard" w:date="2024-08-21T11:05:00Z" w16du:dateUtc="2024-08-21T10:05:00Z">
                  <w:rPr>
                    <w:noProof/>
                  </w:rPr>
                </w:rPrChange>
              </w:rPr>
              <w:t>between high and low waterlines.</w:t>
            </w:r>
          </w:p>
        </w:tc>
      </w:tr>
      <w:tr w:rsidR="00D54E97" w:rsidRPr="00B77A92" w14:paraId="208404E9" w14:textId="77777777" w:rsidTr="00EE0C6B">
        <w:tc>
          <w:tcPr>
            <w:tcW w:w="1555" w:type="dxa"/>
          </w:tcPr>
          <w:p w14:paraId="5C74621D" w14:textId="1B1AB2BE" w:rsidR="00D54E97" w:rsidRPr="00237F07" w:rsidRDefault="00D54E97" w:rsidP="00EE0C6B">
            <w:pPr>
              <w:autoSpaceDE w:val="0"/>
              <w:autoSpaceDN w:val="0"/>
              <w:adjustRightInd w:val="0"/>
              <w:spacing w:before="60" w:after="60"/>
              <w:rPr>
                <w:rPrChange w:id="1958" w:author="jonathan pritchard" w:date="2024-08-21T11:05:00Z" w16du:dateUtc="2024-08-21T10:05:00Z">
                  <w:rPr>
                    <w:noProof/>
                  </w:rPr>
                </w:rPrChange>
              </w:rPr>
            </w:pPr>
            <w:r w:rsidRPr="00237F07">
              <w:rPr>
                <w:rPrChange w:id="1959" w:author="jonathan pritchard" w:date="2024-08-21T11:05:00Z" w16du:dateUtc="2024-08-21T10:05:00Z">
                  <w:rPr>
                    <w:noProof/>
                  </w:rPr>
                </w:rPrChange>
              </w:rPr>
              <w:t>yellow</w:t>
            </w:r>
          </w:p>
        </w:tc>
        <w:tc>
          <w:tcPr>
            <w:tcW w:w="7875" w:type="dxa"/>
          </w:tcPr>
          <w:p w14:paraId="77E4D31D" w14:textId="3E7FA417" w:rsidR="00D54E97" w:rsidRPr="00237F07" w:rsidRDefault="00D54E97" w:rsidP="004242E8">
            <w:pPr>
              <w:autoSpaceDE w:val="0"/>
              <w:autoSpaceDN w:val="0"/>
              <w:adjustRightInd w:val="0"/>
              <w:spacing w:before="60" w:after="60"/>
              <w:rPr>
                <w:rPrChange w:id="1960" w:author="jonathan pritchard" w:date="2024-08-21T11:05:00Z" w16du:dateUtc="2024-08-21T10:05:00Z">
                  <w:rPr>
                    <w:noProof/>
                  </w:rPr>
                </w:rPrChange>
              </w:rPr>
            </w:pPr>
            <w:r w:rsidRPr="00237F07">
              <w:rPr>
                <w:rPrChange w:id="1961" w:author="jonathan pritchard" w:date="2024-08-21T11:05:00Z" w16du:dateUtc="2024-08-21T10:05:00Z">
                  <w:rPr>
                    <w:noProof/>
                  </w:rPr>
                </w:rPrChange>
              </w:rPr>
              <w:t xml:space="preserve">is used as the manufacturer's colour; for the </w:t>
            </w:r>
            <w:r w:rsidR="004242E8" w:rsidRPr="00237F07">
              <w:rPr>
                <w:rPrChange w:id="1962" w:author="jonathan pritchard" w:date="2024-08-21T11:05:00Z" w16du:dateUtc="2024-08-21T10:05:00Z">
                  <w:rPr>
                    <w:noProof/>
                  </w:rPr>
                </w:rPrChange>
              </w:rPr>
              <w:t>M</w:t>
            </w:r>
            <w:r w:rsidRPr="00237F07">
              <w:rPr>
                <w:rPrChange w:id="1963" w:author="jonathan pritchard" w:date="2024-08-21T11:05:00Z" w16du:dateUtc="2024-08-21T10:05:00Z">
                  <w:rPr>
                    <w:noProof/>
                  </w:rPr>
                </w:rPrChange>
              </w:rPr>
              <w:t>ariner's transparent colour fill;</w:t>
            </w:r>
            <w:r w:rsidR="00957827" w:rsidRPr="00237F07">
              <w:rPr>
                <w:rPrChange w:id="1964" w:author="jonathan pritchard" w:date="2024-08-21T11:05:00Z" w16du:dateUtc="2024-08-21T10:05:00Z">
                  <w:rPr>
                    <w:noProof/>
                  </w:rPr>
                </w:rPrChange>
              </w:rPr>
              <w:t xml:space="preserve"> </w:t>
            </w:r>
            <w:r w:rsidRPr="00237F07">
              <w:rPr>
                <w:rPrChange w:id="1965" w:author="jonathan pritchard" w:date="2024-08-21T11:05:00Z" w16du:dateUtc="2024-08-21T10:05:00Z">
                  <w:rPr>
                    <w:noProof/>
                  </w:rPr>
                </w:rPrChange>
              </w:rPr>
              <w:t>and for buoy and lights colours.</w:t>
            </w:r>
          </w:p>
        </w:tc>
      </w:tr>
      <w:tr w:rsidR="00D54E97" w:rsidRPr="00B77A92" w14:paraId="718D0C91" w14:textId="77777777" w:rsidTr="00EE0C6B">
        <w:tc>
          <w:tcPr>
            <w:tcW w:w="1555" w:type="dxa"/>
          </w:tcPr>
          <w:p w14:paraId="55B9284E" w14:textId="3A7A8333" w:rsidR="00D54E97" w:rsidRPr="00237F07" w:rsidRDefault="00D54E97" w:rsidP="00EE0C6B">
            <w:pPr>
              <w:autoSpaceDE w:val="0"/>
              <w:autoSpaceDN w:val="0"/>
              <w:adjustRightInd w:val="0"/>
              <w:spacing w:before="60" w:after="60"/>
              <w:rPr>
                <w:rPrChange w:id="1966" w:author="jonathan pritchard" w:date="2024-08-21T11:05:00Z" w16du:dateUtc="2024-08-21T10:05:00Z">
                  <w:rPr>
                    <w:noProof/>
                  </w:rPr>
                </w:rPrChange>
              </w:rPr>
            </w:pPr>
            <w:r w:rsidRPr="00237F07">
              <w:rPr>
                <w:rPrChange w:id="1967" w:author="jonathan pritchard" w:date="2024-08-21T11:05:00Z" w16du:dateUtc="2024-08-21T10:05:00Z">
                  <w:rPr>
                    <w:noProof/>
                  </w:rPr>
                </w:rPrChange>
              </w:rPr>
              <w:t>red</w:t>
            </w:r>
          </w:p>
        </w:tc>
        <w:tc>
          <w:tcPr>
            <w:tcW w:w="7875" w:type="dxa"/>
          </w:tcPr>
          <w:p w14:paraId="3B4C19F8" w14:textId="042F3FE0" w:rsidR="00D54E97" w:rsidRPr="00237F07" w:rsidRDefault="00D54E97" w:rsidP="004242E8">
            <w:pPr>
              <w:autoSpaceDE w:val="0"/>
              <w:autoSpaceDN w:val="0"/>
              <w:adjustRightInd w:val="0"/>
              <w:spacing w:before="60" w:after="60"/>
              <w:rPr>
                <w:rPrChange w:id="1968" w:author="jonathan pritchard" w:date="2024-08-21T11:05:00Z" w16du:dateUtc="2024-08-21T10:05:00Z">
                  <w:rPr>
                    <w:noProof/>
                  </w:rPr>
                </w:rPrChange>
              </w:rPr>
            </w:pPr>
            <w:r w:rsidRPr="00237F07">
              <w:rPr>
                <w:rPrChange w:id="1969" w:author="jonathan pritchard" w:date="2024-08-21T11:05:00Z" w16du:dateUtc="2024-08-21T10:05:00Z">
                  <w:rPr>
                    <w:noProof/>
                  </w:rPr>
                </w:rPrChange>
              </w:rPr>
              <w:t xml:space="preserve">is used for the important planned route, for the </w:t>
            </w:r>
            <w:r w:rsidR="004242E8" w:rsidRPr="00237F07">
              <w:rPr>
                <w:rPrChange w:id="1970" w:author="jonathan pritchard" w:date="2024-08-21T11:05:00Z" w16du:dateUtc="2024-08-21T10:05:00Z">
                  <w:rPr>
                    <w:noProof/>
                  </w:rPr>
                </w:rPrChange>
              </w:rPr>
              <w:t>M</w:t>
            </w:r>
            <w:r w:rsidRPr="00237F07">
              <w:rPr>
                <w:rPrChange w:id="1971" w:author="jonathan pritchard" w:date="2024-08-21T11:05:00Z" w16du:dateUtc="2024-08-21T10:05:00Z">
                  <w:rPr>
                    <w:noProof/>
                  </w:rPr>
                </w:rPrChange>
              </w:rPr>
              <w:t>ariner's danger highlight, and</w:t>
            </w:r>
            <w:r w:rsidR="00957827" w:rsidRPr="00237F07">
              <w:rPr>
                <w:rPrChange w:id="1972" w:author="jonathan pritchard" w:date="2024-08-21T11:05:00Z" w16du:dateUtc="2024-08-21T10:05:00Z">
                  <w:rPr>
                    <w:noProof/>
                  </w:rPr>
                </w:rPrChange>
              </w:rPr>
              <w:t xml:space="preserve"> </w:t>
            </w:r>
            <w:r w:rsidRPr="00237F07">
              <w:rPr>
                <w:rPrChange w:id="1973" w:author="jonathan pritchard" w:date="2024-08-21T11:05:00Z" w16du:dateUtc="2024-08-21T10:05:00Z">
                  <w:rPr>
                    <w:noProof/>
                  </w:rPr>
                </w:rPrChange>
              </w:rPr>
              <w:t>for buoy and lights colours.</w:t>
            </w:r>
          </w:p>
        </w:tc>
      </w:tr>
      <w:tr w:rsidR="00D54E97" w:rsidRPr="00B77A92" w14:paraId="3197DE61" w14:textId="77777777" w:rsidTr="00EE0C6B">
        <w:tc>
          <w:tcPr>
            <w:tcW w:w="1555" w:type="dxa"/>
          </w:tcPr>
          <w:p w14:paraId="2D558CE6" w14:textId="6A879427" w:rsidR="00D54E97" w:rsidRPr="00237F07" w:rsidRDefault="00D54E97" w:rsidP="00EE0C6B">
            <w:pPr>
              <w:autoSpaceDE w:val="0"/>
              <w:autoSpaceDN w:val="0"/>
              <w:adjustRightInd w:val="0"/>
              <w:spacing w:before="60" w:after="60"/>
              <w:rPr>
                <w:rPrChange w:id="1974" w:author="jonathan pritchard" w:date="2024-08-21T11:05:00Z" w16du:dateUtc="2024-08-21T10:05:00Z">
                  <w:rPr>
                    <w:noProof/>
                  </w:rPr>
                </w:rPrChange>
              </w:rPr>
            </w:pPr>
            <w:r w:rsidRPr="00237F07">
              <w:rPr>
                <w:rPrChange w:id="1975" w:author="jonathan pritchard" w:date="2024-08-21T11:05:00Z" w16du:dateUtc="2024-08-21T10:05:00Z">
                  <w:rPr>
                    <w:noProof/>
                  </w:rPr>
                </w:rPrChange>
              </w:rPr>
              <w:t>orange</w:t>
            </w:r>
          </w:p>
        </w:tc>
        <w:tc>
          <w:tcPr>
            <w:tcW w:w="7875" w:type="dxa"/>
          </w:tcPr>
          <w:p w14:paraId="460B10FF" w14:textId="5191D2E5" w:rsidR="00D54E97" w:rsidRPr="00237F07" w:rsidRDefault="00D54E97" w:rsidP="004242E8">
            <w:pPr>
              <w:autoSpaceDE w:val="0"/>
              <w:autoSpaceDN w:val="0"/>
              <w:adjustRightInd w:val="0"/>
              <w:spacing w:before="60" w:after="60"/>
              <w:rPr>
                <w:rPrChange w:id="1976" w:author="jonathan pritchard" w:date="2024-08-21T11:05:00Z" w16du:dateUtc="2024-08-21T10:05:00Z">
                  <w:rPr>
                    <w:noProof/>
                  </w:rPr>
                </w:rPrChange>
              </w:rPr>
            </w:pPr>
            <w:r w:rsidRPr="00237F07">
              <w:rPr>
                <w:rPrChange w:id="1977" w:author="jonathan pritchard" w:date="2024-08-21T11:05:00Z" w16du:dateUtc="2024-08-21T10:05:00Z">
                  <w:rPr>
                    <w:noProof/>
                  </w:rPr>
                </w:rPrChange>
              </w:rPr>
              <w:t xml:space="preserve">is the </w:t>
            </w:r>
            <w:r w:rsidR="004242E8" w:rsidRPr="00237F07">
              <w:rPr>
                <w:rPrChange w:id="1978" w:author="jonathan pritchard" w:date="2024-08-21T11:05:00Z" w16du:dateUtc="2024-08-21T10:05:00Z">
                  <w:rPr>
                    <w:noProof/>
                  </w:rPr>
                </w:rPrChange>
              </w:rPr>
              <w:t>M</w:t>
            </w:r>
            <w:r w:rsidRPr="00237F07">
              <w:rPr>
                <w:rPrChange w:id="1979" w:author="jonathan pritchard" w:date="2024-08-21T11:05:00Z" w16du:dateUtc="2024-08-21T10:05:00Z">
                  <w:rPr>
                    <w:noProof/>
                  </w:rPr>
                </w:rPrChange>
              </w:rPr>
              <w:t>ariner's colour, for notes, chartwork, chart corrections. The scale bar,</w:t>
            </w:r>
            <w:r w:rsidR="00957827" w:rsidRPr="00237F07">
              <w:rPr>
                <w:rPrChange w:id="1980" w:author="jonathan pritchard" w:date="2024-08-21T11:05:00Z" w16du:dateUtc="2024-08-21T10:05:00Z">
                  <w:rPr>
                    <w:noProof/>
                  </w:rPr>
                </w:rPrChange>
              </w:rPr>
              <w:t xml:space="preserve"> </w:t>
            </w:r>
            <w:r w:rsidRPr="00237F07">
              <w:rPr>
                <w:rPrChange w:id="1981" w:author="jonathan pritchard" w:date="2024-08-21T11:05:00Z" w16du:dateUtc="2024-08-21T10:05:00Z">
                  <w:rPr>
                    <w:noProof/>
                  </w:rPr>
                </w:rPrChange>
              </w:rPr>
              <w:t xml:space="preserve">north arrow, and </w:t>
            </w:r>
            <w:r w:rsidR="004242E8" w:rsidRPr="00237F07">
              <w:rPr>
                <w:rPrChange w:id="1982" w:author="jonathan pritchard" w:date="2024-08-21T11:05:00Z" w16du:dateUtc="2024-08-21T10:05:00Z">
                  <w:rPr>
                    <w:noProof/>
                  </w:rPr>
                </w:rPrChange>
              </w:rPr>
              <w:t>M</w:t>
            </w:r>
            <w:r w:rsidRPr="00237F07">
              <w:rPr>
                <w:rPrChange w:id="1983" w:author="jonathan pritchard" w:date="2024-08-21T11:05:00Z" w16du:dateUtc="2024-08-21T10:05:00Z">
                  <w:rPr>
                    <w:noProof/>
                  </w:rPr>
                </w:rPrChange>
              </w:rPr>
              <w:t>ariner's navigation objects such as EBLs and VRMs are</w:t>
            </w:r>
            <w:r w:rsidR="00957827" w:rsidRPr="00237F07">
              <w:rPr>
                <w:rPrChange w:id="1984" w:author="jonathan pritchard" w:date="2024-08-21T11:05:00Z" w16du:dateUtc="2024-08-21T10:05:00Z">
                  <w:rPr>
                    <w:noProof/>
                  </w:rPr>
                </w:rPrChange>
              </w:rPr>
              <w:t xml:space="preserve"> </w:t>
            </w:r>
            <w:r w:rsidRPr="00237F07">
              <w:rPr>
                <w:rPrChange w:id="1985" w:author="jonathan pritchard" w:date="2024-08-21T11:05:00Z" w16du:dateUtc="2024-08-21T10:05:00Z">
                  <w:rPr>
                    <w:noProof/>
                  </w:rPr>
                </w:rPrChange>
              </w:rPr>
              <w:t>also orange.</w:t>
            </w:r>
          </w:p>
        </w:tc>
      </w:tr>
      <w:tr w:rsidR="00D54E97" w:rsidRPr="00B77A92" w14:paraId="2928C0F2" w14:textId="77777777" w:rsidTr="00EE0C6B">
        <w:tc>
          <w:tcPr>
            <w:tcW w:w="1555" w:type="dxa"/>
          </w:tcPr>
          <w:p w14:paraId="06055886" w14:textId="5BAA377A" w:rsidR="00D54E97" w:rsidRPr="00237F07" w:rsidRDefault="00D54E97" w:rsidP="00EE0C6B">
            <w:pPr>
              <w:autoSpaceDE w:val="0"/>
              <w:autoSpaceDN w:val="0"/>
              <w:adjustRightInd w:val="0"/>
              <w:spacing w:before="60" w:after="60"/>
              <w:rPr>
                <w:rPrChange w:id="1986" w:author="jonathan pritchard" w:date="2024-08-21T11:05:00Z" w16du:dateUtc="2024-08-21T10:05:00Z">
                  <w:rPr>
                    <w:noProof/>
                  </w:rPr>
                </w:rPrChange>
              </w:rPr>
            </w:pPr>
            <w:r w:rsidRPr="00237F07">
              <w:rPr>
                <w:rPrChange w:id="1987" w:author="jonathan pritchard" w:date="2024-08-21T11:05:00Z" w16du:dateUtc="2024-08-21T10:05:00Z">
                  <w:rPr>
                    <w:noProof/>
                  </w:rPr>
                </w:rPrChange>
              </w:rPr>
              <w:t>brown</w:t>
            </w:r>
          </w:p>
        </w:tc>
        <w:tc>
          <w:tcPr>
            <w:tcW w:w="7875" w:type="dxa"/>
          </w:tcPr>
          <w:p w14:paraId="1621C900" w14:textId="0C0B7D62" w:rsidR="00D54E97" w:rsidRPr="00237F07" w:rsidRDefault="00D54E97" w:rsidP="00EE0C6B">
            <w:pPr>
              <w:autoSpaceDE w:val="0"/>
              <w:autoSpaceDN w:val="0"/>
              <w:adjustRightInd w:val="0"/>
              <w:spacing w:before="60" w:after="60"/>
              <w:rPr>
                <w:rPrChange w:id="1988" w:author="jonathan pritchard" w:date="2024-08-21T11:05:00Z" w16du:dateUtc="2024-08-21T10:05:00Z">
                  <w:rPr>
                    <w:noProof/>
                  </w:rPr>
                </w:rPrChange>
              </w:rPr>
            </w:pPr>
            <w:r w:rsidRPr="00237F07">
              <w:rPr>
                <w:rPrChange w:id="1989" w:author="jonathan pritchard" w:date="2024-08-21T11:05:00Z" w16du:dateUtc="2024-08-21T10:05:00Z">
                  <w:rPr>
                    <w:noProof/>
                  </w:rPr>
                </w:rPrChange>
              </w:rPr>
              <w:t>as a background area shade is used for the land, and dark brown is used for</w:t>
            </w:r>
            <w:r w:rsidR="00957827" w:rsidRPr="00237F07">
              <w:rPr>
                <w:rPrChange w:id="1990" w:author="jonathan pritchard" w:date="2024-08-21T11:05:00Z" w16du:dateUtc="2024-08-21T10:05:00Z">
                  <w:rPr>
                    <w:noProof/>
                  </w:rPr>
                </w:rPrChange>
              </w:rPr>
              <w:t xml:space="preserve"> </w:t>
            </w:r>
            <w:r w:rsidRPr="00237F07">
              <w:rPr>
                <w:rPrChange w:id="1991" w:author="jonathan pritchard" w:date="2024-08-21T11:05:00Z" w16du:dateUtc="2024-08-21T10:05:00Z">
                  <w:rPr>
                    <w:noProof/>
                  </w:rPr>
                </w:rPrChange>
              </w:rPr>
              <w:t>features on land and in the intertidal area that do not have any strong</w:t>
            </w:r>
            <w:r w:rsidR="00957827" w:rsidRPr="00237F07">
              <w:rPr>
                <w:rPrChange w:id="1992" w:author="jonathan pritchard" w:date="2024-08-21T11:05:00Z" w16du:dateUtc="2024-08-21T10:05:00Z">
                  <w:rPr>
                    <w:noProof/>
                  </w:rPr>
                </w:rPrChange>
              </w:rPr>
              <w:t xml:space="preserve"> </w:t>
            </w:r>
            <w:r w:rsidRPr="00237F07">
              <w:rPr>
                <w:rPrChange w:id="1993" w:author="jonathan pritchard" w:date="2024-08-21T11:05:00Z" w16du:dateUtc="2024-08-21T10:05:00Z">
                  <w:rPr>
                    <w:noProof/>
                  </w:rPr>
                </w:rPrChange>
              </w:rPr>
              <w:t>significance for navigation.</w:t>
            </w:r>
          </w:p>
        </w:tc>
      </w:tr>
    </w:tbl>
    <w:p w14:paraId="16429EE6" w14:textId="3A17F320" w:rsidR="00D54E97" w:rsidRPr="00B77A92" w:rsidRDefault="00957827" w:rsidP="004242E8">
      <w:pPr>
        <w:pStyle w:val="Caption"/>
        <w:spacing w:after="120" w:line="240" w:lineRule="auto"/>
        <w:jc w:val="center"/>
      </w:pPr>
      <w:r w:rsidRPr="00B77A92">
        <w:t xml:space="preserve">Table </w:t>
      </w:r>
      <w:r w:rsidR="004242E8"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1994" w:author="jonathan pritchard" w:date="2024-08-21T11:05:00Z" w16du:dateUtc="2024-08-21T10:05:00Z">
            <w:rPr>
              <w:noProof/>
            </w:rPr>
          </w:rPrChange>
        </w:rPr>
        <w:t>26</w:t>
      </w:r>
      <w:r w:rsidR="00331A1D" w:rsidRPr="00B77A92">
        <w:fldChar w:fldCharType="end"/>
      </w:r>
      <w:r w:rsidRPr="00B77A92">
        <w:t xml:space="preserve"> - General colour assignments</w:t>
      </w:r>
    </w:p>
    <w:p w14:paraId="79336147" w14:textId="77777777" w:rsidR="004242E8" w:rsidRPr="00B77A92" w:rsidRDefault="004242E8" w:rsidP="004242E8">
      <w:pPr>
        <w:spacing w:after="120" w:line="240" w:lineRule="auto"/>
      </w:pPr>
    </w:p>
    <w:p w14:paraId="72CF13BB" w14:textId="589CE6A8" w:rsidR="00C74AD6" w:rsidRPr="00237F07" w:rsidRDefault="00C74AD6" w:rsidP="00DE56FE">
      <w:pPr>
        <w:pStyle w:val="Heading2"/>
        <w:rPr>
          <w:rPrChange w:id="1995" w:author="jonathan pritchard" w:date="2024-08-21T11:05:00Z" w16du:dateUtc="2024-08-21T10:05:00Z">
            <w:rPr>
              <w:noProof/>
              <w:lang w:val="fr-FR"/>
            </w:rPr>
          </w:rPrChange>
        </w:rPr>
      </w:pPr>
      <w:bookmarkStart w:id="1996" w:name="_Toc38829558"/>
      <w:bookmarkStart w:id="1997" w:name="_Toc38830061"/>
      <w:bookmarkStart w:id="1998" w:name="_Toc38936224"/>
      <w:bookmarkStart w:id="1999" w:name="_Ref98334754"/>
      <w:bookmarkStart w:id="2000" w:name="_Ref98334990"/>
      <w:bookmarkStart w:id="2001" w:name="_Toc175134655"/>
      <w:bookmarkEnd w:id="1996"/>
      <w:bookmarkEnd w:id="1997"/>
      <w:bookmarkEnd w:id="1998"/>
      <w:r w:rsidRPr="00237F07">
        <w:rPr>
          <w:rPrChange w:id="2002" w:author="jonathan pritchard" w:date="2024-08-21T11:05:00Z" w16du:dateUtc="2024-08-21T10:05:00Z">
            <w:rPr>
              <w:noProof/>
              <w:lang w:val="fr-FR"/>
            </w:rPr>
          </w:rPrChange>
        </w:rPr>
        <w:t>Colour tokens, profiles and palettes</w:t>
      </w:r>
      <w:bookmarkEnd w:id="1999"/>
      <w:bookmarkEnd w:id="2000"/>
      <w:ins w:id="2003" w:author="jonathan pritchard" w:date="2024-01-17T15:39:00Z">
        <w:r w:rsidR="00C55365" w:rsidRPr="00237F07">
          <w:rPr>
            <w:rPrChange w:id="2004" w:author="jonathan pritchard" w:date="2024-08-21T11:05:00Z" w16du:dateUtc="2024-08-21T10:05:00Z">
              <w:rPr>
                <w:noProof/>
                <w:lang w:val="fr-FR"/>
              </w:rPr>
            </w:rPrChange>
          </w:rPr>
          <w:t xml:space="preserve"> [Informative]</w:t>
        </w:r>
      </w:ins>
      <w:bookmarkEnd w:id="2001"/>
    </w:p>
    <w:p w14:paraId="6A962417" w14:textId="7EF1A472" w:rsidR="006C28A4" w:rsidRPr="00237F07" w:rsidRDefault="00077BF7" w:rsidP="004242E8">
      <w:pPr>
        <w:spacing w:after="120" w:line="240" w:lineRule="auto"/>
        <w:jc w:val="both"/>
        <w:rPr>
          <w:rPrChange w:id="2005" w:author="jonathan pritchard" w:date="2024-08-21T11:05:00Z" w16du:dateUtc="2024-08-21T10:05:00Z">
            <w:rPr>
              <w:noProof/>
            </w:rPr>
          </w:rPrChange>
        </w:rPr>
      </w:pPr>
      <w:r w:rsidRPr="00B77A92">
        <w:t>Colour tokens and colour profiles should be</w:t>
      </w:r>
      <w:r w:rsidR="00DE1643" w:rsidRPr="00B77A92">
        <w:t xml:space="preserve"> registered in the </w:t>
      </w:r>
      <w:r w:rsidR="00CC5C96" w:rsidRPr="00B77A92">
        <w:t xml:space="preserve">Portrayal </w:t>
      </w:r>
      <w:r w:rsidR="00E23D42" w:rsidRPr="00B77A92">
        <w:t>R</w:t>
      </w:r>
      <w:r w:rsidR="00CC5C96" w:rsidRPr="00B77A92">
        <w:t xml:space="preserve">egister in the </w:t>
      </w:r>
      <w:r w:rsidR="004242E8" w:rsidRPr="00B77A92">
        <w:t xml:space="preserve">IHO </w:t>
      </w:r>
      <w:r w:rsidR="00DE1643" w:rsidRPr="00B77A92">
        <w:t>GI Registry</w:t>
      </w:r>
      <w:r w:rsidRPr="00B77A92">
        <w:t xml:space="preserve"> prior to use in </w:t>
      </w:r>
      <w:r w:rsidR="004242E8" w:rsidRPr="00B77A92">
        <w:t>P</w:t>
      </w:r>
      <w:r w:rsidRPr="00B77A92">
        <w:t xml:space="preserve">ortrayal </w:t>
      </w:r>
      <w:r w:rsidR="004242E8" w:rsidRPr="00B77A92">
        <w:t>C</w:t>
      </w:r>
      <w:r w:rsidRPr="00B77A92">
        <w:t>atalogues.</w:t>
      </w:r>
      <w:r w:rsidR="00DE1643" w:rsidRPr="00B77A92">
        <w:t xml:space="preserve"> </w:t>
      </w:r>
      <w:r w:rsidRPr="00B77A92">
        <w:t xml:space="preserve">The same colour tokens </w:t>
      </w:r>
      <w:r w:rsidR="00374B59" w:rsidRPr="00B77A92">
        <w:t>may</w:t>
      </w:r>
      <w:r w:rsidRPr="00B77A92">
        <w:t xml:space="preserve"> be used by different data products</w:t>
      </w:r>
      <w:r w:rsidR="00374B59" w:rsidRPr="00B77A92">
        <w:t xml:space="preserve">. </w:t>
      </w:r>
      <w:r w:rsidR="00374B59" w:rsidRPr="00B77A92">
        <w:lastRenderedPageBreak/>
        <w:t xml:space="preserve">Product </w:t>
      </w:r>
      <w:r w:rsidR="004242E8" w:rsidRPr="00B77A92">
        <w:t>S</w:t>
      </w:r>
      <w:r w:rsidR="00374B59" w:rsidRPr="00B77A92">
        <w:t>pecifications should use the same colour tokens as S-101 for feature types and sub-types that are conceptually similar to S-101 feature types.</w:t>
      </w:r>
    </w:p>
    <w:p w14:paraId="22541DC8" w14:textId="77777777" w:rsidR="009769F4" w:rsidRPr="00237F07" w:rsidRDefault="009769F4" w:rsidP="004242E8">
      <w:pPr>
        <w:spacing w:after="120" w:line="240" w:lineRule="auto"/>
        <w:jc w:val="both"/>
        <w:rPr>
          <w:rPrChange w:id="2006" w:author="jonathan pritchard" w:date="2024-08-21T11:05:00Z" w16du:dateUtc="2024-08-21T10:05:00Z">
            <w:rPr>
              <w:noProof/>
            </w:rPr>
          </w:rPrChange>
        </w:rPr>
      </w:pPr>
      <w:r w:rsidRPr="00237F07">
        <w:rPr>
          <w:rPrChange w:id="2007" w:author="jonathan pritchard" w:date="2024-08-21T11:05:00Z" w16du:dateUtc="2024-08-21T10:05:00Z">
            <w:rPr>
              <w:noProof/>
            </w:rPr>
          </w:rPrChange>
        </w:rPr>
        <w:t xml:space="preserve">The colours in this section are specifically designed for chart display. </w:t>
      </w:r>
    </w:p>
    <w:p w14:paraId="50F84A1B" w14:textId="2E62DE70" w:rsidR="0055417C" w:rsidRPr="00237F07" w:rsidRDefault="00B12C25" w:rsidP="004242E8">
      <w:pPr>
        <w:spacing w:after="120" w:line="240" w:lineRule="auto"/>
        <w:jc w:val="both"/>
        <w:rPr>
          <w:rPrChange w:id="2008" w:author="jonathan pritchard" w:date="2024-08-21T11:05:00Z" w16du:dateUtc="2024-08-21T10:05:00Z">
            <w:rPr>
              <w:noProof/>
            </w:rPr>
          </w:rPrChange>
        </w:rPr>
      </w:pPr>
      <w:r w:rsidRPr="00237F07">
        <w:rPr>
          <w:rPrChange w:id="2009" w:author="jonathan pritchard" w:date="2024-08-21T11:05:00Z" w16du:dateUtc="2024-08-21T10:05:00Z">
            <w:rPr>
              <w:noProof/>
            </w:rPr>
          </w:rPrChange>
        </w:rPr>
        <w:fldChar w:fldCharType="begin"/>
      </w:r>
      <w:r w:rsidRPr="00237F07">
        <w:rPr>
          <w:rPrChange w:id="2010" w:author="jonathan pritchard" w:date="2024-08-21T11:05:00Z" w16du:dateUtc="2024-08-21T10:05:00Z">
            <w:rPr>
              <w:noProof/>
            </w:rPr>
          </w:rPrChange>
        </w:rPr>
        <w:instrText xml:space="preserve"> REF _Ref44888081 \h </w:instrText>
      </w:r>
      <w:r w:rsidR="004242E8" w:rsidRPr="00237F07">
        <w:rPr>
          <w:rPrChange w:id="2011" w:author="jonathan pritchard" w:date="2024-08-21T11:05:00Z" w16du:dateUtc="2024-08-21T10:05:00Z">
            <w:rPr>
              <w:noProof/>
            </w:rPr>
          </w:rPrChange>
        </w:rPr>
        <w:instrText xml:space="preserve"> \* MERGEFORMAT </w:instrText>
      </w:r>
      <w:r w:rsidRPr="00237F07">
        <w:rPr>
          <w:rPrChange w:id="2012" w:author="jonathan pritchard" w:date="2024-08-21T11:05:00Z" w16du:dateUtc="2024-08-21T10:05:00Z">
            <w:rPr>
              <w:noProof/>
            </w:rPr>
          </w:rPrChange>
        </w:rPr>
      </w:r>
      <w:r w:rsidRPr="00237F07">
        <w:rPr>
          <w:rPrChange w:id="2013" w:author="jonathan pritchard" w:date="2024-08-21T11:05:00Z" w16du:dateUtc="2024-08-21T10:05:00Z">
            <w:rPr>
              <w:noProof/>
            </w:rPr>
          </w:rPrChange>
        </w:rPr>
        <w:fldChar w:fldCharType="separate"/>
      </w:r>
      <w:r w:rsidR="00832978" w:rsidRPr="00B77A92">
        <w:t>Table C-27</w:t>
      </w:r>
      <w:r w:rsidRPr="00237F07">
        <w:rPr>
          <w:rPrChange w:id="2014" w:author="jonathan pritchard" w:date="2024-08-21T11:05:00Z" w16du:dateUtc="2024-08-21T10:05:00Z">
            <w:rPr>
              <w:noProof/>
            </w:rPr>
          </w:rPrChange>
        </w:rPr>
        <w:fldChar w:fldCharType="end"/>
      </w:r>
      <w:r w:rsidRPr="00237F07">
        <w:rPr>
          <w:rPrChange w:id="2015" w:author="jonathan pritchard" w:date="2024-08-21T11:05:00Z" w16du:dateUtc="2024-08-21T10:05:00Z">
            <w:rPr>
              <w:noProof/>
            </w:rPr>
          </w:rPrChange>
        </w:rPr>
        <w:t xml:space="preserve"> </w:t>
      </w:r>
      <w:r w:rsidR="008C2B9A" w:rsidRPr="00237F07">
        <w:rPr>
          <w:rPrChange w:id="2016" w:author="jonathan pritchard" w:date="2024-08-21T11:05:00Z" w16du:dateUtc="2024-08-21T10:05:00Z">
            <w:rPr>
              <w:noProof/>
            </w:rPr>
          </w:rPrChange>
        </w:rPr>
        <w:t>lists</w:t>
      </w:r>
      <w:r w:rsidR="00D66B3C" w:rsidRPr="00237F07">
        <w:rPr>
          <w:rPrChange w:id="2017" w:author="jonathan pritchard" w:date="2024-08-21T11:05:00Z" w16du:dateUtc="2024-08-21T10:05:00Z">
            <w:rPr>
              <w:noProof/>
            </w:rPr>
          </w:rPrChange>
        </w:rPr>
        <w:t xml:space="preserve"> colour tokens used in ECDIS displays</w:t>
      </w:r>
      <w:r w:rsidR="008C2B9A" w:rsidRPr="00237F07">
        <w:rPr>
          <w:rPrChange w:id="2018" w:author="jonathan pritchard" w:date="2024-08-21T11:05:00Z" w16du:dateUtc="2024-08-21T10:05:00Z">
            <w:rPr>
              <w:noProof/>
            </w:rPr>
          </w:rPrChange>
        </w:rPr>
        <w:t xml:space="preserve"> and describes their roles and significance</w:t>
      </w:r>
      <w:r w:rsidR="00D66B3C" w:rsidRPr="00237F07">
        <w:rPr>
          <w:rPrChange w:id="2019" w:author="jonathan pritchard" w:date="2024-08-21T11:05:00Z" w16du:dateUtc="2024-08-21T10:05:00Z">
            <w:rPr>
              <w:noProof/>
            </w:rPr>
          </w:rPrChange>
        </w:rPr>
        <w:t xml:space="preserve">. This </w:t>
      </w:r>
      <w:r w:rsidR="008C2B9A" w:rsidRPr="00237F07">
        <w:rPr>
          <w:rPrChange w:id="2020" w:author="jonathan pritchard" w:date="2024-08-21T11:05:00Z" w16du:dateUtc="2024-08-21T10:05:00Z">
            <w:rPr>
              <w:noProof/>
            </w:rPr>
          </w:rPrChange>
        </w:rPr>
        <w:t xml:space="preserve">table </w:t>
      </w:r>
      <w:r w:rsidR="00D66B3C" w:rsidRPr="00237F07">
        <w:rPr>
          <w:rPrChange w:id="2021" w:author="jonathan pritchard" w:date="2024-08-21T11:05:00Z" w16du:dateUtc="2024-08-21T10:05:00Z">
            <w:rPr>
              <w:noProof/>
            </w:rPr>
          </w:rPrChange>
        </w:rPr>
        <w:t xml:space="preserve">is not a comprehensive list of colour tokens; see the colour profile files in the </w:t>
      </w:r>
      <w:r w:rsidR="004242E8" w:rsidRPr="00237F07">
        <w:rPr>
          <w:rPrChange w:id="2022" w:author="jonathan pritchard" w:date="2024-08-21T11:05:00Z" w16du:dateUtc="2024-08-21T10:05:00Z">
            <w:rPr>
              <w:noProof/>
            </w:rPr>
          </w:rPrChange>
        </w:rPr>
        <w:t>P</w:t>
      </w:r>
      <w:r w:rsidR="00D66B3C" w:rsidRPr="00237F07">
        <w:rPr>
          <w:rPrChange w:id="2023" w:author="jonathan pritchard" w:date="2024-08-21T11:05:00Z" w16du:dateUtc="2024-08-21T10:05:00Z">
            <w:rPr>
              <w:noProof/>
            </w:rPr>
          </w:rPrChange>
        </w:rPr>
        <w:t xml:space="preserve">ortrayal </w:t>
      </w:r>
      <w:r w:rsidR="004242E8" w:rsidRPr="00237F07">
        <w:rPr>
          <w:rPrChange w:id="2024" w:author="jonathan pritchard" w:date="2024-08-21T11:05:00Z" w16du:dateUtc="2024-08-21T10:05:00Z">
            <w:rPr>
              <w:noProof/>
            </w:rPr>
          </w:rPrChange>
        </w:rPr>
        <w:t>C</w:t>
      </w:r>
      <w:r w:rsidR="00D66B3C" w:rsidRPr="00237F07">
        <w:rPr>
          <w:rPrChange w:id="2025" w:author="jonathan pritchard" w:date="2024-08-21T11:05:00Z" w16du:dateUtc="2024-08-21T10:05:00Z">
            <w:rPr>
              <w:noProof/>
            </w:rPr>
          </w:rPrChange>
        </w:rPr>
        <w:t>atalogues of individual products for the full list of colour tokens used by each product.</w:t>
      </w:r>
    </w:p>
    <w:p w14:paraId="30AA6A5A" w14:textId="4F781270" w:rsidR="0072408E" w:rsidRPr="00237F07" w:rsidRDefault="0072408E" w:rsidP="004242E8">
      <w:pPr>
        <w:spacing w:after="120" w:line="240" w:lineRule="auto"/>
        <w:jc w:val="both"/>
        <w:rPr>
          <w:rPrChange w:id="2026" w:author="jonathan pritchard" w:date="2024-08-21T11:05:00Z" w16du:dateUtc="2024-08-21T10:05:00Z">
            <w:rPr>
              <w:noProof/>
            </w:rPr>
          </w:rPrChange>
        </w:rPr>
      </w:pPr>
      <w:bookmarkStart w:id="2027" w:name="_Hlk44535372"/>
      <w:commentRangeStart w:id="2028"/>
      <w:commentRangeStart w:id="2029"/>
      <w:commentRangeStart w:id="2030"/>
      <w:r w:rsidRPr="00237F07">
        <w:rPr>
          <w:rPrChange w:id="2031" w:author="jonathan pritchard" w:date="2024-08-21T11:05:00Z" w16du:dateUtc="2024-08-21T10:05:00Z">
            <w:rPr>
              <w:noProof/>
            </w:rPr>
          </w:rPrChange>
        </w:rPr>
        <w:t xml:space="preserve">NOTE: This table is </w:t>
      </w:r>
      <w:r w:rsidR="00533443" w:rsidRPr="00237F07">
        <w:rPr>
          <w:rPrChange w:id="2032" w:author="jonathan pritchard" w:date="2024-08-21T11:05:00Z" w16du:dateUtc="2024-08-21T10:05:00Z">
            <w:rPr>
              <w:noProof/>
            </w:rPr>
          </w:rPrChange>
        </w:rPr>
        <w:t xml:space="preserve">useful information for implementations and should be available to implementors for completeness. It should also be kept updated with information pertaining to other </w:t>
      </w:r>
      <w:r w:rsidR="004242E8" w:rsidRPr="00237F07">
        <w:rPr>
          <w:rPrChange w:id="2033" w:author="jonathan pritchard" w:date="2024-08-21T11:05:00Z" w16du:dateUtc="2024-08-21T10:05:00Z">
            <w:rPr>
              <w:noProof/>
            </w:rPr>
          </w:rPrChange>
        </w:rPr>
        <w:t>P</w:t>
      </w:r>
      <w:r w:rsidR="00533443" w:rsidRPr="00237F07">
        <w:rPr>
          <w:rPrChange w:id="2034" w:author="jonathan pritchard" w:date="2024-08-21T11:05:00Z" w16du:dateUtc="2024-08-21T10:05:00Z">
            <w:rPr>
              <w:noProof/>
            </w:rPr>
          </w:rPrChange>
        </w:rPr>
        <w:t xml:space="preserve">roduct </w:t>
      </w:r>
      <w:r w:rsidR="004242E8" w:rsidRPr="00237F07">
        <w:rPr>
          <w:rPrChange w:id="2035" w:author="jonathan pritchard" w:date="2024-08-21T11:05:00Z" w16du:dateUtc="2024-08-21T10:05:00Z">
            <w:rPr>
              <w:noProof/>
            </w:rPr>
          </w:rPrChange>
        </w:rPr>
        <w:t>S</w:t>
      </w:r>
      <w:r w:rsidR="00533443" w:rsidRPr="00237F07">
        <w:rPr>
          <w:rPrChange w:id="2036" w:author="jonathan pritchard" w:date="2024-08-21T11:05:00Z" w16du:dateUtc="2024-08-21T10:05:00Z">
            <w:rPr>
              <w:noProof/>
            </w:rPr>
          </w:rPrChange>
        </w:rPr>
        <w:t xml:space="preserve">pecifications. It is </w:t>
      </w:r>
      <w:r w:rsidRPr="00237F07">
        <w:rPr>
          <w:rPrChange w:id="2037" w:author="jonathan pritchard" w:date="2024-08-21T11:05:00Z" w16du:dateUtc="2024-08-21T10:05:00Z">
            <w:rPr>
              <w:noProof/>
            </w:rPr>
          </w:rPrChange>
        </w:rPr>
        <w:t xml:space="preserve">provided as part of this </w:t>
      </w:r>
      <w:r w:rsidR="00533443" w:rsidRPr="00237F07">
        <w:rPr>
          <w:rPrChange w:id="2038" w:author="jonathan pritchard" w:date="2024-08-21T11:05:00Z" w16du:dateUtc="2024-08-21T10:05:00Z">
            <w:rPr>
              <w:noProof/>
            </w:rPr>
          </w:rPrChange>
        </w:rPr>
        <w:t>edition</w:t>
      </w:r>
      <w:r w:rsidRPr="00237F07">
        <w:rPr>
          <w:rPrChange w:id="2039" w:author="jonathan pritchard" w:date="2024-08-21T11:05:00Z" w16du:dateUtc="2024-08-21T10:05:00Z">
            <w:rPr>
              <w:noProof/>
            </w:rPr>
          </w:rPrChange>
        </w:rPr>
        <w:t xml:space="preserve"> </w:t>
      </w:r>
      <w:r w:rsidR="00533443" w:rsidRPr="00237F07">
        <w:rPr>
          <w:rPrChange w:id="2040" w:author="jonathan pritchard" w:date="2024-08-21T11:05:00Z" w16du:dateUtc="2024-08-21T10:05:00Z">
            <w:rPr>
              <w:noProof/>
            </w:rPr>
          </w:rPrChange>
        </w:rPr>
        <w:t xml:space="preserve">because </w:t>
      </w:r>
      <w:r w:rsidRPr="00237F07">
        <w:rPr>
          <w:rPrChange w:id="2041" w:author="jonathan pritchard" w:date="2024-08-21T11:05:00Z" w16du:dateUtc="2024-08-21T10:05:00Z">
            <w:rPr>
              <w:noProof/>
            </w:rPr>
          </w:rPrChange>
        </w:rPr>
        <w:t xml:space="preserve">there is at present no apparent provision for publishing it as a “living document”. Future editions may replace it by a reference to a “living document” in the </w:t>
      </w:r>
      <w:r w:rsidR="00533443" w:rsidRPr="00237F07">
        <w:rPr>
          <w:rPrChange w:id="2042" w:author="jonathan pritchard" w:date="2024-08-21T11:05:00Z" w16du:dateUtc="2024-08-21T10:05:00Z">
            <w:rPr>
              <w:noProof/>
            </w:rPr>
          </w:rPrChange>
        </w:rPr>
        <w:t xml:space="preserve">IHO </w:t>
      </w:r>
      <w:r w:rsidRPr="00237F07">
        <w:rPr>
          <w:rPrChange w:id="2043" w:author="jonathan pritchard" w:date="2024-08-21T11:05:00Z" w16du:dateUtc="2024-08-21T10:05:00Z">
            <w:rPr>
              <w:noProof/>
            </w:rPr>
          </w:rPrChange>
        </w:rPr>
        <w:t>GI Registry</w:t>
      </w:r>
      <w:r w:rsidR="00721276" w:rsidRPr="00237F07">
        <w:rPr>
          <w:rPrChange w:id="2044" w:author="jonathan pritchard" w:date="2024-08-21T11:05:00Z" w16du:dateUtc="2024-08-21T10:05:00Z">
            <w:rPr>
              <w:noProof/>
            </w:rPr>
          </w:rPrChange>
        </w:rPr>
        <w:t xml:space="preserve"> or</w:t>
      </w:r>
      <w:r w:rsidR="00533443" w:rsidRPr="00237F07">
        <w:rPr>
          <w:rPrChange w:id="2045" w:author="jonathan pritchard" w:date="2024-08-21T11:05:00Z" w16du:dateUtc="2024-08-21T10:05:00Z">
            <w:rPr>
              <w:noProof/>
            </w:rPr>
          </w:rPrChange>
        </w:rPr>
        <w:t xml:space="preserve"> </w:t>
      </w:r>
      <w:r w:rsidR="00DF4AD0" w:rsidRPr="00237F07">
        <w:rPr>
          <w:rPrChange w:id="2046" w:author="jonathan pritchard" w:date="2024-08-21T11:05:00Z" w16du:dateUtc="2024-08-21T10:05:00Z">
            <w:rPr>
              <w:noProof/>
            </w:rPr>
          </w:rPrChange>
        </w:rPr>
        <w:t xml:space="preserve">on </w:t>
      </w:r>
      <w:r w:rsidRPr="00237F07">
        <w:rPr>
          <w:rPrChange w:id="2047" w:author="jonathan pritchard" w:date="2024-08-21T11:05:00Z" w16du:dateUtc="2024-08-21T10:05:00Z">
            <w:rPr>
              <w:noProof/>
            </w:rPr>
          </w:rPrChange>
        </w:rPr>
        <w:t>the IHO Web site</w:t>
      </w:r>
      <w:commentRangeEnd w:id="2028"/>
      <w:r w:rsidR="004B6C6C" w:rsidRPr="00237F07">
        <w:rPr>
          <w:rStyle w:val="CommentReference"/>
          <w:lang w:val="en-GB"/>
          <w:rPrChange w:id="2048" w:author="jonathan pritchard" w:date="2024-08-21T11:05:00Z" w16du:dateUtc="2024-08-21T10:05:00Z">
            <w:rPr>
              <w:rStyle w:val="CommentReference"/>
            </w:rPr>
          </w:rPrChange>
        </w:rPr>
        <w:commentReference w:id="2028"/>
      </w:r>
      <w:commentRangeEnd w:id="2029"/>
      <w:r w:rsidR="0007289C" w:rsidRPr="00237F07">
        <w:rPr>
          <w:rStyle w:val="CommentReference"/>
          <w:lang w:val="en-GB"/>
          <w:rPrChange w:id="2049" w:author="jonathan pritchard" w:date="2024-08-21T11:05:00Z" w16du:dateUtc="2024-08-21T10:05:00Z">
            <w:rPr>
              <w:rStyle w:val="CommentReference"/>
            </w:rPr>
          </w:rPrChange>
        </w:rPr>
        <w:commentReference w:id="2029"/>
      </w:r>
      <w:commentRangeEnd w:id="2030"/>
      <w:r w:rsidR="00A3332B" w:rsidRPr="00237F07">
        <w:rPr>
          <w:rStyle w:val="CommentReference"/>
          <w:lang w:val="en-GB"/>
          <w:rPrChange w:id="2050" w:author="jonathan pritchard" w:date="2024-08-21T11:05:00Z" w16du:dateUtc="2024-08-21T10:05:00Z">
            <w:rPr>
              <w:rStyle w:val="CommentReference"/>
            </w:rPr>
          </w:rPrChange>
        </w:rPr>
        <w:commentReference w:id="2030"/>
      </w:r>
      <w:r w:rsidR="00721276" w:rsidRPr="00237F07">
        <w:rPr>
          <w:rPrChange w:id="2051" w:author="jonathan pritchard" w:date="2024-08-21T11:05:00Z" w16du:dateUtc="2024-08-21T10:05:00Z">
            <w:rPr>
              <w:noProof/>
            </w:rPr>
          </w:rPrChange>
        </w:rPr>
        <w:t>.</w:t>
      </w:r>
    </w:p>
    <w:bookmarkEnd w:id="2027"/>
    <w:p w14:paraId="27E3928B" w14:textId="2376B794" w:rsidR="009769F4" w:rsidRPr="00237F07" w:rsidRDefault="009769F4" w:rsidP="004E61EE">
      <w:pPr>
        <w:spacing w:line="240" w:lineRule="auto"/>
        <w:rPr>
          <w:rPrChange w:id="2052" w:author="jonathan pritchard" w:date="2024-08-21T11:05:00Z" w16du:dateUtc="2024-08-21T10:05:00Z">
            <w:rPr>
              <w:noProof/>
            </w:rPr>
          </w:rPrChange>
        </w:rPr>
      </w:pPr>
    </w:p>
    <w:p w14:paraId="342A2AD9" w14:textId="77777777" w:rsidR="00AF09AF" w:rsidRPr="00237F07" w:rsidRDefault="00AF09AF" w:rsidP="004E61EE">
      <w:pPr>
        <w:spacing w:line="240" w:lineRule="auto"/>
        <w:rPr>
          <w:rPrChange w:id="2053" w:author="jonathan pritchard" w:date="2024-08-21T11:05:00Z" w16du:dateUtc="2024-08-21T10:05:00Z">
            <w:rPr>
              <w:noProof/>
            </w:rPr>
          </w:rPrChange>
        </w:rPr>
        <w:sectPr w:rsidR="00AF09AF" w:rsidRPr="00237F07" w:rsidSect="00686450">
          <w:headerReference w:type="default" r:id="rId34"/>
          <w:footerReference w:type="default" r:id="rId35"/>
          <w:pgSz w:w="11906" w:h="16838" w:code="9"/>
          <w:pgMar w:top="1440" w:right="1400" w:bottom="1440" w:left="1400" w:header="708" w:footer="708" w:gutter="0"/>
          <w:pgNumType w:start="1"/>
          <w:cols w:space="708"/>
          <w:docGrid w:linePitch="360"/>
        </w:sectPr>
      </w:pPr>
    </w:p>
    <w:p w14:paraId="1C6D71AC" w14:textId="72BC12CD" w:rsidR="00AF09AF" w:rsidRPr="00237F07" w:rsidRDefault="00AF09AF" w:rsidP="004E61EE">
      <w:pPr>
        <w:spacing w:line="240" w:lineRule="auto"/>
        <w:rPr>
          <w:rPrChange w:id="2062" w:author="jonathan pritchard" w:date="2024-08-21T11:05:00Z" w16du:dateUtc="2024-08-21T10:05:00Z">
            <w:rPr>
              <w:noProof/>
            </w:rPr>
          </w:rPrChange>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B77A92" w14:paraId="76E39868" w14:textId="77777777" w:rsidTr="007C752F">
        <w:trPr>
          <w:cantSplit/>
          <w:tblHeader/>
        </w:trPr>
        <w:tc>
          <w:tcPr>
            <w:tcW w:w="1075" w:type="dxa"/>
            <w:shd w:val="clear" w:color="auto" w:fill="D9D9D9" w:themeFill="background1" w:themeFillShade="D9"/>
          </w:tcPr>
          <w:p w14:paraId="537BAA0B" w14:textId="77777777" w:rsidR="00BF29D0" w:rsidRPr="00237F07" w:rsidRDefault="00BF29D0" w:rsidP="004E61EE">
            <w:pPr>
              <w:rPr>
                <w:b/>
                <w:bCs/>
                <w:sz w:val="22"/>
                <w:szCs w:val="22"/>
                <w:rPrChange w:id="2063" w:author="jonathan pritchard" w:date="2024-08-21T11:05:00Z" w16du:dateUtc="2024-08-21T10:05:00Z">
                  <w:rPr>
                    <w:b/>
                    <w:bCs/>
                    <w:noProof/>
                    <w:sz w:val="22"/>
                    <w:szCs w:val="22"/>
                  </w:rPr>
                </w:rPrChange>
              </w:rPr>
            </w:pPr>
            <w:r w:rsidRPr="00237F07">
              <w:rPr>
                <w:b/>
                <w:bCs/>
                <w:sz w:val="22"/>
                <w:szCs w:val="22"/>
                <w:rPrChange w:id="2064" w:author="jonathan pritchard" w:date="2024-08-21T11:05:00Z" w16du:dateUtc="2024-08-21T10:05:00Z">
                  <w:rPr>
                    <w:b/>
                    <w:bCs/>
                    <w:noProof/>
                    <w:sz w:val="22"/>
                    <w:szCs w:val="22"/>
                  </w:rPr>
                </w:rPrChange>
              </w:rPr>
              <w:t>Token</w:t>
            </w:r>
          </w:p>
        </w:tc>
        <w:tc>
          <w:tcPr>
            <w:tcW w:w="1800" w:type="dxa"/>
            <w:shd w:val="clear" w:color="auto" w:fill="D9D9D9" w:themeFill="background1" w:themeFillShade="D9"/>
          </w:tcPr>
          <w:p w14:paraId="4A373D44" w14:textId="77777777" w:rsidR="00BF29D0" w:rsidRPr="00237F07" w:rsidRDefault="00BF29D0" w:rsidP="004E61EE">
            <w:pPr>
              <w:rPr>
                <w:b/>
                <w:bCs/>
                <w:sz w:val="22"/>
                <w:szCs w:val="22"/>
                <w:rPrChange w:id="2065" w:author="jonathan pritchard" w:date="2024-08-21T11:05:00Z" w16du:dateUtc="2024-08-21T10:05:00Z">
                  <w:rPr>
                    <w:b/>
                    <w:bCs/>
                    <w:noProof/>
                    <w:sz w:val="22"/>
                    <w:szCs w:val="22"/>
                  </w:rPr>
                </w:rPrChange>
              </w:rPr>
            </w:pPr>
            <w:r w:rsidRPr="00237F07">
              <w:rPr>
                <w:b/>
                <w:bCs/>
                <w:sz w:val="22"/>
                <w:szCs w:val="22"/>
                <w:rPrChange w:id="2066" w:author="jonathan pritchard" w:date="2024-08-21T11:05:00Z" w16du:dateUtc="2024-08-21T10:05:00Z">
                  <w:rPr>
                    <w:b/>
                    <w:bCs/>
                    <w:noProof/>
                    <w:sz w:val="22"/>
                    <w:szCs w:val="22"/>
                  </w:rPr>
                </w:rPrChange>
              </w:rPr>
              <w:t>Colour, day/night</w:t>
            </w:r>
          </w:p>
        </w:tc>
        <w:tc>
          <w:tcPr>
            <w:tcW w:w="3510" w:type="dxa"/>
            <w:shd w:val="clear" w:color="auto" w:fill="D9D9D9" w:themeFill="background1" w:themeFillShade="D9"/>
          </w:tcPr>
          <w:p w14:paraId="4436284E" w14:textId="77777777" w:rsidR="00BF29D0" w:rsidRPr="00237F07" w:rsidRDefault="00BF29D0" w:rsidP="004E61EE">
            <w:pPr>
              <w:rPr>
                <w:b/>
                <w:bCs/>
                <w:sz w:val="22"/>
                <w:szCs w:val="22"/>
                <w:rPrChange w:id="2067" w:author="jonathan pritchard" w:date="2024-08-21T11:05:00Z" w16du:dateUtc="2024-08-21T10:05:00Z">
                  <w:rPr>
                    <w:b/>
                    <w:bCs/>
                    <w:noProof/>
                    <w:sz w:val="22"/>
                    <w:szCs w:val="22"/>
                  </w:rPr>
                </w:rPrChange>
              </w:rPr>
            </w:pPr>
            <w:r w:rsidRPr="00237F07">
              <w:rPr>
                <w:b/>
                <w:bCs/>
                <w:sz w:val="22"/>
                <w:szCs w:val="22"/>
                <w:rPrChange w:id="2068" w:author="jonathan pritchard" w:date="2024-08-21T11:05:00Z" w16du:dateUtc="2024-08-21T10:05:00Z">
                  <w:rPr>
                    <w:b/>
                    <w:bCs/>
                    <w:noProof/>
                    <w:sz w:val="22"/>
                    <w:szCs w:val="22"/>
                  </w:rPr>
                </w:rPrChange>
              </w:rPr>
              <w:t>Usage</w:t>
            </w:r>
          </w:p>
        </w:tc>
        <w:tc>
          <w:tcPr>
            <w:tcW w:w="7563" w:type="dxa"/>
            <w:shd w:val="clear" w:color="auto" w:fill="D9D9D9" w:themeFill="background1" w:themeFillShade="D9"/>
          </w:tcPr>
          <w:p w14:paraId="6CB50090" w14:textId="77777777" w:rsidR="00BF29D0" w:rsidRPr="00237F07" w:rsidRDefault="00BF29D0" w:rsidP="004E61EE">
            <w:pPr>
              <w:rPr>
                <w:b/>
                <w:bCs/>
                <w:sz w:val="22"/>
                <w:szCs w:val="22"/>
                <w:rPrChange w:id="2069" w:author="jonathan pritchard" w:date="2024-08-21T11:05:00Z" w16du:dateUtc="2024-08-21T10:05:00Z">
                  <w:rPr>
                    <w:b/>
                    <w:bCs/>
                    <w:noProof/>
                    <w:sz w:val="22"/>
                    <w:szCs w:val="22"/>
                  </w:rPr>
                </w:rPrChange>
              </w:rPr>
            </w:pPr>
            <w:r w:rsidRPr="00237F07">
              <w:rPr>
                <w:b/>
                <w:bCs/>
                <w:sz w:val="22"/>
                <w:szCs w:val="22"/>
                <w:rPrChange w:id="2070" w:author="jonathan pritchard" w:date="2024-08-21T11:05:00Z" w16du:dateUtc="2024-08-21T10:05:00Z">
                  <w:rPr>
                    <w:b/>
                    <w:bCs/>
                    <w:noProof/>
                    <w:sz w:val="22"/>
                    <w:szCs w:val="22"/>
                  </w:rPr>
                </w:rPrChange>
              </w:rPr>
              <w:t>Significance</w:t>
            </w:r>
          </w:p>
        </w:tc>
      </w:tr>
      <w:tr w:rsidR="00BF29D0" w:rsidRPr="00B77A92" w14:paraId="7BF5FEC5" w14:textId="77777777" w:rsidTr="00773B55">
        <w:tc>
          <w:tcPr>
            <w:tcW w:w="0" w:type="auto"/>
            <w:gridSpan w:val="4"/>
            <w:shd w:val="clear" w:color="auto" w:fill="F2F2F2" w:themeFill="background1" w:themeFillShade="F2"/>
          </w:tcPr>
          <w:p w14:paraId="145AD6FA" w14:textId="77777777" w:rsidR="00BF29D0" w:rsidRPr="00237F07" w:rsidRDefault="00BF29D0" w:rsidP="004E61EE">
            <w:pPr>
              <w:rPr>
                <w:b/>
                <w:bCs/>
                <w:i/>
                <w:iCs/>
                <w:rPrChange w:id="2071" w:author="jonathan pritchard" w:date="2024-08-21T11:05:00Z" w16du:dateUtc="2024-08-21T10:05:00Z">
                  <w:rPr>
                    <w:b/>
                    <w:bCs/>
                    <w:i/>
                    <w:iCs/>
                    <w:noProof/>
                  </w:rPr>
                </w:rPrChange>
              </w:rPr>
            </w:pPr>
            <w:r w:rsidRPr="00237F07">
              <w:rPr>
                <w:b/>
                <w:bCs/>
                <w:i/>
                <w:iCs/>
                <w:rPrChange w:id="2072" w:author="jonathan pritchard" w:date="2024-08-21T11:05:00Z" w16du:dateUtc="2024-08-21T10:05:00Z">
                  <w:rPr>
                    <w:b/>
                    <w:bCs/>
                    <w:i/>
                    <w:iCs/>
                    <w:noProof/>
                  </w:rPr>
                </w:rPrChange>
              </w:rPr>
              <w:t>Colours for chart features</w:t>
            </w:r>
          </w:p>
        </w:tc>
      </w:tr>
      <w:tr w:rsidR="00773B55" w:rsidRPr="00B77A92" w14:paraId="44B2DBB4" w14:textId="77777777" w:rsidTr="00704411">
        <w:tc>
          <w:tcPr>
            <w:tcW w:w="1075" w:type="dxa"/>
          </w:tcPr>
          <w:p w14:paraId="273BD67C" w14:textId="77777777" w:rsidR="00BF29D0" w:rsidRPr="00237F07" w:rsidRDefault="00BF29D0" w:rsidP="004E61EE">
            <w:pPr>
              <w:rPr>
                <w:rPrChange w:id="2073" w:author="jonathan pritchard" w:date="2024-08-21T11:05:00Z" w16du:dateUtc="2024-08-21T10:05:00Z">
                  <w:rPr>
                    <w:noProof/>
                  </w:rPr>
                </w:rPrChange>
              </w:rPr>
            </w:pPr>
            <w:r w:rsidRPr="00237F07">
              <w:rPr>
                <w:rPrChange w:id="2074" w:author="jonathan pritchard" w:date="2024-08-21T11:05:00Z" w16du:dateUtc="2024-08-21T10:05:00Z">
                  <w:rPr>
                    <w:noProof/>
                  </w:rPr>
                </w:rPrChange>
              </w:rPr>
              <w:t>CHBLK</w:t>
            </w:r>
          </w:p>
        </w:tc>
        <w:tc>
          <w:tcPr>
            <w:tcW w:w="1800" w:type="dxa"/>
          </w:tcPr>
          <w:p w14:paraId="3DA023E5" w14:textId="77777777" w:rsidR="00BF29D0" w:rsidRPr="00237F07" w:rsidRDefault="00BF29D0" w:rsidP="004E61EE">
            <w:pPr>
              <w:rPr>
                <w:rPrChange w:id="2075" w:author="jonathan pritchard" w:date="2024-08-21T11:05:00Z" w16du:dateUtc="2024-08-21T10:05:00Z">
                  <w:rPr>
                    <w:noProof/>
                  </w:rPr>
                </w:rPrChange>
              </w:rPr>
            </w:pPr>
            <w:r w:rsidRPr="00237F07">
              <w:rPr>
                <w:rPrChange w:id="2076" w:author="jonathan pritchard" w:date="2024-08-21T11:05:00Z" w16du:dateUtc="2024-08-21T10:05:00Z">
                  <w:rPr>
                    <w:noProof/>
                  </w:rPr>
                </w:rPrChange>
              </w:rPr>
              <w:t>black/grey</w:t>
            </w:r>
          </w:p>
        </w:tc>
        <w:tc>
          <w:tcPr>
            <w:tcW w:w="3510" w:type="dxa"/>
          </w:tcPr>
          <w:p w14:paraId="438DE1A8" w14:textId="77777777" w:rsidR="00BF29D0" w:rsidRPr="00237F07" w:rsidRDefault="00BF29D0" w:rsidP="004E61EE">
            <w:pPr>
              <w:rPr>
                <w:rPrChange w:id="2077" w:author="jonathan pritchard" w:date="2024-08-21T11:05:00Z" w16du:dateUtc="2024-08-21T10:05:00Z">
                  <w:rPr>
                    <w:noProof/>
                  </w:rPr>
                </w:rPrChange>
              </w:rPr>
            </w:pPr>
            <w:r w:rsidRPr="00237F07">
              <w:rPr>
                <w:rPrChange w:id="2078" w:author="jonathan pritchard" w:date="2024-08-21T11:05:00Z" w16du:dateUtc="2024-08-21T10:05:00Z">
                  <w:rPr>
                    <w:noProof/>
                  </w:rPr>
                </w:rPrChange>
              </w:rPr>
              <w:t>general</w:t>
            </w:r>
          </w:p>
        </w:tc>
        <w:tc>
          <w:tcPr>
            <w:tcW w:w="7563" w:type="dxa"/>
            <w:vMerge w:val="restart"/>
          </w:tcPr>
          <w:p w14:paraId="3516BF3A" w14:textId="77777777" w:rsidR="00BF29D0" w:rsidRPr="00237F07" w:rsidRDefault="00BF29D0" w:rsidP="004E61EE">
            <w:pPr>
              <w:rPr>
                <w:rPrChange w:id="2079" w:author="jonathan pritchard" w:date="2024-08-21T11:05:00Z" w16du:dateUtc="2024-08-21T10:05:00Z">
                  <w:rPr>
                    <w:noProof/>
                  </w:rPr>
                </w:rPrChange>
              </w:rPr>
            </w:pPr>
            <w:r w:rsidRPr="00237F07">
              <w:rPr>
                <w:rPrChange w:id="2080" w:author="jonathan pritchard" w:date="2024-08-21T11:05:00Z" w16du:dateUtc="2024-08-21T10:05:00Z">
                  <w:rPr>
                    <w:noProof/>
                  </w:rPr>
                </w:rPrChange>
              </w:rPr>
              <w:t>This selection of colours is used in general to design symbols and chart line features as well as fill styles. They are not used in cases where other colours are available for a special usage.</w:t>
            </w:r>
          </w:p>
        </w:tc>
      </w:tr>
      <w:tr w:rsidR="00773B55" w:rsidRPr="00B77A92" w14:paraId="0205CF73" w14:textId="77777777" w:rsidTr="00704411">
        <w:tc>
          <w:tcPr>
            <w:tcW w:w="1075" w:type="dxa"/>
          </w:tcPr>
          <w:p w14:paraId="1CA354BF" w14:textId="77777777" w:rsidR="00BF29D0" w:rsidRPr="00237F07" w:rsidRDefault="00BF29D0" w:rsidP="004E61EE">
            <w:pPr>
              <w:rPr>
                <w:rPrChange w:id="2081" w:author="jonathan pritchard" w:date="2024-08-21T11:05:00Z" w16du:dateUtc="2024-08-21T10:05:00Z">
                  <w:rPr>
                    <w:noProof/>
                  </w:rPr>
                </w:rPrChange>
              </w:rPr>
            </w:pPr>
            <w:r w:rsidRPr="00237F07">
              <w:rPr>
                <w:rPrChange w:id="2082" w:author="jonathan pritchard" w:date="2024-08-21T11:05:00Z" w16du:dateUtc="2024-08-21T10:05:00Z">
                  <w:rPr>
                    <w:noProof/>
                  </w:rPr>
                </w:rPrChange>
              </w:rPr>
              <w:t>CHGRD</w:t>
            </w:r>
          </w:p>
        </w:tc>
        <w:tc>
          <w:tcPr>
            <w:tcW w:w="1800" w:type="dxa"/>
          </w:tcPr>
          <w:p w14:paraId="40F6DA62" w14:textId="77777777" w:rsidR="00BF29D0" w:rsidRPr="00237F07" w:rsidRDefault="00BF29D0" w:rsidP="004E61EE">
            <w:pPr>
              <w:rPr>
                <w:rPrChange w:id="2083" w:author="jonathan pritchard" w:date="2024-08-21T11:05:00Z" w16du:dateUtc="2024-08-21T10:05:00Z">
                  <w:rPr>
                    <w:noProof/>
                  </w:rPr>
                </w:rPrChange>
              </w:rPr>
            </w:pPr>
            <w:r w:rsidRPr="00237F07">
              <w:rPr>
                <w:rPrChange w:id="2084" w:author="jonathan pritchard" w:date="2024-08-21T11:05:00Z" w16du:dateUtc="2024-08-21T10:05:00Z">
                  <w:rPr>
                    <w:noProof/>
                  </w:rPr>
                </w:rPrChange>
              </w:rPr>
              <w:t>grey dominant</w:t>
            </w:r>
          </w:p>
        </w:tc>
        <w:tc>
          <w:tcPr>
            <w:tcW w:w="3510" w:type="dxa"/>
          </w:tcPr>
          <w:p w14:paraId="5924C7E1" w14:textId="77777777" w:rsidR="00BF29D0" w:rsidRPr="00237F07" w:rsidRDefault="00BF29D0" w:rsidP="004E61EE">
            <w:pPr>
              <w:rPr>
                <w:rPrChange w:id="2085" w:author="jonathan pritchard" w:date="2024-08-21T11:05:00Z" w16du:dateUtc="2024-08-21T10:05:00Z">
                  <w:rPr>
                    <w:noProof/>
                  </w:rPr>
                </w:rPrChange>
              </w:rPr>
            </w:pPr>
            <w:r w:rsidRPr="00237F07">
              <w:rPr>
                <w:rPrChange w:id="2086" w:author="jonathan pritchard" w:date="2024-08-21T11:05:00Z" w16du:dateUtc="2024-08-21T10:05:00Z">
                  <w:rPr>
                    <w:noProof/>
                  </w:rPr>
                </w:rPrChange>
              </w:rPr>
              <w:t>general</w:t>
            </w:r>
          </w:p>
        </w:tc>
        <w:tc>
          <w:tcPr>
            <w:tcW w:w="7563" w:type="dxa"/>
            <w:vMerge/>
          </w:tcPr>
          <w:p w14:paraId="7314DA40" w14:textId="77777777" w:rsidR="00BF29D0" w:rsidRPr="00237F07" w:rsidRDefault="00BF29D0" w:rsidP="004E61EE">
            <w:pPr>
              <w:rPr>
                <w:rPrChange w:id="2087" w:author="jonathan pritchard" w:date="2024-08-21T11:05:00Z" w16du:dateUtc="2024-08-21T10:05:00Z">
                  <w:rPr>
                    <w:noProof/>
                  </w:rPr>
                </w:rPrChange>
              </w:rPr>
            </w:pPr>
          </w:p>
        </w:tc>
      </w:tr>
      <w:tr w:rsidR="00773B55" w:rsidRPr="00B77A92" w14:paraId="428761B7" w14:textId="77777777" w:rsidTr="00704411">
        <w:tc>
          <w:tcPr>
            <w:tcW w:w="1075" w:type="dxa"/>
          </w:tcPr>
          <w:p w14:paraId="33F42E8B" w14:textId="77777777" w:rsidR="00BF29D0" w:rsidRPr="00237F07" w:rsidRDefault="00BF29D0" w:rsidP="004E61EE">
            <w:pPr>
              <w:rPr>
                <w:rPrChange w:id="2088" w:author="jonathan pritchard" w:date="2024-08-21T11:05:00Z" w16du:dateUtc="2024-08-21T10:05:00Z">
                  <w:rPr>
                    <w:noProof/>
                  </w:rPr>
                </w:rPrChange>
              </w:rPr>
            </w:pPr>
            <w:r w:rsidRPr="00237F07">
              <w:rPr>
                <w:rPrChange w:id="2089" w:author="jonathan pritchard" w:date="2024-08-21T11:05:00Z" w16du:dateUtc="2024-08-21T10:05:00Z">
                  <w:rPr>
                    <w:noProof/>
                  </w:rPr>
                </w:rPrChange>
              </w:rPr>
              <w:t>CHGRF</w:t>
            </w:r>
          </w:p>
        </w:tc>
        <w:tc>
          <w:tcPr>
            <w:tcW w:w="1800" w:type="dxa"/>
          </w:tcPr>
          <w:p w14:paraId="39AA5414" w14:textId="77777777" w:rsidR="00BF29D0" w:rsidRPr="00237F07" w:rsidRDefault="00BF29D0" w:rsidP="004E61EE">
            <w:pPr>
              <w:rPr>
                <w:rPrChange w:id="2090" w:author="jonathan pritchard" w:date="2024-08-21T11:05:00Z" w16du:dateUtc="2024-08-21T10:05:00Z">
                  <w:rPr>
                    <w:noProof/>
                  </w:rPr>
                </w:rPrChange>
              </w:rPr>
            </w:pPr>
            <w:r w:rsidRPr="00237F07">
              <w:rPr>
                <w:rPrChange w:id="2091" w:author="jonathan pritchard" w:date="2024-08-21T11:05:00Z" w16du:dateUtc="2024-08-21T10:05:00Z">
                  <w:rPr>
                    <w:noProof/>
                  </w:rPr>
                </w:rPrChange>
              </w:rPr>
              <w:t>grey, faint</w:t>
            </w:r>
          </w:p>
        </w:tc>
        <w:tc>
          <w:tcPr>
            <w:tcW w:w="3510" w:type="dxa"/>
          </w:tcPr>
          <w:p w14:paraId="56685BFB" w14:textId="77777777" w:rsidR="00BF29D0" w:rsidRPr="00237F07" w:rsidRDefault="00BF29D0" w:rsidP="004E61EE">
            <w:pPr>
              <w:rPr>
                <w:rPrChange w:id="2092" w:author="jonathan pritchard" w:date="2024-08-21T11:05:00Z" w16du:dateUtc="2024-08-21T10:05:00Z">
                  <w:rPr>
                    <w:noProof/>
                  </w:rPr>
                </w:rPrChange>
              </w:rPr>
            </w:pPr>
            <w:r w:rsidRPr="00237F07">
              <w:rPr>
                <w:rPrChange w:id="2093" w:author="jonathan pritchard" w:date="2024-08-21T11:05:00Z" w16du:dateUtc="2024-08-21T10:05:00Z">
                  <w:rPr>
                    <w:noProof/>
                  </w:rPr>
                </w:rPrChange>
              </w:rPr>
              <w:t>general</w:t>
            </w:r>
          </w:p>
        </w:tc>
        <w:tc>
          <w:tcPr>
            <w:tcW w:w="7563" w:type="dxa"/>
            <w:vMerge/>
          </w:tcPr>
          <w:p w14:paraId="7C9D886B" w14:textId="77777777" w:rsidR="00BF29D0" w:rsidRPr="00237F07" w:rsidRDefault="00BF29D0" w:rsidP="004E61EE">
            <w:pPr>
              <w:rPr>
                <w:rPrChange w:id="2094" w:author="jonathan pritchard" w:date="2024-08-21T11:05:00Z" w16du:dateUtc="2024-08-21T10:05:00Z">
                  <w:rPr>
                    <w:noProof/>
                  </w:rPr>
                </w:rPrChange>
              </w:rPr>
            </w:pPr>
          </w:p>
        </w:tc>
      </w:tr>
      <w:tr w:rsidR="00773B55" w:rsidRPr="00B77A92" w14:paraId="2D149262" w14:textId="77777777" w:rsidTr="00704411">
        <w:tc>
          <w:tcPr>
            <w:tcW w:w="1075" w:type="dxa"/>
          </w:tcPr>
          <w:p w14:paraId="5EBC723C" w14:textId="77777777" w:rsidR="00BF29D0" w:rsidRPr="00237F07" w:rsidRDefault="00BF29D0" w:rsidP="004E61EE">
            <w:pPr>
              <w:rPr>
                <w:rPrChange w:id="2095" w:author="jonathan pritchard" w:date="2024-08-21T11:05:00Z" w16du:dateUtc="2024-08-21T10:05:00Z">
                  <w:rPr>
                    <w:noProof/>
                  </w:rPr>
                </w:rPrChange>
              </w:rPr>
            </w:pPr>
            <w:r w:rsidRPr="00237F07">
              <w:rPr>
                <w:rPrChange w:id="2096" w:author="jonathan pritchard" w:date="2024-08-21T11:05:00Z" w16du:dateUtc="2024-08-21T10:05:00Z">
                  <w:rPr>
                    <w:noProof/>
                  </w:rPr>
                </w:rPrChange>
              </w:rPr>
              <w:t xml:space="preserve">CHRED </w:t>
            </w:r>
          </w:p>
        </w:tc>
        <w:tc>
          <w:tcPr>
            <w:tcW w:w="1800" w:type="dxa"/>
          </w:tcPr>
          <w:p w14:paraId="7E774FF2" w14:textId="77777777" w:rsidR="00BF29D0" w:rsidRPr="00237F07" w:rsidRDefault="00BF29D0" w:rsidP="004E61EE">
            <w:pPr>
              <w:rPr>
                <w:rPrChange w:id="2097" w:author="jonathan pritchard" w:date="2024-08-21T11:05:00Z" w16du:dateUtc="2024-08-21T10:05:00Z">
                  <w:rPr>
                    <w:noProof/>
                  </w:rPr>
                </w:rPrChange>
              </w:rPr>
            </w:pPr>
            <w:r w:rsidRPr="00237F07">
              <w:rPr>
                <w:rPrChange w:id="2098" w:author="jonathan pritchard" w:date="2024-08-21T11:05:00Z" w16du:dateUtc="2024-08-21T10:05:00Z">
                  <w:rPr>
                    <w:noProof/>
                  </w:rPr>
                </w:rPrChange>
              </w:rPr>
              <w:t>red</w:t>
            </w:r>
          </w:p>
        </w:tc>
        <w:tc>
          <w:tcPr>
            <w:tcW w:w="3510" w:type="dxa"/>
          </w:tcPr>
          <w:p w14:paraId="4242E330" w14:textId="77777777" w:rsidR="00BF29D0" w:rsidRPr="00237F07" w:rsidRDefault="00BF29D0" w:rsidP="004E61EE">
            <w:pPr>
              <w:rPr>
                <w:rPrChange w:id="2099" w:author="jonathan pritchard" w:date="2024-08-21T11:05:00Z" w16du:dateUtc="2024-08-21T10:05:00Z">
                  <w:rPr>
                    <w:noProof/>
                  </w:rPr>
                </w:rPrChange>
              </w:rPr>
            </w:pPr>
            <w:r w:rsidRPr="00237F07">
              <w:rPr>
                <w:rPrChange w:id="2100" w:author="jonathan pritchard" w:date="2024-08-21T11:05:00Z" w16du:dateUtc="2024-08-21T10:05:00Z">
                  <w:rPr>
                    <w:noProof/>
                  </w:rPr>
                </w:rPrChange>
              </w:rPr>
              <w:t>general</w:t>
            </w:r>
          </w:p>
        </w:tc>
        <w:tc>
          <w:tcPr>
            <w:tcW w:w="7563" w:type="dxa"/>
            <w:vMerge/>
          </w:tcPr>
          <w:p w14:paraId="1B126E0C" w14:textId="77777777" w:rsidR="00BF29D0" w:rsidRPr="00237F07" w:rsidRDefault="00BF29D0" w:rsidP="004E61EE">
            <w:pPr>
              <w:rPr>
                <w:rPrChange w:id="2101" w:author="jonathan pritchard" w:date="2024-08-21T11:05:00Z" w16du:dateUtc="2024-08-21T10:05:00Z">
                  <w:rPr>
                    <w:noProof/>
                  </w:rPr>
                </w:rPrChange>
              </w:rPr>
            </w:pPr>
          </w:p>
        </w:tc>
      </w:tr>
      <w:tr w:rsidR="00773B55" w:rsidRPr="00B77A92" w14:paraId="4D7BC77A" w14:textId="77777777" w:rsidTr="00704411">
        <w:tc>
          <w:tcPr>
            <w:tcW w:w="1075" w:type="dxa"/>
          </w:tcPr>
          <w:p w14:paraId="09409325" w14:textId="77777777" w:rsidR="00BF29D0" w:rsidRPr="00237F07" w:rsidRDefault="00BF29D0" w:rsidP="004E61EE">
            <w:pPr>
              <w:rPr>
                <w:rPrChange w:id="2102" w:author="jonathan pritchard" w:date="2024-08-21T11:05:00Z" w16du:dateUtc="2024-08-21T10:05:00Z">
                  <w:rPr>
                    <w:noProof/>
                  </w:rPr>
                </w:rPrChange>
              </w:rPr>
            </w:pPr>
            <w:r w:rsidRPr="00237F07">
              <w:rPr>
                <w:rPrChange w:id="2103" w:author="jonathan pritchard" w:date="2024-08-21T11:05:00Z" w16du:dateUtc="2024-08-21T10:05:00Z">
                  <w:rPr>
                    <w:noProof/>
                  </w:rPr>
                </w:rPrChange>
              </w:rPr>
              <w:t xml:space="preserve">CHGRN </w:t>
            </w:r>
          </w:p>
        </w:tc>
        <w:tc>
          <w:tcPr>
            <w:tcW w:w="1800" w:type="dxa"/>
          </w:tcPr>
          <w:p w14:paraId="0D59A83E" w14:textId="77777777" w:rsidR="00BF29D0" w:rsidRPr="00237F07" w:rsidRDefault="00BF29D0" w:rsidP="004E61EE">
            <w:pPr>
              <w:rPr>
                <w:rPrChange w:id="2104" w:author="jonathan pritchard" w:date="2024-08-21T11:05:00Z" w16du:dateUtc="2024-08-21T10:05:00Z">
                  <w:rPr>
                    <w:noProof/>
                  </w:rPr>
                </w:rPrChange>
              </w:rPr>
            </w:pPr>
            <w:r w:rsidRPr="00237F07">
              <w:rPr>
                <w:rPrChange w:id="2105" w:author="jonathan pritchard" w:date="2024-08-21T11:05:00Z" w16du:dateUtc="2024-08-21T10:05:00Z">
                  <w:rPr>
                    <w:noProof/>
                  </w:rPr>
                </w:rPrChange>
              </w:rPr>
              <w:t>green</w:t>
            </w:r>
          </w:p>
        </w:tc>
        <w:tc>
          <w:tcPr>
            <w:tcW w:w="3510" w:type="dxa"/>
          </w:tcPr>
          <w:p w14:paraId="43981609" w14:textId="77777777" w:rsidR="00BF29D0" w:rsidRPr="00237F07" w:rsidRDefault="00BF29D0" w:rsidP="004E61EE">
            <w:pPr>
              <w:rPr>
                <w:rPrChange w:id="2106" w:author="jonathan pritchard" w:date="2024-08-21T11:05:00Z" w16du:dateUtc="2024-08-21T10:05:00Z">
                  <w:rPr>
                    <w:noProof/>
                  </w:rPr>
                </w:rPrChange>
              </w:rPr>
            </w:pPr>
            <w:r w:rsidRPr="00237F07">
              <w:rPr>
                <w:rPrChange w:id="2107" w:author="jonathan pritchard" w:date="2024-08-21T11:05:00Z" w16du:dateUtc="2024-08-21T10:05:00Z">
                  <w:rPr>
                    <w:noProof/>
                  </w:rPr>
                </w:rPrChange>
              </w:rPr>
              <w:t>general</w:t>
            </w:r>
          </w:p>
        </w:tc>
        <w:tc>
          <w:tcPr>
            <w:tcW w:w="7563" w:type="dxa"/>
            <w:vMerge/>
          </w:tcPr>
          <w:p w14:paraId="3C9223FF" w14:textId="77777777" w:rsidR="00BF29D0" w:rsidRPr="00237F07" w:rsidRDefault="00BF29D0" w:rsidP="004E61EE">
            <w:pPr>
              <w:rPr>
                <w:rPrChange w:id="2108" w:author="jonathan pritchard" w:date="2024-08-21T11:05:00Z" w16du:dateUtc="2024-08-21T10:05:00Z">
                  <w:rPr>
                    <w:noProof/>
                  </w:rPr>
                </w:rPrChange>
              </w:rPr>
            </w:pPr>
          </w:p>
        </w:tc>
      </w:tr>
      <w:tr w:rsidR="00773B55" w:rsidRPr="00B77A92" w14:paraId="0E5D38F4" w14:textId="77777777" w:rsidTr="00704411">
        <w:tc>
          <w:tcPr>
            <w:tcW w:w="1075" w:type="dxa"/>
          </w:tcPr>
          <w:p w14:paraId="20A064FF" w14:textId="77777777" w:rsidR="00BF29D0" w:rsidRPr="00237F07" w:rsidRDefault="00BF29D0" w:rsidP="004E61EE">
            <w:pPr>
              <w:rPr>
                <w:rPrChange w:id="2109" w:author="jonathan pritchard" w:date="2024-08-21T11:05:00Z" w16du:dateUtc="2024-08-21T10:05:00Z">
                  <w:rPr>
                    <w:noProof/>
                  </w:rPr>
                </w:rPrChange>
              </w:rPr>
            </w:pPr>
            <w:r w:rsidRPr="00237F07">
              <w:rPr>
                <w:rPrChange w:id="2110" w:author="jonathan pritchard" w:date="2024-08-21T11:05:00Z" w16du:dateUtc="2024-08-21T10:05:00Z">
                  <w:rPr>
                    <w:noProof/>
                  </w:rPr>
                </w:rPrChange>
              </w:rPr>
              <w:t xml:space="preserve">CHYLW </w:t>
            </w:r>
          </w:p>
        </w:tc>
        <w:tc>
          <w:tcPr>
            <w:tcW w:w="1800" w:type="dxa"/>
          </w:tcPr>
          <w:p w14:paraId="444F3DAA" w14:textId="77777777" w:rsidR="00BF29D0" w:rsidRPr="00237F07" w:rsidRDefault="00BF29D0" w:rsidP="004E61EE">
            <w:pPr>
              <w:rPr>
                <w:rPrChange w:id="2111" w:author="jonathan pritchard" w:date="2024-08-21T11:05:00Z" w16du:dateUtc="2024-08-21T10:05:00Z">
                  <w:rPr>
                    <w:noProof/>
                  </w:rPr>
                </w:rPrChange>
              </w:rPr>
            </w:pPr>
            <w:r w:rsidRPr="00237F07">
              <w:rPr>
                <w:rPrChange w:id="2112" w:author="jonathan pritchard" w:date="2024-08-21T11:05:00Z" w16du:dateUtc="2024-08-21T10:05:00Z">
                  <w:rPr>
                    <w:noProof/>
                  </w:rPr>
                </w:rPrChange>
              </w:rPr>
              <w:t>yellow</w:t>
            </w:r>
          </w:p>
        </w:tc>
        <w:tc>
          <w:tcPr>
            <w:tcW w:w="3510" w:type="dxa"/>
          </w:tcPr>
          <w:p w14:paraId="2EFD70FC" w14:textId="77777777" w:rsidR="00BF29D0" w:rsidRPr="00237F07" w:rsidRDefault="00BF29D0" w:rsidP="004E61EE">
            <w:pPr>
              <w:rPr>
                <w:rPrChange w:id="2113" w:author="jonathan pritchard" w:date="2024-08-21T11:05:00Z" w16du:dateUtc="2024-08-21T10:05:00Z">
                  <w:rPr>
                    <w:noProof/>
                  </w:rPr>
                </w:rPrChange>
              </w:rPr>
            </w:pPr>
            <w:r w:rsidRPr="00237F07">
              <w:rPr>
                <w:rPrChange w:id="2114" w:author="jonathan pritchard" w:date="2024-08-21T11:05:00Z" w16du:dateUtc="2024-08-21T10:05:00Z">
                  <w:rPr>
                    <w:noProof/>
                  </w:rPr>
                </w:rPrChange>
              </w:rPr>
              <w:t>general</w:t>
            </w:r>
          </w:p>
        </w:tc>
        <w:tc>
          <w:tcPr>
            <w:tcW w:w="7563" w:type="dxa"/>
            <w:vMerge/>
          </w:tcPr>
          <w:p w14:paraId="4BE43F4D" w14:textId="77777777" w:rsidR="00BF29D0" w:rsidRPr="00237F07" w:rsidRDefault="00BF29D0" w:rsidP="004E61EE">
            <w:pPr>
              <w:rPr>
                <w:rPrChange w:id="2115" w:author="jonathan pritchard" w:date="2024-08-21T11:05:00Z" w16du:dateUtc="2024-08-21T10:05:00Z">
                  <w:rPr>
                    <w:noProof/>
                  </w:rPr>
                </w:rPrChange>
              </w:rPr>
            </w:pPr>
          </w:p>
        </w:tc>
      </w:tr>
      <w:tr w:rsidR="00773B55" w:rsidRPr="00B77A92" w14:paraId="4930E9E0" w14:textId="77777777" w:rsidTr="00704411">
        <w:tc>
          <w:tcPr>
            <w:tcW w:w="1075" w:type="dxa"/>
          </w:tcPr>
          <w:p w14:paraId="295EA329" w14:textId="77777777" w:rsidR="00BF29D0" w:rsidRPr="00237F07" w:rsidRDefault="00BF29D0" w:rsidP="004E61EE">
            <w:pPr>
              <w:rPr>
                <w:rPrChange w:id="2116" w:author="jonathan pritchard" w:date="2024-08-21T11:05:00Z" w16du:dateUtc="2024-08-21T10:05:00Z">
                  <w:rPr>
                    <w:noProof/>
                  </w:rPr>
                </w:rPrChange>
              </w:rPr>
            </w:pPr>
            <w:r w:rsidRPr="00237F07">
              <w:rPr>
                <w:rPrChange w:id="2117" w:author="jonathan pritchard" w:date="2024-08-21T11:05:00Z" w16du:dateUtc="2024-08-21T10:05:00Z">
                  <w:rPr>
                    <w:noProof/>
                  </w:rPr>
                </w:rPrChange>
              </w:rPr>
              <w:t xml:space="preserve">CHMGD </w:t>
            </w:r>
          </w:p>
        </w:tc>
        <w:tc>
          <w:tcPr>
            <w:tcW w:w="1800" w:type="dxa"/>
          </w:tcPr>
          <w:p w14:paraId="2EA6306A" w14:textId="77777777" w:rsidR="00BF29D0" w:rsidRPr="00237F07" w:rsidRDefault="00BF29D0" w:rsidP="004E61EE">
            <w:pPr>
              <w:rPr>
                <w:rPrChange w:id="2118" w:author="jonathan pritchard" w:date="2024-08-21T11:05:00Z" w16du:dateUtc="2024-08-21T10:05:00Z">
                  <w:rPr>
                    <w:noProof/>
                  </w:rPr>
                </w:rPrChange>
              </w:rPr>
            </w:pPr>
            <w:r w:rsidRPr="00237F07">
              <w:rPr>
                <w:rPrChange w:id="2119" w:author="jonathan pritchard" w:date="2024-08-21T11:05:00Z" w16du:dateUtc="2024-08-21T10:05:00Z">
                  <w:rPr>
                    <w:noProof/>
                  </w:rPr>
                </w:rPrChange>
              </w:rPr>
              <w:t>magenta, dominant</w:t>
            </w:r>
          </w:p>
        </w:tc>
        <w:tc>
          <w:tcPr>
            <w:tcW w:w="3510" w:type="dxa"/>
          </w:tcPr>
          <w:p w14:paraId="389C2827" w14:textId="77777777" w:rsidR="00BF29D0" w:rsidRPr="00237F07" w:rsidRDefault="00BF29D0" w:rsidP="004E61EE">
            <w:pPr>
              <w:rPr>
                <w:rPrChange w:id="2120" w:author="jonathan pritchard" w:date="2024-08-21T11:05:00Z" w16du:dateUtc="2024-08-21T10:05:00Z">
                  <w:rPr>
                    <w:noProof/>
                  </w:rPr>
                </w:rPrChange>
              </w:rPr>
            </w:pPr>
            <w:r w:rsidRPr="00237F07">
              <w:rPr>
                <w:rPrChange w:id="2121" w:author="jonathan pritchard" w:date="2024-08-21T11:05:00Z" w16du:dateUtc="2024-08-21T10:05:00Z">
                  <w:rPr>
                    <w:noProof/>
                  </w:rPr>
                </w:rPrChange>
              </w:rPr>
              <w:t>general</w:t>
            </w:r>
          </w:p>
        </w:tc>
        <w:tc>
          <w:tcPr>
            <w:tcW w:w="7563" w:type="dxa"/>
            <w:vMerge/>
          </w:tcPr>
          <w:p w14:paraId="59BD2B3F" w14:textId="77777777" w:rsidR="00BF29D0" w:rsidRPr="00237F07" w:rsidRDefault="00BF29D0" w:rsidP="004E61EE">
            <w:pPr>
              <w:rPr>
                <w:rPrChange w:id="2122" w:author="jonathan pritchard" w:date="2024-08-21T11:05:00Z" w16du:dateUtc="2024-08-21T10:05:00Z">
                  <w:rPr>
                    <w:noProof/>
                  </w:rPr>
                </w:rPrChange>
              </w:rPr>
            </w:pPr>
          </w:p>
        </w:tc>
      </w:tr>
      <w:tr w:rsidR="00773B55" w:rsidRPr="00B77A92" w14:paraId="20C7DDE8" w14:textId="77777777" w:rsidTr="00704411">
        <w:tc>
          <w:tcPr>
            <w:tcW w:w="1075" w:type="dxa"/>
          </w:tcPr>
          <w:p w14:paraId="748915FB" w14:textId="77777777" w:rsidR="00BF29D0" w:rsidRPr="00237F07" w:rsidRDefault="00BF29D0" w:rsidP="004E61EE">
            <w:pPr>
              <w:rPr>
                <w:rPrChange w:id="2123" w:author="jonathan pritchard" w:date="2024-08-21T11:05:00Z" w16du:dateUtc="2024-08-21T10:05:00Z">
                  <w:rPr>
                    <w:noProof/>
                  </w:rPr>
                </w:rPrChange>
              </w:rPr>
            </w:pPr>
            <w:r w:rsidRPr="00237F07">
              <w:rPr>
                <w:rPrChange w:id="2124" w:author="jonathan pritchard" w:date="2024-08-21T11:05:00Z" w16du:dateUtc="2024-08-21T10:05:00Z">
                  <w:rPr>
                    <w:noProof/>
                  </w:rPr>
                </w:rPrChange>
              </w:rPr>
              <w:t xml:space="preserve">CHMGF </w:t>
            </w:r>
          </w:p>
        </w:tc>
        <w:tc>
          <w:tcPr>
            <w:tcW w:w="1800" w:type="dxa"/>
          </w:tcPr>
          <w:p w14:paraId="4A1D35B2" w14:textId="77777777" w:rsidR="00BF29D0" w:rsidRPr="00237F07" w:rsidRDefault="00BF29D0" w:rsidP="004E61EE">
            <w:pPr>
              <w:rPr>
                <w:rPrChange w:id="2125" w:author="jonathan pritchard" w:date="2024-08-21T11:05:00Z" w16du:dateUtc="2024-08-21T10:05:00Z">
                  <w:rPr>
                    <w:noProof/>
                  </w:rPr>
                </w:rPrChange>
              </w:rPr>
            </w:pPr>
            <w:r w:rsidRPr="00237F07">
              <w:rPr>
                <w:rPrChange w:id="2126" w:author="jonathan pritchard" w:date="2024-08-21T11:05:00Z" w16du:dateUtc="2024-08-21T10:05:00Z">
                  <w:rPr>
                    <w:noProof/>
                  </w:rPr>
                </w:rPrChange>
              </w:rPr>
              <w:t>magenta, faint</w:t>
            </w:r>
          </w:p>
        </w:tc>
        <w:tc>
          <w:tcPr>
            <w:tcW w:w="3510" w:type="dxa"/>
          </w:tcPr>
          <w:p w14:paraId="5DA1BCB6" w14:textId="77777777" w:rsidR="00BF29D0" w:rsidRPr="00237F07" w:rsidRDefault="00BF29D0" w:rsidP="004E61EE">
            <w:pPr>
              <w:rPr>
                <w:rPrChange w:id="2127" w:author="jonathan pritchard" w:date="2024-08-21T11:05:00Z" w16du:dateUtc="2024-08-21T10:05:00Z">
                  <w:rPr>
                    <w:noProof/>
                  </w:rPr>
                </w:rPrChange>
              </w:rPr>
            </w:pPr>
            <w:r w:rsidRPr="00237F07">
              <w:rPr>
                <w:rPrChange w:id="2128" w:author="jonathan pritchard" w:date="2024-08-21T11:05:00Z" w16du:dateUtc="2024-08-21T10:05:00Z">
                  <w:rPr>
                    <w:noProof/>
                  </w:rPr>
                </w:rPrChange>
              </w:rPr>
              <w:t>general</w:t>
            </w:r>
          </w:p>
        </w:tc>
        <w:tc>
          <w:tcPr>
            <w:tcW w:w="7563" w:type="dxa"/>
            <w:vMerge/>
          </w:tcPr>
          <w:p w14:paraId="20D18429" w14:textId="77777777" w:rsidR="00BF29D0" w:rsidRPr="00237F07" w:rsidRDefault="00BF29D0" w:rsidP="004E61EE">
            <w:pPr>
              <w:rPr>
                <w:rPrChange w:id="2129" w:author="jonathan pritchard" w:date="2024-08-21T11:05:00Z" w16du:dateUtc="2024-08-21T10:05:00Z">
                  <w:rPr>
                    <w:noProof/>
                  </w:rPr>
                </w:rPrChange>
              </w:rPr>
            </w:pPr>
          </w:p>
        </w:tc>
      </w:tr>
      <w:tr w:rsidR="00773B55" w:rsidRPr="00B77A92" w14:paraId="25751523" w14:textId="77777777" w:rsidTr="00704411">
        <w:tc>
          <w:tcPr>
            <w:tcW w:w="1075" w:type="dxa"/>
          </w:tcPr>
          <w:p w14:paraId="2E98CBEC" w14:textId="77777777" w:rsidR="00BF29D0" w:rsidRPr="00237F07" w:rsidRDefault="00BF29D0" w:rsidP="004E61EE">
            <w:pPr>
              <w:rPr>
                <w:rPrChange w:id="2130" w:author="jonathan pritchard" w:date="2024-08-21T11:05:00Z" w16du:dateUtc="2024-08-21T10:05:00Z">
                  <w:rPr>
                    <w:noProof/>
                  </w:rPr>
                </w:rPrChange>
              </w:rPr>
            </w:pPr>
            <w:r w:rsidRPr="00237F07">
              <w:rPr>
                <w:rPrChange w:id="2131" w:author="jonathan pritchard" w:date="2024-08-21T11:05:00Z" w16du:dateUtc="2024-08-21T10:05:00Z">
                  <w:rPr>
                    <w:noProof/>
                  </w:rPr>
                </w:rPrChange>
              </w:rPr>
              <w:t xml:space="preserve">CHBRN </w:t>
            </w:r>
          </w:p>
        </w:tc>
        <w:tc>
          <w:tcPr>
            <w:tcW w:w="1800" w:type="dxa"/>
          </w:tcPr>
          <w:p w14:paraId="36D3F0E1" w14:textId="77777777" w:rsidR="00BF29D0" w:rsidRPr="00237F07" w:rsidRDefault="00BF29D0" w:rsidP="004E61EE">
            <w:pPr>
              <w:rPr>
                <w:rPrChange w:id="2132" w:author="jonathan pritchard" w:date="2024-08-21T11:05:00Z" w16du:dateUtc="2024-08-21T10:05:00Z">
                  <w:rPr>
                    <w:noProof/>
                  </w:rPr>
                </w:rPrChange>
              </w:rPr>
            </w:pPr>
            <w:r w:rsidRPr="00237F07">
              <w:rPr>
                <w:rPrChange w:id="2133" w:author="jonathan pritchard" w:date="2024-08-21T11:05:00Z" w16du:dateUtc="2024-08-21T10:05:00Z">
                  <w:rPr>
                    <w:noProof/>
                  </w:rPr>
                </w:rPrChange>
              </w:rPr>
              <w:t>brown</w:t>
            </w:r>
          </w:p>
        </w:tc>
        <w:tc>
          <w:tcPr>
            <w:tcW w:w="3510" w:type="dxa"/>
          </w:tcPr>
          <w:p w14:paraId="7BCCC0E6" w14:textId="77777777" w:rsidR="00BF29D0" w:rsidRPr="00237F07" w:rsidRDefault="00BF29D0" w:rsidP="004E61EE">
            <w:pPr>
              <w:rPr>
                <w:rPrChange w:id="2134" w:author="jonathan pritchard" w:date="2024-08-21T11:05:00Z" w16du:dateUtc="2024-08-21T10:05:00Z">
                  <w:rPr>
                    <w:noProof/>
                  </w:rPr>
                </w:rPrChange>
              </w:rPr>
            </w:pPr>
            <w:r w:rsidRPr="00237F07">
              <w:rPr>
                <w:rPrChange w:id="2135" w:author="jonathan pritchard" w:date="2024-08-21T11:05:00Z" w16du:dateUtc="2024-08-21T10:05:00Z">
                  <w:rPr>
                    <w:noProof/>
                  </w:rPr>
                </w:rPrChange>
              </w:rPr>
              <w:t>general</w:t>
            </w:r>
          </w:p>
        </w:tc>
        <w:tc>
          <w:tcPr>
            <w:tcW w:w="7563" w:type="dxa"/>
            <w:vMerge/>
          </w:tcPr>
          <w:p w14:paraId="79113D99" w14:textId="77777777" w:rsidR="00BF29D0" w:rsidRPr="00237F07" w:rsidRDefault="00BF29D0" w:rsidP="004E61EE">
            <w:pPr>
              <w:rPr>
                <w:rPrChange w:id="2136" w:author="jonathan pritchard" w:date="2024-08-21T11:05:00Z" w16du:dateUtc="2024-08-21T10:05:00Z">
                  <w:rPr>
                    <w:noProof/>
                  </w:rPr>
                </w:rPrChange>
              </w:rPr>
            </w:pPr>
          </w:p>
        </w:tc>
      </w:tr>
      <w:tr w:rsidR="00773B55" w:rsidRPr="00B77A92" w14:paraId="5AF2C083" w14:textId="77777777" w:rsidTr="00704411">
        <w:tc>
          <w:tcPr>
            <w:tcW w:w="1075" w:type="dxa"/>
          </w:tcPr>
          <w:p w14:paraId="17B8B19D" w14:textId="77777777" w:rsidR="00BF29D0" w:rsidRPr="00237F07" w:rsidRDefault="00BF29D0" w:rsidP="004E61EE">
            <w:pPr>
              <w:rPr>
                <w:rPrChange w:id="2137" w:author="jonathan pritchard" w:date="2024-08-21T11:05:00Z" w16du:dateUtc="2024-08-21T10:05:00Z">
                  <w:rPr>
                    <w:noProof/>
                  </w:rPr>
                </w:rPrChange>
              </w:rPr>
            </w:pPr>
            <w:r w:rsidRPr="00237F07">
              <w:rPr>
                <w:rPrChange w:id="2138" w:author="jonathan pritchard" w:date="2024-08-21T11:05:00Z" w16du:dateUtc="2024-08-21T10:05:00Z">
                  <w:rPr>
                    <w:noProof/>
                  </w:rPr>
                </w:rPrChange>
              </w:rPr>
              <w:t xml:space="preserve">CHWHT </w:t>
            </w:r>
          </w:p>
        </w:tc>
        <w:tc>
          <w:tcPr>
            <w:tcW w:w="1800" w:type="dxa"/>
          </w:tcPr>
          <w:p w14:paraId="23829BF8" w14:textId="77777777" w:rsidR="00BF29D0" w:rsidRPr="00237F07" w:rsidRDefault="00BF29D0" w:rsidP="004E61EE">
            <w:pPr>
              <w:rPr>
                <w:rPrChange w:id="2139" w:author="jonathan pritchard" w:date="2024-08-21T11:05:00Z" w16du:dateUtc="2024-08-21T10:05:00Z">
                  <w:rPr>
                    <w:noProof/>
                  </w:rPr>
                </w:rPrChange>
              </w:rPr>
            </w:pPr>
            <w:r w:rsidRPr="00237F07">
              <w:rPr>
                <w:rPrChange w:id="2140" w:author="jonathan pritchard" w:date="2024-08-21T11:05:00Z" w16du:dateUtc="2024-08-21T10:05:00Z">
                  <w:rPr>
                    <w:noProof/>
                  </w:rPr>
                </w:rPrChange>
              </w:rPr>
              <w:t>white</w:t>
            </w:r>
          </w:p>
        </w:tc>
        <w:tc>
          <w:tcPr>
            <w:tcW w:w="3510" w:type="dxa"/>
          </w:tcPr>
          <w:p w14:paraId="64A63AF4" w14:textId="77777777" w:rsidR="00BF29D0" w:rsidRPr="00237F07" w:rsidRDefault="00BF29D0" w:rsidP="004E61EE">
            <w:pPr>
              <w:rPr>
                <w:rPrChange w:id="2141" w:author="jonathan pritchard" w:date="2024-08-21T11:05:00Z" w16du:dateUtc="2024-08-21T10:05:00Z">
                  <w:rPr>
                    <w:noProof/>
                  </w:rPr>
                </w:rPrChange>
              </w:rPr>
            </w:pPr>
            <w:r w:rsidRPr="00237F07">
              <w:rPr>
                <w:rPrChange w:id="2142" w:author="jonathan pritchard" w:date="2024-08-21T11:05:00Z" w16du:dateUtc="2024-08-21T10:05:00Z">
                  <w:rPr>
                    <w:noProof/>
                  </w:rPr>
                </w:rPrChange>
              </w:rPr>
              <w:t>general</w:t>
            </w:r>
          </w:p>
        </w:tc>
        <w:tc>
          <w:tcPr>
            <w:tcW w:w="7563" w:type="dxa"/>
            <w:vMerge/>
          </w:tcPr>
          <w:p w14:paraId="583095E1" w14:textId="77777777" w:rsidR="00BF29D0" w:rsidRPr="00237F07" w:rsidRDefault="00BF29D0" w:rsidP="004E61EE">
            <w:pPr>
              <w:rPr>
                <w:rPrChange w:id="2143" w:author="jonathan pritchard" w:date="2024-08-21T11:05:00Z" w16du:dateUtc="2024-08-21T10:05:00Z">
                  <w:rPr>
                    <w:noProof/>
                  </w:rPr>
                </w:rPrChange>
              </w:rPr>
            </w:pPr>
          </w:p>
        </w:tc>
      </w:tr>
      <w:tr w:rsidR="00773B55" w:rsidRPr="00B77A92" w14:paraId="5A14949E" w14:textId="77777777" w:rsidTr="00704411">
        <w:tc>
          <w:tcPr>
            <w:tcW w:w="1075" w:type="dxa"/>
          </w:tcPr>
          <w:p w14:paraId="2DD05162" w14:textId="77777777" w:rsidR="00BF29D0" w:rsidRPr="00237F07" w:rsidRDefault="00BF29D0" w:rsidP="004E61EE">
            <w:pPr>
              <w:rPr>
                <w:rPrChange w:id="2144" w:author="jonathan pritchard" w:date="2024-08-21T11:05:00Z" w16du:dateUtc="2024-08-21T10:05:00Z">
                  <w:rPr>
                    <w:noProof/>
                  </w:rPr>
                </w:rPrChange>
              </w:rPr>
            </w:pPr>
            <w:r w:rsidRPr="00237F07">
              <w:rPr>
                <w:rPrChange w:id="2145" w:author="jonathan pritchard" w:date="2024-08-21T11:05:00Z" w16du:dateUtc="2024-08-21T10:05:00Z">
                  <w:rPr>
                    <w:noProof/>
                  </w:rPr>
                </w:rPrChange>
              </w:rPr>
              <w:t xml:space="preserve">OUTLW </w:t>
            </w:r>
          </w:p>
        </w:tc>
        <w:tc>
          <w:tcPr>
            <w:tcW w:w="1800" w:type="dxa"/>
          </w:tcPr>
          <w:p w14:paraId="2BCEF6BE" w14:textId="77777777" w:rsidR="00BF29D0" w:rsidRPr="00237F07" w:rsidRDefault="00BF29D0" w:rsidP="004E61EE">
            <w:pPr>
              <w:rPr>
                <w:rPrChange w:id="2146" w:author="jonathan pritchard" w:date="2024-08-21T11:05:00Z" w16du:dateUtc="2024-08-21T10:05:00Z">
                  <w:rPr>
                    <w:noProof/>
                  </w:rPr>
                </w:rPrChange>
              </w:rPr>
            </w:pPr>
            <w:r w:rsidRPr="00237F07">
              <w:rPr>
                <w:rPrChange w:id="2147" w:author="jonathan pritchard" w:date="2024-08-21T11:05:00Z" w16du:dateUtc="2024-08-21T10:05:00Z">
                  <w:rPr>
                    <w:noProof/>
                  </w:rPr>
                </w:rPrChange>
              </w:rPr>
              <w:t>black</w:t>
            </w:r>
          </w:p>
        </w:tc>
        <w:tc>
          <w:tcPr>
            <w:tcW w:w="3510" w:type="dxa"/>
          </w:tcPr>
          <w:p w14:paraId="3DDC9E35" w14:textId="77777777" w:rsidR="00BF29D0" w:rsidRPr="00237F07" w:rsidRDefault="00BF29D0" w:rsidP="004E61EE">
            <w:pPr>
              <w:rPr>
                <w:rPrChange w:id="2148" w:author="jonathan pritchard" w:date="2024-08-21T11:05:00Z" w16du:dateUtc="2024-08-21T10:05:00Z">
                  <w:rPr>
                    <w:noProof/>
                  </w:rPr>
                </w:rPrChange>
              </w:rPr>
            </w:pPr>
            <w:r w:rsidRPr="00237F07">
              <w:rPr>
                <w:rPrChange w:id="2149" w:author="jonathan pritchard" w:date="2024-08-21T11:05:00Z" w16du:dateUtc="2024-08-21T10:05:00Z">
                  <w:rPr>
                    <w:noProof/>
                  </w:rPr>
                </w:rPrChange>
              </w:rPr>
              <w:t>symbol outline on sea area background</w:t>
            </w:r>
          </w:p>
        </w:tc>
        <w:tc>
          <w:tcPr>
            <w:tcW w:w="7563" w:type="dxa"/>
            <w:vMerge w:val="restart"/>
          </w:tcPr>
          <w:p w14:paraId="53AE2029" w14:textId="77777777" w:rsidR="00BF29D0" w:rsidRPr="00237F07" w:rsidRDefault="00BF29D0" w:rsidP="004E61EE">
            <w:pPr>
              <w:rPr>
                <w:rPrChange w:id="2150" w:author="jonathan pritchard" w:date="2024-08-21T11:05:00Z" w16du:dateUtc="2024-08-21T10:05:00Z">
                  <w:rPr>
                    <w:noProof/>
                  </w:rPr>
                </w:rPrChange>
              </w:rPr>
            </w:pPr>
            <w:r w:rsidRPr="00237F07">
              <w:rPr>
                <w:rPrChange w:id="2151" w:author="jonathan pritchard" w:date="2024-08-21T11:05:00Z" w16du:dateUtc="2024-08-21T10:05:00Z">
                  <w:rPr>
                    <w:noProof/>
                  </w:rPr>
                </w:rPrChange>
              </w:rPr>
              <w:t>These colours are used to outline symbols depending on which background they are normally shown (water/land).</w:t>
            </w:r>
          </w:p>
        </w:tc>
      </w:tr>
      <w:tr w:rsidR="00773B55" w:rsidRPr="00B77A92" w14:paraId="58DFB0AE" w14:textId="77777777" w:rsidTr="00704411">
        <w:tc>
          <w:tcPr>
            <w:tcW w:w="1075" w:type="dxa"/>
          </w:tcPr>
          <w:p w14:paraId="6296556D" w14:textId="77777777" w:rsidR="00BF29D0" w:rsidRPr="00237F07" w:rsidRDefault="00BF29D0" w:rsidP="004E61EE">
            <w:pPr>
              <w:rPr>
                <w:rPrChange w:id="2152" w:author="jonathan pritchard" w:date="2024-08-21T11:05:00Z" w16du:dateUtc="2024-08-21T10:05:00Z">
                  <w:rPr>
                    <w:noProof/>
                  </w:rPr>
                </w:rPrChange>
              </w:rPr>
            </w:pPr>
            <w:r w:rsidRPr="00237F07">
              <w:rPr>
                <w:rPrChange w:id="2153" w:author="jonathan pritchard" w:date="2024-08-21T11:05:00Z" w16du:dateUtc="2024-08-21T10:05:00Z">
                  <w:rPr>
                    <w:noProof/>
                  </w:rPr>
                </w:rPrChange>
              </w:rPr>
              <w:t xml:space="preserve">OUTLL </w:t>
            </w:r>
          </w:p>
        </w:tc>
        <w:tc>
          <w:tcPr>
            <w:tcW w:w="1800" w:type="dxa"/>
          </w:tcPr>
          <w:p w14:paraId="3C58233F" w14:textId="77777777" w:rsidR="00BF29D0" w:rsidRPr="00237F07" w:rsidRDefault="00BF29D0" w:rsidP="004E61EE">
            <w:pPr>
              <w:rPr>
                <w:rPrChange w:id="2154" w:author="jonathan pritchard" w:date="2024-08-21T11:05:00Z" w16du:dateUtc="2024-08-21T10:05:00Z">
                  <w:rPr>
                    <w:noProof/>
                  </w:rPr>
                </w:rPrChange>
              </w:rPr>
            </w:pPr>
            <w:r w:rsidRPr="00237F07">
              <w:rPr>
                <w:rPrChange w:id="2155" w:author="jonathan pritchard" w:date="2024-08-21T11:05:00Z" w16du:dateUtc="2024-08-21T10:05:00Z">
                  <w:rPr>
                    <w:noProof/>
                  </w:rPr>
                </w:rPrChange>
              </w:rPr>
              <w:t>pale/dark brown</w:t>
            </w:r>
          </w:p>
        </w:tc>
        <w:tc>
          <w:tcPr>
            <w:tcW w:w="3510" w:type="dxa"/>
          </w:tcPr>
          <w:p w14:paraId="1C4CE9E7" w14:textId="77777777" w:rsidR="00BF29D0" w:rsidRPr="00237F07" w:rsidRDefault="00BF29D0" w:rsidP="004E61EE">
            <w:pPr>
              <w:rPr>
                <w:rPrChange w:id="2156" w:author="jonathan pritchard" w:date="2024-08-21T11:05:00Z" w16du:dateUtc="2024-08-21T10:05:00Z">
                  <w:rPr>
                    <w:noProof/>
                  </w:rPr>
                </w:rPrChange>
              </w:rPr>
            </w:pPr>
            <w:r w:rsidRPr="00237F07">
              <w:rPr>
                <w:rPrChange w:id="2157" w:author="jonathan pritchard" w:date="2024-08-21T11:05:00Z" w16du:dateUtc="2024-08-21T10:05:00Z">
                  <w:rPr>
                    <w:noProof/>
                  </w:rPr>
                </w:rPrChange>
              </w:rPr>
              <w:t>symbol outline on land area background</w:t>
            </w:r>
          </w:p>
        </w:tc>
        <w:tc>
          <w:tcPr>
            <w:tcW w:w="7563" w:type="dxa"/>
            <w:vMerge/>
          </w:tcPr>
          <w:p w14:paraId="4DB5F75E" w14:textId="77777777" w:rsidR="00BF29D0" w:rsidRPr="00237F07" w:rsidRDefault="00BF29D0" w:rsidP="004E61EE">
            <w:pPr>
              <w:rPr>
                <w:rPrChange w:id="2158" w:author="jonathan pritchard" w:date="2024-08-21T11:05:00Z" w16du:dateUtc="2024-08-21T10:05:00Z">
                  <w:rPr>
                    <w:noProof/>
                  </w:rPr>
                </w:rPrChange>
              </w:rPr>
            </w:pPr>
          </w:p>
        </w:tc>
      </w:tr>
      <w:tr w:rsidR="00773B55" w:rsidRPr="00B77A92" w14:paraId="5950EA1E" w14:textId="77777777" w:rsidTr="00704411">
        <w:tc>
          <w:tcPr>
            <w:tcW w:w="1075" w:type="dxa"/>
          </w:tcPr>
          <w:p w14:paraId="1889F3C2" w14:textId="77777777" w:rsidR="00BF29D0" w:rsidRPr="00237F07" w:rsidRDefault="00BF29D0" w:rsidP="004E61EE">
            <w:pPr>
              <w:rPr>
                <w:rPrChange w:id="2159" w:author="jonathan pritchard" w:date="2024-08-21T11:05:00Z" w16du:dateUtc="2024-08-21T10:05:00Z">
                  <w:rPr>
                    <w:noProof/>
                  </w:rPr>
                </w:rPrChange>
              </w:rPr>
            </w:pPr>
            <w:r w:rsidRPr="00237F07">
              <w:rPr>
                <w:rPrChange w:id="2160" w:author="jonathan pritchard" w:date="2024-08-21T11:05:00Z" w16du:dateUtc="2024-08-21T10:05:00Z">
                  <w:rPr>
                    <w:noProof/>
                  </w:rPr>
                </w:rPrChange>
              </w:rPr>
              <w:t xml:space="preserve">LITRD </w:t>
            </w:r>
          </w:p>
        </w:tc>
        <w:tc>
          <w:tcPr>
            <w:tcW w:w="1800" w:type="dxa"/>
          </w:tcPr>
          <w:p w14:paraId="7F590635" w14:textId="77777777" w:rsidR="00BF29D0" w:rsidRPr="00237F07" w:rsidRDefault="00BF29D0" w:rsidP="004E61EE">
            <w:pPr>
              <w:rPr>
                <w:rPrChange w:id="2161" w:author="jonathan pritchard" w:date="2024-08-21T11:05:00Z" w16du:dateUtc="2024-08-21T10:05:00Z">
                  <w:rPr>
                    <w:noProof/>
                  </w:rPr>
                </w:rPrChange>
              </w:rPr>
            </w:pPr>
            <w:r w:rsidRPr="00237F07">
              <w:rPr>
                <w:rPrChange w:id="2162" w:author="jonathan pritchard" w:date="2024-08-21T11:05:00Z" w16du:dateUtc="2024-08-21T10:05:00Z">
                  <w:rPr>
                    <w:noProof/>
                  </w:rPr>
                </w:rPrChange>
              </w:rPr>
              <w:t>red</w:t>
            </w:r>
          </w:p>
        </w:tc>
        <w:tc>
          <w:tcPr>
            <w:tcW w:w="3510" w:type="dxa"/>
          </w:tcPr>
          <w:p w14:paraId="155009F4" w14:textId="77777777" w:rsidR="00BF29D0" w:rsidRPr="00237F07" w:rsidRDefault="00BF29D0" w:rsidP="004E61EE">
            <w:pPr>
              <w:rPr>
                <w:rPrChange w:id="2163" w:author="jonathan pritchard" w:date="2024-08-21T11:05:00Z" w16du:dateUtc="2024-08-21T10:05:00Z">
                  <w:rPr>
                    <w:noProof/>
                  </w:rPr>
                </w:rPrChange>
              </w:rPr>
            </w:pPr>
            <w:r w:rsidRPr="00237F07">
              <w:rPr>
                <w:rPrChange w:id="2164" w:author="jonathan pritchard" w:date="2024-08-21T11:05:00Z" w16du:dateUtc="2024-08-21T10:05:00Z">
                  <w:rPr>
                    <w:noProof/>
                  </w:rPr>
                </w:rPrChange>
              </w:rPr>
              <w:t>red lights</w:t>
            </w:r>
          </w:p>
        </w:tc>
        <w:tc>
          <w:tcPr>
            <w:tcW w:w="7563" w:type="dxa"/>
            <w:vMerge w:val="restart"/>
          </w:tcPr>
          <w:p w14:paraId="3A9AA24B" w14:textId="77777777" w:rsidR="00BF29D0" w:rsidRPr="00237F07" w:rsidRDefault="00BF29D0" w:rsidP="004E61EE">
            <w:pPr>
              <w:rPr>
                <w:rPrChange w:id="2165" w:author="jonathan pritchard" w:date="2024-08-21T11:05:00Z" w16du:dateUtc="2024-08-21T10:05:00Z">
                  <w:rPr>
                    <w:noProof/>
                  </w:rPr>
                </w:rPrChange>
              </w:rPr>
            </w:pPr>
            <w:r w:rsidRPr="00237F07">
              <w:rPr>
                <w:rPrChange w:id="2166" w:author="jonathan pritchard" w:date="2024-08-21T11:05:00Z" w16du:dateUtc="2024-08-21T10:05:00Z">
                  <w:rPr>
                    <w:noProof/>
                  </w:rPr>
                </w:rPrChange>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B77A92" w14:paraId="2427DFF2" w14:textId="77777777" w:rsidTr="00704411">
        <w:tc>
          <w:tcPr>
            <w:tcW w:w="1075" w:type="dxa"/>
          </w:tcPr>
          <w:p w14:paraId="103256B2" w14:textId="77777777" w:rsidR="00BF29D0" w:rsidRPr="00237F07" w:rsidRDefault="00BF29D0" w:rsidP="004E61EE">
            <w:pPr>
              <w:rPr>
                <w:rPrChange w:id="2167" w:author="jonathan pritchard" w:date="2024-08-21T11:05:00Z" w16du:dateUtc="2024-08-21T10:05:00Z">
                  <w:rPr>
                    <w:noProof/>
                  </w:rPr>
                </w:rPrChange>
              </w:rPr>
            </w:pPr>
            <w:r w:rsidRPr="00237F07">
              <w:rPr>
                <w:rPrChange w:id="2168" w:author="jonathan pritchard" w:date="2024-08-21T11:05:00Z" w16du:dateUtc="2024-08-21T10:05:00Z">
                  <w:rPr>
                    <w:noProof/>
                  </w:rPr>
                </w:rPrChange>
              </w:rPr>
              <w:t xml:space="preserve">LITGN </w:t>
            </w:r>
          </w:p>
        </w:tc>
        <w:tc>
          <w:tcPr>
            <w:tcW w:w="1800" w:type="dxa"/>
          </w:tcPr>
          <w:p w14:paraId="76349D50" w14:textId="77777777" w:rsidR="00BF29D0" w:rsidRPr="00237F07" w:rsidRDefault="00BF29D0" w:rsidP="004E61EE">
            <w:pPr>
              <w:rPr>
                <w:rPrChange w:id="2169" w:author="jonathan pritchard" w:date="2024-08-21T11:05:00Z" w16du:dateUtc="2024-08-21T10:05:00Z">
                  <w:rPr>
                    <w:noProof/>
                  </w:rPr>
                </w:rPrChange>
              </w:rPr>
            </w:pPr>
            <w:r w:rsidRPr="00237F07">
              <w:rPr>
                <w:rPrChange w:id="2170" w:author="jonathan pritchard" w:date="2024-08-21T11:05:00Z" w16du:dateUtc="2024-08-21T10:05:00Z">
                  <w:rPr>
                    <w:noProof/>
                  </w:rPr>
                </w:rPrChange>
              </w:rPr>
              <w:t>green</w:t>
            </w:r>
          </w:p>
        </w:tc>
        <w:tc>
          <w:tcPr>
            <w:tcW w:w="3510" w:type="dxa"/>
          </w:tcPr>
          <w:p w14:paraId="5B83FE2C" w14:textId="77777777" w:rsidR="00BF29D0" w:rsidRPr="00237F07" w:rsidRDefault="00BF29D0" w:rsidP="004E61EE">
            <w:pPr>
              <w:rPr>
                <w:rPrChange w:id="2171" w:author="jonathan pritchard" w:date="2024-08-21T11:05:00Z" w16du:dateUtc="2024-08-21T10:05:00Z">
                  <w:rPr>
                    <w:noProof/>
                  </w:rPr>
                </w:rPrChange>
              </w:rPr>
            </w:pPr>
            <w:r w:rsidRPr="00237F07">
              <w:rPr>
                <w:rPrChange w:id="2172" w:author="jonathan pritchard" w:date="2024-08-21T11:05:00Z" w16du:dateUtc="2024-08-21T10:05:00Z">
                  <w:rPr>
                    <w:noProof/>
                  </w:rPr>
                </w:rPrChange>
              </w:rPr>
              <w:t>green lights</w:t>
            </w:r>
          </w:p>
        </w:tc>
        <w:tc>
          <w:tcPr>
            <w:tcW w:w="7563" w:type="dxa"/>
            <w:vMerge/>
          </w:tcPr>
          <w:p w14:paraId="71BABE6A" w14:textId="77777777" w:rsidR="00BF29D0" w:rsidRPr="00237F07" w:rsidRDefault="00BF29D0" w:rsidP="004E61EE">
            <w:pPr>
              <w:rPr>
                <w:rPrChange w:id="2173" w:author="jonathan pritchard" w:date="2024-08-21T11:05:00Z" w16du:dateUtc="2024-08-21T10:05:00Z">
                  <w:rPr>
                    <w:noProof/>
                  </w:rPr>
                </w:rPrChange>
              </w:rPr>
            </w:pPr>
          </w:p>
        </w:tc>
      </w:tr>
      <w:tr w:rsidR="00773B55" w:rsidRPr="00B77A92" w14:paraId="7D70080C" w14:textId="77777777" w:rsidTr="00704411">
        <w:tc>
          <w:tcPr>
            <w:tcW w:w="1075" w:type="dxa"/>
          </w:tcPr>
          <w:p w14:paraId="28C70F12" w14:textId="77777777" w:rsidR="00BF29D0" w:rsidRPr="00237F07" w:rsidRDefault="00BF29D0" w:rsidP="004E61EE">
            <w:pPr>
              <w:rPr>
                <w:rPrChange w:id="2174" w:author="jonathan pritchard" w:date="2024-08-21T11:05:00Z" w16du:dateUtc="2024-08-21T10:05:00Z">
                  <w:rPr>
                    <w:noProof/>
                  </w:rPr>
                </w:rPrChange>
              </w:rPr>
            </w:pPr>
            <w:r w:rsidRPr="00237F07">
              <w:rPr>
                <w:rPrChange w:id="2175" w:author="jonathan pritchard" w:date="2024-08-21T11:05:00Z" w16du:dateUtc="2024-08-21T10:05:00Z">
                  <w:rPr>
                    <w:noProof/>
                  </w:rPr>
                </w:rPrChange>
              </w:rPr>
              <w:t xml:space="preserve">LITYW </w:t>
            </w:r>
          </w:p>
        </w:tc>
        <w:tc>
          <w:tcPr>
            <w:tcW w:w="1800" w:type="dxa"/>
          </w:tcPr>
          <w:p w14:paraId="7799FC4E" w14:textId="77777777" w:rsidR="00BF29D0" w:rsidRPr="00237F07" w:rsidRDefault="00BF29D0" w:rsidP="004E61EE">
            <w:pPr>
              <w:rPr>
                <w:rPrChange w:id="2176" w:author="jonathan pritchard" w:date="2024-08-21T11:05:00Z" w16du:dateUtc="2024-08-21T10:05:00Z">
                  <w:rPr>
                    <w:noProof/>
                  </w:rPr>
                </w:rPrChange>
              </w:rPr>
            </w:pPr>
            <w:r w:rsidRPr="00237F07">
              <w:rPr>
                <w:rPrChange w:id="2177" w:author="jonathan pritchard" w:date="2024-08-21T11:05:00Z" w16du:dateUtc="2024-08-21T10:05:00Z">
                  <w:rPr>
                    <w:noProof/>
                  </w:rPr>
                </w:rPrChange>
              </w:rPr>
              <w:t>yellow</w:t>
            </w:r>
          </w:p>
        </w:tc>
        <w:tc>
          <w:tcPr>
            <w:tcW w:w="3510" w:type="dxa"/>
          </w:tcPr>
          <w:p w14:paraId="69712336" w14:textId="77777777" w:rsidR="00BF29D0" w:rsidRPr="00237F07" w:rsidRDefault="00BF29D0" w:rsidP="004E61EE">
            <w:pPr>
              <w:rPr>
                <w:rPrChange w:id="2178" w:author="jonathan pritchard" w:date="2024-08-21T11:05:00Z" w16du:dateUtc="2024-08-21T10:05:00Z">
                  <w:rPr>
                    <w:noProof/>
                  </w:rPr>
                </w:rPrChange>
              </w:rPr>
            </w:pPr>
            <w:r w:rsidRPr="00237F07">
              <w:rPr>
                <w:rPrChange w:id="2179" w:author="jonathan pritchard" w:date="2024-08-21T11:05:00Z" w16du:dateUtc="2024-08-21T10:05:00Z">
                  <w:rPr>
                    <w:noProof/>
                  </w:rPr>
                </w:rPrChange>
              </w:rPr>
              <w:t>white/yellow/orange/amber lights</w:t>
            </w:r>
          </w:p>
        </w:tc>
        <w:tc>
          <w:tcPr>
            <w:tcW w:w="7563" w:type="dxa"/>
            <w:vMerge/>
          </w:tcPr>
          <w:p w14:paraId="3460B798" w14:textId="77777777" w:rsidR="00BF29D0" w:rsidRPr="00237F07" w:rsidRDefault="00BF29D0" w:rsidP="004E61EE">
            <w:pPr>
              <w:rPr>
                <w:rPrChange w:id="2180" w:author="jonathan pritchard" w:date="2024-08-21T11:05:00Z" w16du:dateUtc="2024-08-21T10:05:00Z">
                  <w:rPr>
                    <w:noProof/>
                  </w:rPr>
                </w:rPrChange>
              </w:rPr>
            </w:pPr>
          </w:p>
        </w:tc>
      </w:tr>
      <w:tr w:rsidR="00773B55" w:rsidRPr="00B77A92" w14:paraId="34977B13" w14:textId="77777777" w:rsidTr="00704411">
        <w:tc>
          <w:tcPr>
            <w:tcW w:w="1075" w:type="dxa"/>
          </w:tcPr>
          <w:p w14:paraId="4DF1BFA7" w14:textId="77777777" w:rsidR="00BF29D0" w:rsidRPr="00237F07" w:rsidRDefault="00BF29D0" w:rsidP="004E61EE">
            <w:pPr>
              <w:rPr>
                <w:rPrChange w:id="2181" w:author="jonathan pritchard" w:date="2024-08-21T11:05:00Z" w16du:dateUtc="2024-08-21T10:05:00Z">
                  <w:rPr>
                    <w:noProof/>
                  </w:rPr>
                </w:rPrChange>
              </w:rPr>
            </w:pPr>
            <w:r w:rsidRPr="00237F07">
              <w:rPr>
                <w:rPrChange w:id="2182" w:author="jonathan pritchard" w:date="2024-08-21T11:05:00Z" w16du:dateUtc="2024-08-21T10:05:00Z">
                  <w:rPr>
                    <w:noProof/>
                  </w:rPr>
                </w:rPrChange>
              </w:rPr>
              <w:t xml:space="preserve">ISDNG </w:t>
            </w:r>
          </w:p>
        </w:tc>
        <w:tc>
          <w:tcPr>
            <w:tcW w:w="1800" w:type="dxa"/>
          </w:tcPr>
          <w:p w14:paraId="4E5236EB" w14:textId="77777777" w:rsidR="00BF29D0" w:rsidRPr="00237F07" w:rsidRDefault="00BF29D0" w:rsidP="004E61EE">
            <w:pPr>
              <w:rPr>
                <w:rPrChange w:id="2183" w:author="jonathan pritchard" w:date="2024-08-21T11:05:00Z" w16du:dateUtc="2024-08-21T10:05:00Z">
                  <w:rPr>
                    <w:noProof/>
                  </w:rPr>
                </w:rPrChange>
              </w:rPr>
            </w:pPr>
            <w:r w:rsidRPr="00237F07">
              <w:rPr>
                <w:rPrChange w:id="2184" w:author="jonathan pritchard" w:date="2024-08-21T11:05:00Z" w16du:dateUtc="2024-08-21T10:05:00Z">
                  <w:rPr>
                    <w:noProof/>
                  </w:rPr>
                </w:rPrChange>
              </w:rPr>
              <w:t xml:space="preserve">magenta </w:t>
            </w:r>
          </w:p>
        </w:tc>
        <w:tc>
          <w:tcPr>
            <w:tcW w:w="3510" w:type="dxa"/>
          </w:tcPr>
          <w:p w14:paraId="4311B9A0" w14:textId="77777777" w:rsidR="00BF29D0" w:rsidRPr="00237F07" w:rsidRDefault="00BF29D0" w:rsidP="004E61EE">
            <w:pPr>
              <w:rPr>
                <w:rPrChange w:id="2185" w:author="jonathan pritchard" w:date="2024-08-21T11:05:00Z" w16du:dateUtc="2024-08-21T10:05:00Z">
                  <w:rPr>
                    <w:noProof/>
                  </w:rPr>
                </w:rPrChange>
              </w:rPr>
            </w:pPr>
            <w:r w:rsidRPr="00237F07">
              <w:rPr>
                <w:rPrChange w:id="2186" w:author="jonathan pritchard" w:date="2024-08-21T11:05:00Z" w16du:dateUtc="2024-08-21T10:05:00Z">
                  <w:rPr>
                    <w:noProof/>
                  </w:rPr>
                </w:rPrChange>
              </w:rPr>
              <w:t>isolated danger</w:t>
            </w:r>
          </w:p>
        </w:tc>
        <w:tc>
          <w:tcPr>
            <w:tcW w:w="7563" w:type="dxa"/>
          </w:tcPr>
          <w:p w14:paraId="1A0B0A51" w14:textId="77777777" w:rsidR="00BF29D0" w:rsidRPr="00237F07" w:rsidRDefault="00BF29D0" w:rsidP="004E61EE">
            <w:pPr>
              <w:rPr>
                <w:rPrChange w:id="2187" w:author="jonathan pritchard" w:date="2024-08-21T11:05:00Z" w16du:dateUtc="2024-08-21T10:05:00Z">
                  <w:rPr>
                    <w:noProof/>
                  </w:rPr>
                </w:rPrChange>
              </w:rPr>
            </w:pPr>
            <w:r w:rsidRPr="00237F07">
              <w:rPr>
                <w:rPrChange w:id="2188" w:author="jonathan pritchard" w:date="2024-08-21T11:05:00Z" w16du:dateUtc="2024-08-21T10:05:00Z">
                  <w:rPr>
                    <w:noProof/>
                  </w:rPr>
                </w:rPrChange>
              </w:rPr>
              <w:t>Since the isolated danger symbol forms one of the most important items on the ECDIS screen, it is given a separate colour.</w:t>
            </w:r>
          </w:p>
        </w:tc>
      </w:tr>
      <w:tr w:rsidR="00773B55" w:rsidRPr="00B77A92" w14:paraId="51F81B25" w14:textId="77777777" w:rsidTr="00704411">
        <w:tc>
          <w:tcPr>
            <w:tcW w:w="1075" w:type="dxa"/>
          </w:tcPr>
          <w:p w14:paraId="325963D7" w14:textId="77777777" w:rsidR="00BF29D0" w:rsidRPr="00237F07" w:rsidRDefault="00BF29D0" w:rsidP="004E61EE">
            <w:pPr>
              <w:rPr>
                <w:rPrChange w:id="2189" w:author="jonathan pritchard" w:date="2024-08-21T11:05:00Z" w16du:dateUtc="2024-08-21T10:05:00Z">
                  <w:rPr>
                    <w:noProof/>
                  </w:rPr>
                </w:rPrChange>
              </w:rPr>
            </w:pPr>
            <w:r w:rsidRPr="00237F07">
              <w:rPr>
                <w:rPrChange w:id="2190" w:author="jonathan pritchard" w:date="2024-08-21T11:05:00Z" w16du:dateUtc="2024-08-21T10:05:00Z">
                  <w:rPr>
                    <w:noProof/>
                  </w:rPr>
                </w:rPrChange>
              </w:rPr>
              <w:t xml:space="preserve">DNGHL </w:t>
            </w:r>
          </w:p>
        </w:tc>
        <w:tc>
          <w:tcPr>
            <w:tcW w:w="1800" w:type="dxa"/>
          </w:tcPr>
          <w:p w14:paraId="2A580413" w14:textId="77777777" w:rsidR="00BF29D0" w:rsidRPr="00237F07" w:rsidRDefault="00BF29D0" w:rsidP="004E61EE">
            <w:pPr>
              <w:rPr>
                <w:rPrChange w:id="2191" w:author="jonathan pritchard" w:date="2024-08-21T11:05:00Z" w16du:dateUtc="2024-08-21T10:05:00Z">
                  <w:rPr>
                    <w:noProof/>
                  </w:rPr>
                </w:rPrChange>
              </w:rPr>
            </w:pPr>
            <w:r w:rsidRPr="00237F07">
              <w:rPr>
                <w:rPrChange w:id="2192" w:author="jonathan pritchard" w:date="2024-08-21T11:05:00Z" w16du:dateUtc="2024-08-21T10:05:00Z">
                  <w:rPr>
                    <w:noProof/>
                  </w:rPr>
                </w:rPrChange>
              </w:rPr>
              <w:t>red</w:t>
            </w:r>
          </w:p>
        </w:tc>
        <w:tc>
          <w:tcPr>
            <w:tcW w:w="3510" w:type="dxa"/>
          </w:tcPr>
          <w:p w14:paraId="0DA125FF" w14:textId="77777777" w:rsidR="00BF29D0" w:rsidRPr="00237F07" w:rsidRDefault="00BF29D0" w:rsidP="004E61EE">
            <w:pPr>
              <w:rPr>
                <w:rPrChange w:id="2193" w:author="jonathan pritchard" w:date="2024-08-21T11:05:00Z" w16du:dateUtc="2024-08-21T10:05:00Z">
                  <w:rPr>
                    <w:noProof/>
                  </w:rPr>
                </w:rPrChange>
              </w:rPr>
            </w:pPr>
            <w:r w:rsidRPr="00237F07">
              <w:rPr>
                <w:rPrChange w:id="2194" w:author="jonathan pritchard" w:date="2024-08-21T11:05:00Z" w16du:dateUtc="2024-08-21T10:05:00Z">
                  <w:rPr>
                    <w:noProof/>
                  </w:rPr>
                </w:rPrChange>
              </w:rPr>
              <w:t>danger highlight</w:t>
            </w:r>
          </w:p>
        </w:tc>
        <w:tc>
          <w:tcPr>
            <w:tcW w:w="7563" w:type="dxa"/>
          </w:tcPr>
          <w:p w14:paraId="7A3B59FC" w14:textId="77777777" w:rsidR="00BF29D0" w:rsidRPr="00237F07" w:rsidRDefault="00BF29D0" w:rsidP="004E61EE">
            <w:pPr>
              <w:rPr>
                <w:rPrChange w:id="2195" w:author="jonathan pritchard" w:date="2024-08-21T11:05:00Z" w16du:dateUtc="2024-08-21T10:05:00Z">
                  <w:rPr>
                    <w:noProof/>
                  </w:rPr>
                </w:rPrChange>
              </w:rPr>
            </w:pPr>
            <w:r w:rsidRPr="00237F07">
              <w:rPr>
                <w:rPrChange w:id="2196" w:author="jonathan pritchard" w:date="2024-08-21T11:05:00Z" w16du:dateUtc="2024-08-21T10:05:00Z">
                  <w:rPr>
                    <w:noProof/>
                  </w:rPr>
                </w:rPrChange>
              </w:rPr>
              <w:t>This colour is used for symbology that highlights Mariner selected dangers. The Mariner decides during route planning which features are highlighted by this colour.</w:t>
            </w:r>
          </w:p>
        </w:tc>
      </w:tr>
      <w:tr w:rsidR="00773B55" w:rsidRPr="00B77A92" w14:paraId="18211322" w14:textId="77777777" w:rsidTr="00704411">
        <w:tc>
          <w:tcPr>
            <w:tcW w:w="1075" w:type="dxa"/>
          </w:tcPr>
          <w:p w14:paraId="36364B5C" w14:textId="77777777" w:rsidR="00BF29D0" w:rsidRPr="00237F07" w:rsidRDefault="00BF29D0" w:rsidP="004E61EE">
            <w:pPr>
              <w:rPr>
                <w:rPrChange w:id="2197" w:author="jonathan pritchard" w:date="2024-08-21T11:05:00Z" w16du:dateUtc="2024-08-21T10:05:00Z">
                  <w:rPr>
                    <w:noProof/>
                  </w:rPr>
                </w:rPrChange>
              </w:rPr>
            </w:pPr>
            <w:r w:rsidRPr="00237F07">
              <w:rPr>
                <w:rPrChange w:id="2198" w:author="jonathan pritchard" w:date="2024-08-21T11:05:00Z" w16du:dateUtc="2024-08-21T10:05:00Z">
                  <w:rPr>
                    <w:noProof/>
                  </w:rPr>
                </w:rPrChange>
              </w:rPr>
              <w:t xml:space="preserve">TRFCD </w:t>
            </w:r>
          </w:p>
        </w:tc>
        <w:tc>
          <w:tcPr>
            <w:tcW w:w="1800" w:type="dxa"/>
          </w:tcPr>
          <w:p w14:paraId="5BF5D7FF" w14:textId="77777777" w:rsidR="00BF29D0" w:rsidRPr="00237F07" w:rsidRDefault="00BF29D0" w:rsidP="004E61EE">
            <w:pPr>
              <w:rPr>
                <w:rPrChange w:id="2199" w:author="jonathan pritchard" w:date="2024-08-21T11:05:00Z" w16du:dateUtc="2024-08-21T10:05:00Z">
                  <w:rPr>
                    <w:noProof/>
                  </w:rPr>
                </w:rPrChange>
              </w:rPr>
            </w:pPr>
            <w:r w:rsidRPr="00237F07">
              <w:rPr>
                <w:rPrChange w:id="2200" w:author="jonathan pritchard" w:date="2024-08-21T11:05:00Z" w16du:dateUtc="2024-08-21T10:05:00Z">
                  <w:rPr>
                    <w:noProof/>
                  </w:rPr>
                </w:rPrChange>
              </w:rPr>
              <w:t>magenta, dominant</w:t>
            </w:r>
          </w:p>
        </w:tc>
        <w:tc>
          <w:tcPr>
            <w:tcW w:w="3510" w:type="dxa"/>
          </w:tcPr>
          <w:p w14:paraId="016C27BC" w14:textId="77777777" w:rsidR="00BF29D0" w:rsidRPr="00237F07" w:rsidRDefault="00BF29D0" w:rsidP="004E61EE">
            <w:pPr>
              <w:rPr>
                <w:rPrChange w:id="2201" w:author="jonathan pritchard" w:date="2024-08-21T11:05:00Z" w16du:dateUtc="2024-08-21T10:05:00Z">
                  <w:rPr>
                    <w:noProof/>
                  </w:rPr>
                </w:rPrChange>
              </w:rPr>
            </w:pPr>
            <w:r w:rsidRPr="00237F07">
              <w:rPr>
                <w:rPrChange w:id="2202" w:author="jonathan pritchard" w:date="2024-08-21T11:05:00Z" w16du:dateUtc="2024-08-21T10:05:00Z">
                  <w:rPr>
                    <w:noProof/>
                  </w:rPr>
                </w:rPrChange>
              </w:rPr>
              <w:t>traffic control features</w:t>
            </w:r>
          </w:p>
        </w:tc>
        <w:tc>
          <w:tcPr>
            <w:tcW w:w="7563" w:type="dxa"/>
            <w:vMerge w:val="restart"/>
          </w:tcPr>
          <w:p w14:paraId="2D3CFF76" w14:textId="77777777" w:rsidR="00BF29D0" w:rsidRPr="00237F07" w:rsidRDefault="00BF29D0" w:rsidP="004E61EE">
            <w:pPr>
              <w:rPr>
                <w:rPrChange w:id="2203" w:author="jonathan pritchard" w:date="2024-08-21T11:05:00Z" w16du:dateUtc="2024-08-21T10:05:00Z">
                  <w:rPr>
                    <w:noProof/>
                  </w:rPr>
                </w:rPrChange>
              </w:rPr>
            </w:pPr>
            <w:r w:rsidRPr="00237F07">
              <w:rPr>
                <w:rPrChange w:id="2204" w:author="jonathan pritchard" w:date="2024-08-21T11:05:00Z" w16du:dateUtc="2024-08-21T10:05:00Z">
                  <w:rPr>
                    <w:noProof/>
                  </w:rPr>
                </w:rPrChange>
              </w:rPr>
              <w:t xml:space="preserve">Traffic separation schemes are complex chart features. The navigator is confronted with important elements of the schemes and with less important </w:t>
            </w:r>
            <w:r w:rsidRPr="00237F07">
              <w:rPr>
                <w:rPrChange w:id="2205" w:author="jonathan pritchard" w:date="2024-08-21T11:05:00Z" w16du:dateUtc="2024-08-21T10:05:00Z">
                  <w:rPr>
                    <w:noProof/>
                  </w:rPr>
                </w:rPrChange>
              </w:rPr>
              <w:lastRenderedPageBreak/>
              <w:t>elements as well. TRFCD is used to distinguish important traffic routeing features.</w:t>
            </w:r>
          </w:p>
        </w:tc>
      </w:tr>
      <w:tr w:rsidR="00773B55" w:rsidRPr="00B77A92" w14:paraId="27BEF659" w14:textId="77777777" w:rsidTr="00704411">
        <w:tc>
          <w:tcPr>
            <w:tcW w:w="1075" w:type="dxa"/>
          </w:tcPr>
          <w:p w14:paraId="47E7C659" w14:textId="77777777" w:rsidR="00BF29D0" w:rsidRPr="00237F07" w:rsidRDefault="00BF29D0" w:rsidP="004E61EE">
            <w:pPr>
              <w:rPr>
                <w:rPrChange w:id="2206" w:author="jonathan pritchard" w:date="2024-08-21T11:05:00Z" w16du:dateUtc="2024-08-21T10:05:00Z">
                  <w:rPr>
                    <w:noProof/>
                  </w:rPr>
                </w:rPrChange>
              </w:rPr>
            </w:pPr>
            <w:r w:rsidRPr="00237F07">
              <w:rPr>
                <w:rPrChange w:id="2207" w:author="jonathan pritchard" w:date="2024-08-21T11:05:00Z" w16du:dateUtc="2024-08-21T10:05:00Z">
                  <w:rPr>
                    <w:noProof/>
                  </w:rPr>
                </w:rPrChange>
              </w:rPr>
              <w:lastRenderedPageBreak/>
              <w:t>TRFCF</w:t>
            </w:r>
          </w:p>
        </w:tc>
        <w:tc>
          <w:tcPr>
            <w:tcW w:w="1800" w:type="dxa"/>
          </w:tcPr>
          <w:p w14:paraId="21B10F00" w14:textId="77777777" w:rsidR="00BF29D0" w:rsidRPr="00237F07" w:rsidRDefault="00BF29D0" w:rsidP="004E61EE">
            <w:pPr>
              <w:rPr>
                <w:rPrChange w:id="2208" w:author="jonathan pritchard" w:date="2024-08-21T11:05:00Z" w16du:dateUtc="2024-08-21T10:05:00Z">
                  <w:rPr>
                    <w:noProof/>
                  </w:rPr>
                </w:rPrChange>
              </w:rPr>
            </w:pPr>
            <w:r w:rsidRPr="00237F07">
              <w:rPr>
                <w:rPrChange w:id="2209" w:author="jonathan pritchard" w:date="2024-08-21T11:05:00Z" w16du:dateUtc="2024-08-21T10:05:00Z">
                  <w:rPr>
                    <w:noProof/>
                  </w:rPr>
                </w:rPrChange>
              </w:rPr>
              <w:t>magenta, faint</w:t>
            </w:r>
          </w:p>
        </w:tc>
        <w:tc>
          <w:tcPr>
            <w:tcW w:w="3510" w:type="dxa"/>
          </w:tcPr>
          <w:p w14:paraId="209939E2" w14:textId="77777777" w:rsidR="00BF29D0" w:rsidRPr="00237F07" w:rsidRDefault="00BF29D0" w:rsidP="004E61EE">
            <w:pPr>
              <w:rPr>
                <w:rPrChange w:id="2210" w:author="jonathan pritchard" w:date="2024-08-21T11:05:00Z" w16du:dateUtc="2024-08-21T10:05:00Z">
                  <w:rPr>
                    <w:noProof/>
                  </w:rPr>
                </w:rPrChange>
              </w:rPr>
            </w:pPr>
            <w:r w:rsidRPr="00237F07">
              <w:rPr>
                <w:rPrChange w:id="2211" w:author="jonathan pritchard" w:date="2024-08-21T11:05:00Z" w16du:dateUtc="2024-08-21T10:05:00Z">
                  <w:rPr>
                    <w:noProof/>
                  </w:rPr>
                </w:rPrChange>
              </w:rPr>
              <w:t xml:space="preserve">traffic control features </w:t>
            </w:r>
          </w:p>
        </w:tc>
        <w:tc>
          <w:tcPr>
            <w:tcW w:w="7563" w:type="dxa"/>
            <w:vMerge/>
          </w:tcPr>
          <w:p w14:paraId="314E667F" w14:textId="77777777" w:rsidR="00BF29D0" w:rsidRPr="00237F07" w:rsidRDefault="00BF29D0" w:rsidP="004E61EE">
            <w:pPr>
              <w:rPr>
                <w:rPrChange w:id="2212" w:author="jonathan pritchard" w:date="2024-08-21T11:05:00Z" w16du:dateUtc="2024-08-21T10:05:00Z">
                  <w:rPr>
                    <w:noProof/>
                  </w:rPr>
                </w:rPrChange>
              </w:rPr>
            </w:pPr>
          </w:p>
        </w:tc>
      </w:tr>
      <w:tr w:rsidR="00773B55" w:rsidRPr="00B77A92" w14:paraId="013BEE80" w14:textId="77777777" w:rsidTr="00704411">
        <w:tc>
          <w:tcPr>
            <w:tcW w:w="1075" w:type="dxa"/>
          </w:tcPr>
          <w:p w14:paraId="63FD707F" w14:textId="77777777" w:rsidR="00BF29D0" w:rsidRPr="00237F07" w:rsidRDefault="00BF29D0" w:rsidP="004E61EE">
            <w:pPr>
              <w:rPr>
                <w:rPrChange w:id="2213" w:author="jonathan pritchard" w:date="2024-08-21T11:05:00Z" w16du:dateUtc="2024-08-21T10:05:00Z">
                  <w:rPr>
                    <w:noProof/>
                  </w:rPr>
                </w:rPrChange>
              </w:rPr>
            </w:pPr>
            <w:r w:rsidRPr="00237F07">
              <w:rPr>
                <w:rPrChange w:id="2214" w:author="jonathan pritchard" w:date="2024-08-21T11:05:00Z" w16du:dateUtc="2024-08-21T10:05:00Z">
                  <w:rPr>
                    <w:noProof/>
                  </w:rPr>
                </w:rPrChange>
              </w:rPr>
              <w:t xml:space="preserve">LANDA </w:t>
            </w:r>
          </w:p>
        </w:tc>
        <w:tc>
          <w:tcPr>
            <w:tcW w:w="1800" w:type="dxa"/>
          </w:tcPr>
          <w:p w14:paraId="0CD1B2DF" w14:textId="77777777" w:rsidR="00BF29D0" w:rsidRPr="00237F07" w:rsidRDefault="00BF29D0" w:rsidP="004E61EE">
            <w:pPr>
              <w:rPr>
                <w:rPrChange w:id="2215" w:author="jonathan pritchard" w:date="2024-08-21T11:05:00Z" w16du:dateUtc="2024-08-21T10:05:00Z">
                  <w:rPr>
                    <w:noProof/>
                  </w:rPr>
                </w:rPrChange>
              </w:rPr>
            </w:pPr>
            <w:r w:rsidRPr="00237F07">
              <w:rPr>
                <w:rPrChange w:id="2216" w:author="jonathan pritchard" w:date="2024-08-21T11:05:00Z" w16du:dateUtc="2024-08-21T10:05:00Z">
                  <w:rPr>
                    <w:noProof/>
                  </w:rPr>
                </w:rPrChange>
              </w:rPr>
              <w:t>brown</w:t>
            </w:r>
          </w:p>
        </w:tc>
        <w:tc>
          <w:tcPr>
            <w:tcW w:w="3510" w:type="dxa"/>
          </w:tcPr>
          <w:p w14:paraId="63C7DCB7" w14:textId="77777777" w:rsidR="00BF29D0" w:rsidRPr="00237F07" w:rsidRDefault="00BF29D0" w:rsidP="004E61EE">
            <w:pPr>
              <w:rPr>
                <w:rPrChange w:id="2217" w:author="jonathan pritchard" w:date="2024-08-21T11:05:00Z" w16du:dateUtc="2024-08-21T10:05:00Z">
                  <w:rPr>
                    <w:noProof/>
                  </w:rPr>
                </w:rPrChange>
              </w:rPr>
            </w:pPr>
            <w:r w:rsidRPr="00237F07">
              <w:rPr>
                <w:rPrChange w:id="2218" w:author="jonathan pritchard" w:date="2024-08-21T11:05:00Z" w16du:dateUtc="2024-08-21T10:05:00Z">
                  <w:rPr>
                    <w:noProof/>
                  </w:rPr>
                </w:rPrChange>
              </w:rPr>
              <w:t>Land areas</w:t>
            </w:r>
          </w:p>
        </w:tc>
        <w:tc>
          <w:tcPr>
            <w:tcW w:w="7563" w:type="dxa"/>
          </w:tcPr>
          <w:p w14:paraId="056B522B" w14:textId="77777777" w:rsidR="00BF29D0" w:rsidRPr="00237F07" w:rsidRDefault="00BF29D0" w:rsidP="004E61EE">
            <w:pPr>
              <w:rPr>
                <w:rPrChange w:id="2219" w:author="jonathan pritchard" w:date="2024-08-21T11:05:00Z" w16du:dateUtc="2024-08-21T10:05:00Z">
                  <w:rPr>
                    <w:noProof/>
                  </w:rPr>
                </w:rPrChange>
              </w:rPr>
            </w:pPr>
            <w:r w:rsidRPr="00237F07">
              <w:rPr>
                <w:rPrChange w:id="2220" w:author="jonathan pritchard" w:date="2024-08-21T11:05:00Z" w16du:dateUtc="2024-08-21T10:05:00Z">
                  <w:rPr>
                    <w:noProof/>
                  </w:rPr>
                </w:rPrChange>
              </w:rPr>
              <w:t>This colour is used for land areas in general.</w:t>
            </w:r>
          </w:p>
        </w:tc>
      </w:tr>
      <w:tr w:rsidR="00773B55" w:rsidRPr="00B77A92" w14:paraId="62DF90D2" w14:textId="77777777" w:rsidTr="00704411">
        <w:tc>
          <w:tcPr>
            <w:tcW w:w="1075" w:type="dxa"/>
          </w:tcPr>
          <w:p w14:paraId="733964C9" w14:textId="77777777" w:rsidR="00BF29D0" w:rsidRPr="00237F07" w:rsidRDefault="00BF29D0" w:rsidP="004E61EE">
            <w:pPr>
              <w:rPr>
                <w:rPrChange w:id="2221" w:author="jonathan pritchard" w:date="2024-08-21T11:05:00Z" w16du:dateUtc="2024-08-21T10:05:00Z">
                  <w:rPr>
                    <w:noProof/>
                  </w:rPr>
                </w:rPrChange>
              </w:rPr>
            </w:pPr>
            <w:r w:rsidRPr="00237F07">
              <w:rPr>
                <w:rPrChange w:id="2222" w:author="jonathan pritchard" w:date="2024-08-21T11:05:00Z" w16du:dateUtc="2024-08-21T10:05:00Z">
                  <w:rPr>
                    <w:noProof/>
                  </w:rPr>
                </w:rPrChange>
              </w:rPr>
              <w:t>LANDF</w:t>
            </w:r>
          </w:p>
        </w:tc>
        <w:tc>
          <w:tcPr>
            <w:tcW w:w="1800" w:type="dxa"/>
          </w:tcPr>
          <w:p w14:paraId="7BDC6D60" w14:textId="77777777" w:rsidR="00BF29D0" w:rsidRPr="00237F07" w:rsidRDefault="00BF29D0" w:rsidP="004E61EE">
            <w:pPr>
              <w:rPr>
                <w:rPrChange w:id="2223" w:author="jonathan pritchard" w:date="2024-08-21T11:05:00Z" w16du:dateUtc="2024-08-21T10:05:00Z">
                  <w:rPr>
                    <w:noProof/>
                  </w:rPr>
                </w:rPrChange>
              </w:rPr>
            </w:pPr>
            <w:r w:rsidRPr="00237F07">
              <w:rPr>
                <w:rPrChange w:id="2224" w:author="jonathan pritchard" w:date="2024-08-21T11:05:00Z" w16du:dateUtc="2024-08-21T10:05:00Z">
                  <w:rPr>
                    <w:noProof/>
                  </w:rPr>
                </w:rPrChange>
              </w:rPr>
              <w:t>brown</w:t>
            </w:r>
          </w:p>
        </w:tc>
        <w:tc>
          <w:tcPr>
            <w:tcW w:w="3510" w:type="dxa"/>
          </w:tcPr>
          <w:p w14:paraId="525CF914" w14:textId="77777777" w:rsidR="00BF29D0" w:rsidRPr="00237F07" w:rsidRDefault="00BF29D0" w:rsidP="004E61EE">
            <w:pPr>
              <w:rPr>
                <w:rPrChange w:id="2225" w:author="jonathan pritchard" w:date="2024-08-21T11:05:00Z" w16du:dateUtc="2024-08-21T10:05:00Z">
                  <w:rPr>
                    <w:noProof/>
                  </w:rPr>
                </w:rPrChange>
              </w:rPr>
            </w:pPr>
            <w:r w:rsidRPr="00237F07">
              <w:rPr>
                <w:rPrChange w:id="2226" w:author="jonathan pritchard" w:date="2024-08-21T11:05:00Z" w16du:dateUtc="2024-08-21T10:05:00Z">
                  <w:rPr>
                    <w:noProof/>
                  </w:rPr>
                </w:rPrChange>
              </w:rPr>
              <w:t>Landforms, land features</w:t>
            </w:r>
          </w:p>
        </w:tc>
        <w:tc>
          <w:tcPr>
            <w:tcW w:w="7563" w:type="dxa"/>
          </w:tcPr>
          <w:p w14:paraId="53CC622F" w14:textId="77777777" w:rsidR="00BF29D0" w:rsidRPr="00237F07" w:rsidRDefault="00BF29D0" w:rsidP="004E61EE">
            <w:pPr>
              <w:rPr>
                <w:rPrChange w:id="2227" w:author="jonathan pritchard" w:date="2024-08-21T11:05:00Z" w16du:dateUtc="2024-08-21T10:05:00Z">
                  <w:rPr>
                    <w:noProof/>
                  </w:rPr>
                </w:rPrChange>
              </w:rPr>
            </w:pPr>
            <w:r w:rsidRPr="00237F07">
              <w:rPr>
                <w:rPrChange w:id="2228" w:author="jonathan pritchard" w:date="2024-08-21T11:05:00Z" w16du:dateUtc="2024-08-21T10:05:00Z">
                  <w:rPr>
                    <w:noProof/>
                  </w:rPr>
                </w:rPrChange>
              </w:rPr>
              <w:t>Landforms and land features are given a contrasting brown.</w:t>
            </w:r>
          </w:p>
        </w:tc>
      </w:tr>
      <w:tr w:rsidR="00773B55" w:rsidRPr="00B77A92" w14:paraId="4BFCC247" w14:textId="77777777" w:rsidTr="00704411">
        <w:tc>
          <w:tcPr>
            <w:tcW w:w="1075" w:type="dxa"/>
          </w:tcPr>
          <w:p w14:paraId="35C3A9C6" w14:textId="77777777" w:rsidR="00BF29D0" w:rsidRPr="00237F07" w:rsidRDefault="00BF29D0" w:rsidP="004E61EE">
            <w:pPr>
              <w:rPr>
                <w:rPrChange w:id="2229" w:author="jonathan pritchard" w:date="2024-08-21T11:05:00Z" w16du:dateUtc="2024-08-21T10:05:00Z">
                  <w:rPr>
                    <w:noProof/>
                  </w:rPr>
                </w:rPrChange>
              </w:rPr>
            </w:pPr>
            <w:r w:rsidRPr="00237F07">
              <w:rPr>
                <w:rPrChange w:id="2230" w:author="jonathan pritchard" w:date="2024-08-21T11:05:00Z" w16du:dateUtc="2024-08-21T10:05:00Z">
                  <w:rPr>
                    <w:noProof/>
                  </w:rPr>
                </w:rPrChange>
              </w:rPr>
              <w:t xml:space="preserve">CSTLN </w:t>
            </w:r>
          </w:p>
        </w:tc>
        <w:tc>
          <w:tcPr>
            <w:tcW w:w="1800" w:type="dxa"/>
          </w:tcPr>
          <w:p w14:paraId="2E54D078" w14:textId="77777777" w:rsidR="00BF29D0" w:rsidRPr="00237F07" w:rsidRDefault="00BF29D0" w:rsidP="004E61EE">
            <w:pPr>
              <w:rPr>
                <w:rPrChange w:id="2231" w:author="jonathan pritchard" w:date="2024-08-21T11:05:00Z" w16du:dateUtc="2024-08-21T10:05:00Z">
                  <w:rPr>
                    <w:noProof/>
                  </w:rPr>
                </w:rPrChange>
              </w:rPr>
            </w:pPr>
            <w:r w:rsidRPr="00237F07">
              <w:rPr>
                <w:rPrChange w:id="2232" w:author="jonathan pritchard" w:date="2024-08-21T11:05:00Z" w16du:dateUtc="2024-08-21T10:05:00Z">
                  <w:rPr>
                    <w:noProof/>
                  </w:rPr>
                </w:rPrChange>
              </w:rPr>
              <w:t>black/grey</w:t>
            </w:r>
          </w:p>
        </w:tc>
        <w:tc>
          <w:tcPr>
            <w:tcW w:w="3510" w:type="dxa"/>
          </w:tcPr>
          <w:p w14:paraId="06CE66A3" w14:textId="77777777" w:rsidR="00BF29D0" w:rsidRPr="00237F07" w:rsidRDefault="00BF29D0" w:rsidP="004E61EE">
            <w:pPr>
              <w:rPr>
                <w:rPrChange w:id="2233" w:author="jonathan pritchard" w:date="2024-08-21T11:05:00Z" w16du:dateUtc="2024-08-21T10:05:00Z">
                  <w:rPr>
                    <w:noProof/>
                  </w:rPr>
                </w:rPrChange>
              </w:rPr>
            </w:pPr>
            <w:r w:rsidRPr="00237F07">
              <w:rPr>
                <w:rPrChange w:id="2234" w:author="jonathan pritchard" w:date="2024-08-21T11:05:00Z" w16du:dateUtc="2024-08-21T10:05:00Z">
                  <w:rPr>
                    <w:noProof/>
                  </w:rPr>
                </w:rPrChange>
              </w:rPr>
              <w:t>Coastline, shoreline constructions</w:t>
            </w:r>
          </w:p>
        </w:tc>
        <w:tc>
          <w:tcPr>
            <w:tcW w:w="7563" w:type="dxa"/>
          </w:tcPr>
          <w:p w14:paraId="374422ED" w14:textId="77777777" w:rsidR="00BF29D0" w:rsidRPr="00237F07" w:rsidRDefault="00BF29D0" w:rsidP="004E61EE">
            <w:pPr>
              <w:rPr>
                <w:rPrChange w:id="2235" w:author="jonathan pritchard" w:date="2024-08-21T11:05:00Z" w16du:dateUtc="2024-08-21T10:05:00Z">
                  <w:rPr>
                    <w:noProof/>
                  </w:rPr>
                </w:rPrChange>
              </w:rPr>
            </w:pPr>
            <w:r w:rsidRPr="00237F07">
              <w:rPr>
                <w:rPrChange w:id="2236" w:author="jonathan pritchard" w:date="2024-08-21T11:05:00Z" w16du:dateUtc="2024-08-21T10:05:00Z">
                  <w:rPr>
                    <w:noProof/>
                  </w:rPr>
                </w:rPrChange>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B77A92" w14:paraId="49AC4F06" w14:textId="77777777" w:rsidTr="00704411">
        <w:tc>
          <w:tcPr>
            <w:tcW w:w="1075" w:type="dxa"/>
          </w:tcPr>
          <w:p w14:paraId="3AB5F203" w14:textId="77777777" w:rsidR="00BF29D0" w:rsidRPr="00237F07" w:rsidRDefault="00BF29D0" w:rsidP="004E61EE">
            <w:pPr>
              <w:rPr>
                <w:rPrChange w:id="2237" w:author="jonathan pritchard" w:date="2024-08-21T11:05:00Z" w16du:dateUtc="2024-08-21T10:05:00Z">
                  <w:rPr>
                    <w:noProof/>
                  </w:rPr>
                </w:rPrChange>
              </w:rPr>
            </w:pPr>
            <w:r w:rsidRPr="00237F07">
              <w:rPr>
                <w:rPrChange w:id="2238" w:author="jonathan pritchard" w:date="2024-08-21T11:05:00Z" w16du:dateUtc="2024-08-21T10:05:00Z">
                  <w:rPr>
                    <w:noProof/>
                  </w:rPr>
                </w:rPrChange>
              </w:rPr>
              <w:t xml:space="preserve">SNDG1 </w:t>
            </w:r>
          </w:p>
        </w:tc>
        <w:tc>
          <w:tcPr>
            <w:tcW w:w="1800" w:type="dxa"/>
          </w:tcPr>
          <w:p w14:paraId="71123D38" w14:textId="77777777" w:rsidR="00BF29D0" w:rsidRPr="00237F07" w:rsidRDefault="00BF29D0" w:rsidP="004E61EE">
            <w:pPr>
              <w:rPr>
                <w:rPrChange w:id="2239" w:author="jonathan pritchard" w:date="2024-08-21T11:05:00Z" w16du:dateUtc="2024-08-21T10:05:00Z">
                  <w:rPr>
                    <w:noProof/>
                  </w:rPr>
                </w:rPrChange>
              </w:rPr>
            </w:pPr>
            <w:r w:rsidRPr="00237F07">
              <w:rPr>
                <w:rPrChange w:id="2240" w:author="jonathan pritchard" w:date="2024-08-21T11:05:00Z" w16du:dateUtc="2024-08-21T10:05:00Z">
                  <w:rPr>
                    <w:noProof/>
                  </w:rPr>
                </w:rPrChange>
              </w:rPr>
              <w:t xml:space="preserve">grey </w:t>
            </w:r>
          </w:p>
        </w:tc>
        <w:tc>
          <w:tcPr>
            <w:tcW w:w="3510" w:type="dxa"/>
          </w:tcPr>
          <w:p w14:paraId="63C38F44" w14:textId="77777777" w:rsidR="00BF29D0" w:rsidRPr="00237F07" w:rsidRDefault="00BF29D0" w:rsidP="004E61EE">
            <w:pPr>
              <w:rPr>
                <w:rPrChange w:id="2241" w:author="jonathan pritchard" w:date="2024-08-21T11:05:00Z" w16du:dateUtc="2024-08-21T10:05:00Z">
                  <w:rPr>
                    <w:noProof/>
                  </w:rPr>
                </w:rPrChange>
              </w:rPr>
            </w:pPr>
            <w:r w:rsidRPr="00237F07">
              <w:rPr>
                <w:rPrChange w:id="2242" w:author="jonathan pritchard" w:date="2024-08-21T11:05:00Z" w16du:dateUtc="2024-08-21T10:05:00Z">
                  <w:rPr>
                    <w:noProof/>
                  </w:rPr>
                </w:rPrChange>
              </w:rPr>
              <w:t>deep soundings &gt; safety depth</w:t>
            </w:r>
          </w:p>
        </w:tc>
        <w:tc>
          <w:tcPr>
            <w:tcW w:w="7563" w:type="dxa"/>
          </w:tcPr>
          <w:p w14:paraId="605C22B4" w14:textId="77777777" w:rsidR="00BF29D0" w:rsidRPr="00237F07" w:rsidRDefault="00BF29D0" w:rsidP="004E61EE">
            <w:pPr>
              <w:rPr>
                <w:rPrChange w:id="2243" w:author="jonathan pritchard" w:date="2024-08-21T11:05:00Z" w16du:dateUtc="2024-08-21T10:05:00Z">
                  <w:rPr>
                    <w:noProof/>
                  </w:rPr>
                </w:rPrChange>
              </w:rPr>
            </w:pPr>
            <w:r w:rsidRPr="00237F07">
              <w:rPr>
                <w:rPrChange w:id="2244" w:author="jonathan pritchard" w:date="2024-08-21T11:05:00Z" w16du:dateUtc="2024-08-21T10:05:00Z">
                  <w:rPr>
                    <w:noProof/>
                  </w:rPr>
                </w:rPrChange>
              </w:rPr>
              <w:t>This colour is used for soundings that are deeper than the selected safety depth ("safe" soundings).</w:t>
            </w:r>
          </w:p>
        </w:tc>
      </w:tr>
      <w:tr w:rsidR="00773B55" w:rsidRPr="00B77A92" w14:paraId="483DE74D" w14:textId="77777777" w:rsidTr="00704411">
        <w:tc>
          <w:tcPr>
            <w:tcW w:w="1075" w:type="dxa"/>
          </w:tcPr>
          <w:p w14:paraId="726067C7" w14:textId="77777777" w:rsidR="00BF29D0" w:rsidRPr="00237F07" w:rsidRDefault="00BF29D0" w:rsidP="004E61EE">
            <w:pPr>
              <w:rPr>
                <w:rPrChange w:id="2245" w:author="jonathan pritchard" w:date="2024-08-21T11:05:00Z" w16du:dateUtc="2024-08-21T10:05:00Z">
                  <w:rPr>
                    <w:noProof/>
                  </w:rPr>
                </w:rPrChange>
              </w:rPr>
            </w:pPr>
            <w:r w:rsidRPr="00237F07">
              <w:rPr>
                <w:rPrChange w:id="2246" w:author="jonathan pritchard" w:date="2024-08-21T11:05:00Z" w16du:dateUtc="2024-08-21T10:05:00Z">
                  <w:rPr>
                    <w:noProof/>
                  </w:rPr>
                </w:rPrChange>
              </w:rPr>
              <w:t xml:space="preserve">SNDG2 </w:t>
            </w:r>
          </w:p>
        </w:tc>
        <w:tc>
          <w:tcPr>
            <w:tcW w:w="1800" w:type="dxa"/>
          </w:tcPr>
          <w:p w14:paraId="777A2BE2" w14:textId="77777777" w:rsidR="00BF29D0" w:rsidRPr="00237F07" w:rsidRDefault="00BF29D0" w:rsidP="004E61EE">
            <w:pPr>
              <w:rPr>
                <w:rPrChange w:id="2247" w:author="jonathan pritchard" w:date="2024-08-21T11:05:00Z" w16du:dateUtc="2024-08-21T10:05:00Z">
                  <w:rPr>
                    <w:noProof/>
                  </w:rPr>
                </w:rPrChange>
              </w:rPr>
            </w:pPr>
            <w:r w:rsidRPr="00237F07">
              <w:rPr>
                <w:rPrChange w:id="2248" w:author="jonathan pritchard" w:date="2024-08-21T11:05:00Z" w16du:dateUtc="2024-08-21T10:05:00Z">
                  <w:rPr>
                    <w:noProof/>
                  </w:rPr>
                </w:rPrChange>
              </w:rPr>
              <w:t>black/white</w:t>
            </w:r>
          </w:p>
        </w:tc>
        <w:tc>
          <w:tcPr>
            <w:tcW w:w="3510" w:type="dxa"/>
          </w:tcPr>
          <w:p w14:paraId="24F28134" w14:textId="77777777" w:rsidR="00BF29D0" w:rsidRPr="00237F07" w:rsidRDefault="00BF29D0" w:rsidP="004E61EE">
            <w:pPr>
              <w:rPr>
                <w:rPrChange w:id="2249" w:author="jonathan pritchard" w:date="2024-08-21T11:05:00Z" w16du:dateUtc="2024-08-21T10:05:00Z">
                  <w:rPr>
                    <w:noProof/>
                  </w:rPr>
                </w:rPrChange>
              </w:rPr>
            </w:pPr>
            <w:r w:rsidRPr="00237F07">
              <w:rPr>
                <w:rPrChange w:id="2250" w:author="jonathan pritchard" w:date="2024-08-21T11:05:00Z" w16du:dateUtc="2024-08-21T10:05:00Z">
                  <w:rPr>
                    <w:noProof/>
                  </w:rPr>
                </w:rPrChange>
              </w:rPr>
              <w:t>shallow soundings &lt;= safety depth</w:t>
            </w:r>
          </w:p>
        </w:tc>
        <w:tc>
          <w:tcPr>
            <w:tcW w:w="7563" w:type="dxa"/>
          </w:tcPr>
          <w:p w14:paraId="0653645D" w14:textId="77777777" w:rsidR="00BF29D0" w:rsidRPr="00237F07" w:rsidRDefault="00BF29D0" w:rsidP="004E61EE">
            <w:pPr>
              <w:rPr>
                <w:rPrChange w:id="2251" w:author="jonathan pritchard" w:date="2024-08-21T11:05:00Z" w16du:dateUtc="2024-08-21T10:05:00Z">
                  <w:rPr>
                    <w:noProof/>
                  </w:rPr>
                </w:rPrChange>
              </w:rPr>
            </w:pPr>
          </w:p>
        </w:tc>
      </w:tr>
      <w:tr w:rsidR="00773B55" w:rsidRPr="00B77A92" w14:paraId="15C366F7" w14:textId="77777777" w:rsidTr="00704411">
        <w:tc>
          <w:tcPr>
            <w:tcW w:w="1075" w:type="dxa"/>
          </w:tcPr>
          <w:p w14:paraId="09DF5290" w14:textId="77777777" w:rsidR="00BF29D0" w:rsidRPr="00237F07" w:rsidRDefault="00BF29D0" w:rsidP="004E61EE">
            <w:pPr>
              <w:rPr>
                <w:rPrChange w:id="2252" w:author="jonathan pritchard" w:date="2024-08-21T11:05:00Z" w16du:dateUtc="2024-08-21T10:05:00Z">
                  <w:rPr>
                    <w:noProof/>
                  </w:rPr>
                </w:rPrChange>
              </w:rPr>
            </w:pPr>
            <w:r w:rsidRPr="00237F07">
              <w:rPr>
                <w:rPrChange w:id="2253" w:author="jonathan pritchard" w:date="2024-08-21T11:05:00Z" w16du:dateUtc="2024-08-21T10:05:00Z">
                  <w:rPr>
                    <w:noProof/>
                  </w:rPr>
                </w:rPrChange>
              </w:rPr>
              <w:t xml:space="preserve">DEPSC </w:t>
            </w:r>
          </w:p>
        </w:tc>
        <w:tc>
          <w:tcPr>
            <w:tcW w:w="1800" w:type="dxa"/>
          </w:tcPr>
          <w:p w14:paraId="576F0CC4" w14:textId="77777777" w:rsidR="00BF29D0" w:rsidRPr="00237F07" w:rsidRDefault="00BF29D0" w:rsidP="004E61EE">
            <w:pPr>
              <w:rPr>
                <w:rPrChange w:id="2254" w:author="jonathan pritchard" w:date="2024-08-21T11:05:00Z" w16du:dateUtc="2024-08-21T10:05:00Z">
                  <w:rPr>
                    <w:noProof/>
                  </w:rPr>
                </w:rPrChange>
              </w:rPr>
            </w:pPr>
            <w:r w:rsidRPr="00237F07">
              <w:rPr>
                <w:rPrChange w:id="2255" w:author="jonathan pritchard" w:date="2024-08-21T11:05:00Z" w16du:dateUtc="2024-08-21T10:05:00Z">
                  <w:rPr>
                    <w:noProof/>
                  </w:rPr>
                </w:rPrChange>
              </w:rPr>
              <w:t>grey</w:t>
            </w:r>
          </w:p>
        </w:tc>
        <w:tc>
          <w:tcPr>
            <w:tcW w:w="3510" w:type="dxa"/>
          </w:tcPr>
          <w:p w14:paraId="5A49ACB8" w14:textId="77777777" w:rsidR="00BF29D0" w:rsidRPr="00237F07" w:rsidRDefault="00BF29D0" w:rsidP="004E61EE">
            <w:pPr>
              <w:rPr>
                <w:rPrChange w:id="2256" w:author="jonathan pritchard" w:date="2024-08-21T11:05:00Z" w16du:dateUtc="2024-08-21T10:05:00Z">
                  <w:rPr>
                    <w:noProof/>
                  </w:rPr>
                </w:rPrChange>
              </w:rPr>
            </w:pPr>
            <w:r w:rsidRPr="00237F07">
              <w:rPr>
                <w:rPrChange w:id="2257" w:author="jonathan pritchard" w:date="2024-08-21T11:05:00Z" w16du:dateUtc="2024-08-21T10:05:00Z">
                  <w:rPr>
                    <w:noProof/>
                  </w:rPr>
                </w:rPrChange>
              </w:rPr>
              <w:t>safety contour</w:t>
            </w:r>
          </w:p>
        </w:tc>
        <w:tc>
          <w:tcPr>
            <w:tcW w:w="7563" w:type="dxa"/>
          </w:tcPr>
          <w:p w14:paraId="5773EFCD" w14:textId="77777777" w:rsidR="00BF29D0" w:rsidRPr="00237F07" w:rsidRDefault="00BF29D0" w:rsidP="004E61EE">
            <w:pPr>
              <w:rPr>
                <w:rPrChange w:id="2258" w:author="jonathan pritchard" w:date="2024-08-21T11:05:00Z" w16du:dateUtc="2024-08-21T10:05:00Z">
                  <w:rPr>
                    <w:noProof/>
                  </w:rPr>
                </w:rPrChange>
              </w:rPr>
            </w:pPr>
            <w:r w:rsidRPr="00237F07">
              <w:rPr>
                <w:rPrChange w:id="2259" w:author="jonathan pritchard" w:date="2024-08-21T11:05:00Z" w16du:dateUtc="2024-08-21T10:05:00Z">
                  <w:rPr>
                    <w:noProof/>
                  </w:rPr>
                </w:rPrChange>
              </w:rPr>
              <w:t>This colour is reserved for the selected safety contour.</w:t>
            </w:r>
          </w:p>
        </w:tc>
      </w:tr>
      <w:tr w:rsidR="00773B55" w:rsidRPr="00B77A92" w14:paraId="66D14015" w14:textId="77777777" w:rsidTr="00704411">
        <w:tc>
          <w:tcPr>
            <w:tcW w:w="1075" w:type="dxa"/>
          </w:tcPr>
          <w:p w14:paraId="0451BCE5" w14:textId="77777777" w:rsidR="00BF29D0" w:rsidRPr="00237F07" w:rsidRDefault="00BF29D0" w:rsidP="004E61EE">
            <w:pPr>
              <w:rPr>
                <w:rPrChange w:id="2260" w:author="jonathan pritchard" w:date="2024-08-21T11:05:00Z" w16du:dateUtc="2024-08-21T10:05:00Z">
                  <w:rPr>
                    <w:noProof/>
                  </w:rPr>
                </w:rPrChange>
              </w:rPr>
            </w:pPr>
            <w:r w:rsidRPr="00237F07">
              <w:rPr>
                <w:rPrChange w:id="2261" w:author="jonathan pritchard" w:date="2024-08-21T11:05:00Z" w16du:dateUtc="2024-08-21T10:05:00Z">
                  <w:rPr>
                    <w:noProof/>
                  </w:rPr>
                </w:rPrChange>
              </w:rPr>
              <w:t xml:space="preserve">DEPCN </w:t>
            </w:r>
          </w:p>
        </w:tc>
        <w:tc>
          <w:tcPr>
            <w:tcW w:w="1800" w:type="dxa"/>
          </w:tcPr>
          <w:p w14:paraId="4EC84248" w14:textId="77777777" w:rsidR="00BF29D0" w:rsidRPr="00237F07" w:rsidRDefault="00BF29D0" w:rsidP="004E61EE">
            <w:pPr>
              <w:rPr>
                <w:rPrChange w:id="2262" w:author="jonathan pritchard" w:date="2024-08-21T11:05:00Z" w16du:dateUtc="2024-08-21T10:05:00Z">
                  <w:rPr>
                    <w:noProof/>
                  </w:rPr>
                </w:rPrChange>
              </w:rPr>
            </w:pPr>
            <w:r w:rsidRPr="00237F07">
              <w:rPr>
                <w:rPrChange w:id="2263" w:author="jonathan pritchard" w:date="2024-08-21T11:05:00Z" w16du:dateUtc="2024-08-21T10:05:00Z">
                  <w:rPr>
                    <w:noProof/>
                  </w:rPr>
                </w:rPrChange>
              </w:rPr>
              <w:t>grey</w:t>
            </w:r>
          </w:p>
        </w:tc>
        <w:tc>
          <w:tcPr>
            <w:tcW w:w="3510" w:type="dxa"/>
          </w:tcPr>
          <w:p w14:paraId="73A39A9F" w14:textId="77777777" w:rsidR="00BF29D0" w:rsidRPr="00237F07" w:rsidRDefault="00BF29D0" w:rsidP="004E61EE">
            <w:pPr>
              <w:rPr>
                <w:rPrChange w:id="2264" w:author="jonathan pritchard" w:date="2024-08-21T11:05:00Z" w16du:dateUtc="2024-08-21T10:05:00Z">
                  <w:rPr>
                    <w:noProof/>
                  </w:rPr>
                </w:rPrChange>
              </w:rPr>
            </w:pPr>
            <w:r w:rsidRPr="00237F07">
              <w:rPr>
                <w:rPrChange w:id="2265" w:author="jonathan pritchard" w:date="2024-08-21T11:05:00Z" w16du:dateUtc="2024-08-21T10:05:00Z">
                  <w:rPr>
                    <w:noProof/>
                  </w:rPr>
                </w:rPrChange>
              </w:rPr>
              <w:t>depth contours</w:t>
            </w:r>
          </w:p>
        </w:tc>
        <w:tc>
          <w:tcPr>
            <w:tcW w:w="7563" w:type="dxa"/>
          </w:tcPr>
          <w:p w14:paraId="666FB720" w14:textId="77777777" w:rsidR="00BF29D0" w:rsidRPr="00237F07" w:rsidRDefault="00BF29D0" w:rsidP="004E61EE">
            <w:pPr>
              <w:rPr>
                <w:rPrChange w:id="2266" w:author="jonathan pritchard" w:date="2024-08-21T11:05:00Z" w16du:dateUtc="2024-08-21T10:05:00Z">
                  <w:rPr>
                    <w:noProof/>
                  </w:rPr>
                </w:rPrChange>
              </w:rPr>
            </w:pPr>
            <w:r w:rsidRPr="00237F07">
              <w:rPr>
                <w:rPrChange w:id="2267" w:author="jonathan pritchard" w:date="2024-08-21T11:05:00Z" w16du:dateUtc="2024-08-21T10:05:00Z">
                  <w:rPr>
                    <w:noProof/>
                  </w:rPr>
                </w:rPrChange>
              </w:rPr>
              <w:t>All depth contours other than the safety contour should use this colour.</w:t>
            </w:r>
          </w:p>
        </w:tc>
      </w:tr>
      <w:tr w:rsidR="00773B55" w:rsidRPr="00B77A92" w14:paraId="40E2CD01" w14:textId="77777777" w:rsidTr="00704411">
        <w:tc>
          <w:tcPr>
            <w:tcW w:w="1075" w:type="dxa"/>
          </w:tcPr>
          <w:p w14:paraId="04945055" w14:textId="77777777" w:rsidR="00BF29D0" w:rsidRPr="00237F07" w:rsidRDefault="00BF29D0" w:rsidP="004E61EE">
            <w:pPr>
              <w:rPr>
                <w:rPrChange w:id="2268" w:author="jonathan pritchard" w:date="2024-08-21T11:05:00Z" w16du:dateUtc="2024-08-21T10:05:00Z">
                  <w:rPr>
                    <w:noProof/>
                  </w:rPr>
                </w:rPrChange>
              </w:rPr>
            </w:pPr>
            <w:r w:rsidRPr="00237F07">
              <w:rPr>
                <w:rPrChange w:id="2269" w:author="jonathan pritchard" w:date="2024-08-21T11:05:00Z" w16du:dateUtc="2024-08-21T10:05:00Z">
                  <w:rPr>
                    <w:noProof/>
                  </w:rPr>
                </w:rPrChange>
              </w:rPr>
              <w:t xml:space="preserve">DEPDW </w:t>
            </w:r>
          </w:p>
        </w:tc>
        <w:tc>
          <w:tcPr>
            <w:tcW w:w="1800" w:type="dxa"/>
          </w:tcPr>
          <w:p w14:paraId="48DA732B" w14:textId="77777777" w:rsidR="00BF29D0" w:rsidRPr="00237F07" w:rsidRDefault="00BF29D0" w:rsidP="004E61EE">
            <w:pPr>
              <w:rPr>
                <w:rPrChange w:id="2270" w:author="jonathan pritchard" w:date="2024-08-21T11:05:00Z" w16du:dateUtc="2024-08-21T10:05:00Z">
                  <w:rPr>
                    <w:noProof/>
                  </w:rPr>
                </w:rPrChange>
              </w:rPr>
            </w:pPr>
            <w:r w:rsidRPr="00237F07">
              <w:rPr>
                <w:rPrChange w:id="2271" w:author="jonathan pritchard" w:date="2024-08-21T11:05:00Z" w16du:dateUtc="2024-08-21T10:05:00Z">
                  <w:rPr>
                    <w:noProof/>
                  </w:rPr>
                </w:rPrChange>
              </w:rPr>
              <w:t>white/black</w:t>
            </w:r>
          </w:p>
        </w:tc>
        <w:tc>
          <w:tcPr>
            <w:tcW w:w="3510" w:type="dxa"/>
          </w:tcPr>
          <w:p w14:paraId="7F810B7D" w14:textId="77777777" w:rsidR="00BF29D0" w:rsidRPr="00237F07" w:rsidRDefault="00BF29D0" w:rsidP="004E61EE">
            <w:pPr>
              <w:rPr>
                <w:rPrChange w:id="2272" w:author="jonathan pritchard" w:date="2024-08-21T11:05:00Z" w16du:dateUtc="2024-08-21T10:05:00Z">
                  <w:rPr>
                    <w:noProof/>
                  </w:rPr>
                </w:rPrChange>
              </w:rPr>
            </w:pPr>
            <w:r w:rsidRPr="00237F07">
              <w:rPr>
                <w:rPrChange w:id="2273" w:author="jonathan pritchard" w:date="2024-08-21T11:05:00Z" w16du:dateUtc="2024-08-21T10:05:00Z">
                  <w:rPr>
                    <w:noProof/>
                  </w:rPr>
                </w:rPrChange>
              </w:rPr>
              <w:t>deeper than selected deep contour</w:t>
            </w:r>
          </w:p>
        </w:tc>
        <w:tc>
          <w:tcPr>
            <w:tcW w:w="7563" w:type="dxa"/>
            <w:vMerge w:val="restart"/>
          </w:tcPr>
          <w:p w14:paraId="14A2B692" w14:textId="74D4CBD4" w:rsidR="00BF29D0" w:rsidRPr="00237F07" w:rsidRDefault="00BF29D0" w:rsidP="004E61EE">
            <w:pPr>
              <w:rPr>
                <w:rPrChange w:id="2274" w:author="jonathan pritchard" w:date="2024-08-21T11:05:00Z" w16du:dateUtc="2024-08-21T10:05:00Z">
                  <w:rPr>
                    <w:noProof/>
                  </w:rPr>
                </w:rPrChange>
              </w:rPr>
            </w:pPr>
            <w:r w:rsidRPr="00237F07">
              <w:rPr>
                <w:rPrChange w:id="2275" w:author="jonathan pritchard" w:date="2024-08-21T11:05:00Z" w16du:dateUtc="2024-08-21T10:05:00Z">
                  <w:rPr>
                    <w:noProof/>
                  </w:rPr>
                </w:rPrChange>
              </w:rPr>
              <w:t>These are depth shades. The depth zones are:</w:t>
            </w:r>
          </w:p>
          <w:p w14:paraId="4142B1C4" w14:textId="77777777" w:rsidR="00BF29D0" w:rsidRPr="00237F07" w:rsidRDefault="00BF29D0" w:rsidP="004E61EE">
            <w:pPr>
              <w:pStyle w:val="ListParagraphinTable"/>
              <w:rPr>
                <w:noProof w:val="0"/>
                <w:rPrChange w:id="2276" w:author="jonathan pritchard" w:date="2024-08-21T11:05:00Z" w16du:dateUtc="2024-08-21T10:05:00Z">
                  <w:rPr/>
                </w:rPrChange>
              </w:rPr>
            </w:pPr>
            <w:r w:rsidRPr="00237F07">
              <w:rPr>
                <w:noProof w:val="0"/>
                <w:rPrChange w:id="2277" w:author="jonathan pritchard" w:date="2024-08-21T11:05:00Z" w16du:dateUtc="2024-08-21T10:05:00Z">
                  <w:rPr/>
                </w:rPrChange>
              </w:rPr>
              <w:t>DEPDW: areas deeper than the Mariner-selected deep contour;</w:t>
            </w:r>
          </w:p>
          <w:p w14:paraId="36AA84EB" w14:textId="77777777" w:rsidR="00BF29D0" w:rsidRPr="00237F07" w:rsidRDefault="00BF29D0" w:rsidP="004E61EE">
            <w:pPr>
              <w:pStyle w:val="ListParagraphinTable"/>
              <w:rPr>
                <w:noProof w:val="0"/>
                <w:rPrChange w:id="2278" w:author="jonathan pritchard" w:date="2024-08-21T11:05:00Z" w16du:dateUtc="2024-08-21T10:05:00Z">
                  <w:rPr/>
                </w:rPrChange>
              </w:rPr>
            </w:pPr>
            <w:r w:rsidRPr="00237F07">
              <w:rPr>
                <w:noProof w:val="0"/>
                <w:rPrChange w:id="2279" w:author="jonathan pritchard" w:date="2024-08-21T11:05:00Z" w16du:dateUtc="2024-08-21T10:05:00Z">
                  <w:rPr/>
                </w:rPrChange>
              </w:rPr>
              <w:t>DEPMD: areas between deep contour and the Mariner-selected safety contour;</w:t>
            </w:r>
          </w:p>
          <w:p w14:paraId="46BA079C" w14:textId="77777777" w:rsidR="00BF29D0" w:rsidRPr="00237F07" w:rsidRDefault="00BF29D0" w:rsidP="004E61EE">
            <w:pPr>
              <w:pStyle w:val="ListParagraphinTable"/>
              <w:rPr>
                <w:noProof w:val="0"/>
                <w:rPrChange w:id="2280" w:author="jonathan pritchard" w:date="2024-08-21T11:05:00Z" w16du:dateUtc="2024-08-21T10:05:00Z">
                  <w:rPr/>
                </w:rPrChange>
              </w:rPr>
            </w:pPr>
            <w:r w:rsidRPr="00237F07">
              <w:rPr>
                <w:noProof w:val="0"/>
                <w:rPrChange w:id="2281" w:author="jonathan pritchard" w:date="2024-08-21T11:05:00Z" w16du:dateUtc="2024-08-21T10:05:00Z">
                  <w:rPr/>
                </w:rPrChange>
              </w:rPr>
              <w:t>DEPMS: areas between safety contour and the Mariner-selected shallow water contour;</w:t>
            </w:r>
          </w:p>
          <w:p w14:paraId="69C2B626" w14:textId="77777777" w:rsidR="00BF29D0" w:rsidRPr="00237F07" w:rsidRDefault="00BF29D0" w:rsidP="004E61EE">
            <w:pPr>
              <w:pStyle w:val="ListParagraphinTable"/>
              <w:rPr>
                <w:noProof w:val="0"/>
                <w:rPrChange w:id="2282" w:author="jonathan pritchard" w:date="2024-08-21T11:05:00Z" w16du:dateUtc="2024-08-21T10:05:00Z">
                  <w:rPr/>
                </w:rPrChange>
              </w:rPr>
            </w:pPr>
            <w:r w:rsidRPr="00237F07">
              <w:rPr>
                <w:noProof w:val="0"/>
                <w:rPrChange w:id="2283" w:author="jonathan pritchard" w:date="2024-08-21T11:05:00Z" w16du:dateUtc="2024-08-21T10:05:00Z">
                  <w:rPr/>
                </w:rPrChange>
              </w:rPr>
              <w:t>DEPVS: areas between shallow water contour and the low water line (zero meter contour);</w:t>
            </w:r>
          </w:p>
          <w:p w14:paraId="6DD2BEC5" w14:textId="77777777" w:rsidR="00BF29D0" w:rsidRPr="00237F07" w:rsidRDefault="00BF29D0" w:rsidP="004E61EE">
            <w:pPr>
              <w:pStyle w:val="ListParagraphinTable"/>
              <w:rPr>
                <w:noProof w:val="0"/>
                <w:rPrChange w:id="2284" w:author="jonathan pritchard" w:date="2024-08-21T11:05:00Z" w16du:dateUtc="2024-08-21T10:05:00Z">
                  <w:rPr/>
                </w:rPrChange>
              </w:rPr>
            </w:pPr>
            <w:r w:rsidRPr="00237F07">
              <w:rPr>
                <w:noProof w:val="0"/>
                <w:rPrChange w:id="2285" w:author="jonathan pritchard" w:date="2024-08-21T11:05:00Z" w16du:dateUtc="2024-08-21T10:05:00Z">
                  <w:rPr/>
                </w:rPrChange>
              </w:rPr>
              <w:t>DEPIT: areas between zero meter contour and coastline (intertidal).</w:t>
            </w:r>
          </w:p>
          <w:p w14:paraId="48ED8C25" w14:textId="77777777" w:rsidR="00BF29D0" w:rsidRPr="00237F07" w:rsidRDefault="00BF29D0" w:rsidP="004E61EE">
            <w:pPr>
              <w:spacing w:before="60"/>
              <w:rPr>
                <w:rPrChange w:id="2286" w:author="jonathan pritchard" w:date="2024-08-21T11:05:00Z" w16du:dateUtc="2024-08-21T10:05:00Z">
                  <w:rPr>
                    <w:noProof/>
                  </w:rPr>
                </w:rPrChange>
              </w:rPr>
            </w:pPr>
            <w:r w:rsidRPr="00237F07">
              <w:rPr>
                <w:rPrChange w:id="2287" w:author="jonathan pritchard" w:date="2024-08-21T11:05:00Z" w16du:dateUtc="2024-08-21T10:05:00Z">
                  <w:rPr>
                    <w:noProof/>
                  </w:rPr>
                </w:rPrChange>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237F07" w:rsidRDefault="00BF29D0" w:rsidP="004E61EE">
            <w:pPr>
              <w:spacing w:before="60"/>
              <w:rPr>
                <w:rPrChange w:id="2288" w:author="jonathan pritchard" w:date="2024-08-21T11:05:00Z" w16du:dateUtc="2024-08-21T10:05:00Z">
                  <w:rPr>
                    <w:noProof/>
                  </w:rPr>
                </w:rPrChange>
              </w:rPr>
            </w:pPr>
            <w:r w:rsidRPr="00237F07">
              <w:rPr>
                <w:rPrChange w:id="2289" w:author="jonathan pritchard" w:date="2024-08-21T11:05:00Z" w16du:dateUtc="2024-08-21T10:05:00Z">
                  <w:rPr>
                    <w:noProof/>
                  </w:rPr>
                </w:rPrChange>
              </w:rPr>
              <w:t>At night it may be difficult to distinguish between DEPMD and DEPDW.</w:t>
            </w:r>
          </w:p>
        </w:tc>
      </w:tr>
      <w:tr w:rsidR="00773B55" w:rsidRPr="00B77A92" w14:paraId="0A5CD02F" w14:textId="77777777" w:rsidTr="00704411">
        <w:tc>
          <w:tcPr>
            <w:tcW w:w="1075" w:type="dxa"/>
          </w:tcPr>
          <w:p w14:paraId="57DF6F76" w14:textId="77777777" w:rsidR="00BF29D0" w:rsidRPr="00237F07" w:rsidRDefault="00BF29D0" w:rsidP="004E61EE">
            <w:pPr>
              <w:rPr>
                <w:rPrChange w:id="2290" w:author="jonathan pritchard" w:date="2024-08-21T11:05:00Z" w16du:dateUtc="2024-08-21T10:05:00Z">
                  <w:rPr>
                    <w:noProof/>
                  </w:rPr>
                </w:rPrChange>
              </w:rPr>
            </w:pPr>
            <w:r w:rsidRPr="00237F07">
              <w:rPr>
                <w:rPrChange w:id="2291" w:author="jonathan pritchard" w:date="2024-08-21T11:05:00Z" w16du:dateUtc="2024-08-21T10:05:00Z">
                  <w:rPr>
                    <w:noProof/>
                  </w:rPr>
                </w:rPrChange>
              </w:rPr>
              <w:t xml:space="preserve">DEPMD </w:t>
            </w:r>
          </w:p>
        </w:tc>
        <w:tc>
          <w:tcPr>
            <w:tcW w:w="1800" w:type="dxa"/>
          </w:tcPr>
          <w:p w14:paraId="31C3E260" w14:textId="77777777" w:rsidR="00BF29D0" w:rsidRPr="00237F07" w:rsidRDefault="00BF29D0" w:rsidP="004E61EE">
            <w:pPr>
              <w:rPr>
                <w:rPrChange w:id="2292" w:author="jonathan pritchard" w:date="2024-08-21T11:05:00Z" w16du:dateUtc="2024-08-21T10:05:00Z">
                  <w:rPr>
                    <w:noProof/>
                  </w:rPr>
                </w:rPrChange>
              </w:rPr>
            </w:pPr>
            <w:r w:rsidRPr="00237F07">
              <w:rPr>
                <w:rPrChange w:id="2293" w:author="jonathan pritchard" w:date="2024-08-21T11:05:00Z" w16du:dateUtc="2024-08-21T10:05:00Z">
                  <w:rPr>
                    <w:noProof/>
                  </w:rPr>
                </w:rPrChange>
              </w:rPr>
              <w:t>pale/dark blue</w:t>
            </w:r>
          </w:p>
        </w:tc>
        <w:tc>
          <w:tcPr>
            <w:tcW w:w="3510" w:type="dxa"/>
          </w:tcPr>
          <w:p w14:paraId="42D054EA" w14:textId="77777777" w:rsidR="00BF29D0" w:rsidRPr="00237F07" w:rsidRDefault="00BF29D0" w:rsidP="004E61EE">
            <w:pPr>
              <w:rPr>
                <w:rPrChange w:id="2294" w:author="jonathan pritchard" w:date="2024-08-21T11:05:00Z" w16du:dateUtc="2024-08-21T10:05:00Z">
                  <w:rPr>
                    <w:noProof/>
                  </w:rPr>
                </w:rPrChange>
              </w:rPr>
            </w:pPr>
            <w:r w:rsidRPr="00237F07">
              <w:rPr>
                <w:rPrChange w:id="2295" w:author="jonathan pritchard" w:date="2024-08-21T11:05:00Z" w16du:dateUtc="2024-08-21T10:05:00Z">
                  <w:rPr>
                    <w:noProof/>
                  </w:rPr>
                </w:rPrChange>
              </w:rPr>
              <w:t>safety contour to selected deep contour</w:t>
            </w:r>
          </w:p>
        </w:tc>
        <w:tc>
          <w:tcPr>
            <w:tcW w:w="7563" w:type="dxa"/>
            <w:vMerge/>
          </w:tcPr>
          <w:p w14:paraId="4D567F41" w14:textId="77777777" w:rsidR="00BF29D0" w:rsidRPr="00237F07" w:rsidRDefault="00BF29D0" w:rsidP="004E61EE">
            <w:pPr>
              <w:rPr>
                <w:rPrChange w:id="2296" w:author="jonathan pritchard" w:date="2024-08-21T11:05:00Z" w16du:dateUtc="2024-08-21T10:05:00Z">
                  <w:rPr>
                    <w:noProof/>
                  </w:rPr>
                </w:rPrChange>
              </w:rPr>
            </w:pPr>
          </w:p>
        </w:tc>
      </w:tr>
      <w:tr w:rsidR="00773B55" w:rsidRPr="00B77A92" w14:paraId="40D18D43" w14:textId="77777777" w:rsidTr="00704411">
        <w:tc>
          <w:tcPr>
            <w:tcW w:w="1075" w:type="dxa"/>
          </w:tcPr>
          <w:p w14:paraId="25AB604F" w14:textId="77777777" w:rsidR="00BF29D0" w:rsidRPr="00237F07" w:rsidRDefault="00BF29D0" w:rsidP="004E61EE">
            <w:pPr>
              <w:rPr>
                <w:rPrChange w:id="2297" w:author="jonathan pritchard" w:date="2024-08-21T11:05:00Z" w16du:dateUtc="2024-08-21T10:05:00Z">
                  <w:rPr>
                    <w:noProof/>
                  </w:rPr>
                </w:rPrChange>
              </w:rPr>
            </w:pPr>
            <w:r w:rsidRPr="00237F07">
              <w:rPr>
                <w:rPrChange w:id="2298" w:author="jonathan pritchard" w:date="2024-08-21T11:05:00Z" w16du:dateUtc="2024-08-21T10:05:00Z">
                  <w:rPr>
                    <w:noProof/>
                  </w:rPr>
                </w:rPrChange>
              </w:rPr>
              <w:t xml:space="preserve">DEPMS </w:t>
            </w:r>
          </w:p>
        </w:tc>
        <w:tc>
          <w:tcPr>
            <w:tcW w:w="1800" w:type="dxa"/>
          </w:tcPr>
          <w:p w14:paraId="3A9A8A3F" w14:textId="77777777" w:rsidR="00BF29D0" w:rsidRPr="00237F07" w:rsidRDefault="00BF29D0" w:rsidP="004E61EE">
            <w:pPr>
              <w:rPr>
                <w:rPrChange w:id="2299" w:author="jonathan pritchard" w:date="2024-08-21T11:05:00Z" w16du:dateUtc="2024-08-21T10:05:00Z">
                  <w:rPr>
                    <w:noProof/>
                  </w:rPr>
                </w:rPrChange>
              </w:rPr>
            </w:pPr>
            <w:r w:rsidRPr="00237F07">
              <w:rPr>
                <w:rPrChange w:id="2300" w:author="jonathan pritchard" w:date="2024-08-21T11:05:00Z" w16du:dateUtc="2024-08-21T10:05:00Z">
                  <w:rPr>
                    <w:noProof/>
                  </w:rPr>
                </w:rPrChange>
              </w:rPr>
              <w:t>light/medium blue</w:t>
            </w:r>
          </w:p>
        </w:tc>
        <w:tc>
          <w:tcPr>
            <w:tcW w:w="3510" w:type="dxa"/>
          </w:tcPr>
          <w:p w14:paraId="55B65AAB" w14:textId="77777777" w:rsidR="00BF29D0" w:rsidRPr="00237F07" w:rsidRDefault="00BF29D0" w:rsidP="004E61EE">
            <w:pPr>
              <w:rPr>
                <w:rPrChange w:id="2301" w:author="jonathan pritchard" w:date="2024-08-21T11:05:00Z" w16du:dateUtc="2024-08-21T10:05:00Z">
                  <w:rPr>
                    <w:noProof/>
                  </w:rPr>
                </w:rPrChange>
              </w:rPr>
            </w:pPr>
            <w:r w:rsidRPr="00237F07">
              <w:rPr>
                <w:rPrChange w:id="2302" w:author="jonathan pritchard" w:date="2024-08-21T11:05:00Z" w16du:dateUtc="2024-08-21T10:05:00Z">
                  <w:rPr>
                    <w:noProof/>
                  </w:rPr>
                </w:rPrChange>
              </w:rPr>
              <w:t>shallow contour to selected safety contour</w:t>
            </w:r>
          </w:p>
        </w:tc>
        <w:tc>
          <w:tcPr>
            <w:tcW w:w="7563" w:type="dxa"/>
            <w:vMerge/>
          </w:tcPr>
          <w:p w14:paraId="4FC12C69" w14:textId="77777777" w:rsidR="00BF29D0" w:rsidRPr="00237F07" w:rsidRDefault="00BF29D0" w:rsidP="004E61EE">
            <w:pPr>
              <w:rPr>
                <w:rPrChange w:id="2303" w:author="jonathan pritchard" w:date="2024-08-21T11:05:00Z" w16du:dateUtc="2024-08-21T10:05:00Z">
                  <w:rPr>
                    <w:noProof/>
                  </w:rPr>
                </w:rPrChange>
              </w:rPr>
            </w:pPr>
          </w:p>
        </w:tc>
      </w:tr>
      <w:tr w:rsidR="00773B55" w:rsidRPr="00B77A92" w14:paraId="2AB2B433" w14:textId="77777777" w:rsidTr="00704411">
        <w:tc>
          <w:tcPr>
            <w:tcW w:w="1075" w:type="dxa"/>
          </w:tcPr>
          <w:p w14:paraId="42252A5E" w14:textId="77777777" w:rsidR="00BF29D0" w:rsidRPr="00237F07" w:rsidRDefault="00BF29D0" w:rsidP="004E61EE">
            <w:pPr>
              <w:rPr>
                <w:rPrChange w:id="2304" w:author="jonathan pritchard" w:date="2024-08-21T11:05:00Z" w16du:dateUtc="2024-08-21T10:05:00Z">
                  <w:rPr>
                    <w:noProof/>
                  </w:rPr>
                </w:rPrChange>
              </w:rPr>
            </w:pPr>
            <w:r w:rsidRPr="00237F07">
              <w:rPr>
                <w:rPrChange w:id="2305" w:author="jonathan pritchard" w:date="2024-08-21T11:05:00Z" w16du:dateUtc="2024-08-21T10:05:00Z">
                  <w:rPr>
                    <w:noProof/>
                  </w:rPr>
                </w:rPrChange>
              </w:rPr>
              <w:t xml:space="preserve">DEPVS </w:t>
            </w:r>
          </w:p>
        </w:tc>
        <w:tc>
          <w:tcPr>
            <w:tcW w:w="1800" w:type="dxa"/>
          </w:tcPr>
          <w:p w14:paraId="26D728A0" w14:textId="77777777" w:rsidR="00BF29D0" w:rsidRPr="00237F07" w:rsidRDefault="00BF29D0" w:rsidP="004E61EE">
            <w:pPr>
              <w:rPr>
                <w:rPrChange w:id="2306" w:author="jonathan pritchard" w:date="2024-08-21T11:05:00Z" w16du:dateUtc="2024-08-21T10:05:00Z">
                  <w:rPr>
                    <w:noProof/>
                  </w:rPr>
                </w:rPrChange>
              </w:rPr>
            </w:pPr>
            <w:r w:rsidRPr="00237F07">
              <w:rPr>
                <w:rPrChange w:id="2307" w:author="jonathan pritchard" w:date="2024-08-21T11:05:00Z" w16du:dateUtc="2024-08-21T10:05:00Z">
                  <w:rPr>
                    <w:noProof/>
                  </w:rPr>
                </w:rPrChange>
              </w:rPr>
              <w:t xml:space="preserve">medium/light blue </w:t>
            </w:r>
          </w:p>
        </w:tc>
        <w:tc>
          <w:tcPr>
            <w:tcW w:w="3510" w:type="dxa"/>
          </w:tcPr>
          <w:p w14:paraId="273E38C0" w14:textId="77777777" w:rsidR="00BF29D0" w:rsidRPr="00237F07" w:rsidRDefault="00BF29D0" w:rsidP="004E61EE">
            <w:pPr>
              <w:rPr>
                <w:rPrChange w:id="2308" w:author="jonathan pritchard" w:date="2024-08-21T11:05:00Z" w16du:dateUtc="2024-08-21T10:05:00Z">
                  <w:rPr>
                    <w:noProof/>
                  </w:rPr>
                </w:rPrChange>
              </w:rPr>
            </w:pPr>
            <w:r w:rsidRPr="00237F07">
              <w:rPr>
                <w:rPrChange w:id="2309" w:author="jonathan pritchard" w:date="2024-08-21T11:05:00Z" w16du:dateUtc="2024-08-21T10:05:00Z">
                  <w:rPr>
                    <w:noProof/>
                  </w:rPr>
                </w:rPrChange>
              </w:rPr>
              <w:t>zero meter contour to shallow contour</w:t>
            </w:r>
          </w:p>
        </w:tc>
        <w:tc>
          <w:tcPr>
            <w:tcW w:w="7563" w:type="dxa"/>
            <w:vMerge/>
          </w:tcPr>
          <w:p w14:paraId="1913E130" w14:textId="77777777" w:rsidR="00BF29D0" w:rsidRPr="00237F07" w:rsidRDefault="00BF29D0" w:rsidP="004E61EE">
            <w:pPr>
              <w:rPr>
                <w:rPrChange w:id="2310" w:author="jonathan pritchard" w:date="2024-08-21T11:05:00Z" w16du:dateUtc="2024-08-21T10:05:00Z">
                  <w:rPr>
                    <w:noProof/>
                  </w:rPr>
                </w:rPrChange>
              </w:rPr>
            </w:pPr>
          </w:p>
        </w:tc>
      </w:tr>
      <w:tr w:rsidR="00773B55" w:rsidRPr="00B77A92" w14:paraId="0C2777D0" w14:textId="77777777" w:rsidTr="00704411">
        <w:tc>
          <w:tcPr>
            <w:tcW w:w="1075" w:type="dxa"/>
          </w:tcPr>
          <w:p w14:paraId="24B7C020" w14:textId="77777777" w:rsidR="00BF29D0" w:rsidRPr="00237F07" w:rsidRDefault="00BF29D0" w:rsidP="004E61EE">
            <w:pPr>
              <w:rPr>
                <w:rPrChange w:id="2311" w:author="jonathan pritchard" w:date="2024-08-21T11:05:00Z" w16du:dateUtc="2024-08-21T10:05:00Z">
                  <w:rPr>
                    <w:noProof/>
                  </w:rPr>
                </w:rPrChange>
              </w:rPr>
            </w:pPr>
            <w:r w:rsidRPr="00237F07">
              <w:rPr>
                <w:rPrChange w:id="2312" w:author="jonathan pritchard" w:date="2024-08-21T11:05:00Z" w16du:dateUtc="2024-08-21T10:05:00Z">
                  <w:rPr>
                    <w:noProof/>
                  </w:rPr>
                </w:rPrChange>
              </w:rPr>
              <w:t>DEPIT</w:t>
            </w:r>
          </w:p>
        </w:tc>
        <w:tc>
          <w:tcPr>
            <w:tcW w:w="1800" w:type="dxa"/>
          </w:tcPr>
          <w:p w14:paraId="38525CEC" w14:textId="77777777" w:rsidR="00BF29D0" w:rsidRPr="00237F07" w:rsidRDefault="00BF29D0" w:rsidP="004E61EE">
            <w:pPr>
              <w:rPr>
                <w:rPrChange w:id="2313" w:author="jonathan pritchard" w:date="2024-08-21T11:05:00Z" w16du:dateUtc="2024-08-21T10:05:00Z">
                  <w:rPr>
                    <w:noProof/>
                  </w:rPr>
                </w:rPrChange>
              </w:rPr>
            </w:pPr>
            <w:r w:rsidRPr="00237F07">
              <w:rPr>
                <w:rPrChange w:id="2314" w:author="jonathan pritchard" w:date="2024-08-21T11:05:00Z" w16du:dateUtc="2024-08-21T10:05:00Z">
                  <w:rPr>
                    <w:noProof/>
                  </w:rPr>
                </w:rPrChange>
              </w:rPr>
              <w:t>yellow-green</w:t>
            </w:r>
          </w:p>
        </w:tc>
        <w:tc>
          <w:tcPr>
            <w:tcW w:w="3510" w:type="dxa"/>
          </w:tcPr>
          <w:p w14:paraId="4AC3A6A5" w14:textId="77777777" w:rsidR="00BF29D0" w:rsidRPr="00237F07" w:rsidRDefault="00BF29D0" w:rsidP="004E61EE">
            <w:pPr>
              <w:rPr>
                <w:rPrChange w:id="2315" w:author="jonathan pritchard" w:date="2024-08-21T11:05:00Z" w16du:dateUtc="2024-08-21T10:05:00Z">
                  <w:rPr>
                    <w:noProof/>
                  </w:rPr>
                </w:rPrChange>
              </w:rPr>
            </w:pPr>
            <w:r w:rsidRPr="00237F07">
              <w:rPr>
                <w:rPrChange w:id="2316" w:author="jonathan pritchard" w:date="2024-08-21T11:05:00Z" w16du:dateUtc="2024-08-21T10:05:00Z">
                  <w:rPr>
                    <w:noProof/>
                  </w:rPr>
                </w:rPrChange>
              </w:rPr>
              <w:t>high water line to zero meter contour</w:t>
            </w:r>
          </w:p>
        </w:tc>
        <w:tc>
          <w:tcPr>
            <w:tcW w:w="7563" w:type="dxa"/>
            <w:vMerge/>
          </w:tcPr>
          <w:p w14:paraId="4EDCEAC5" w14:textId="77777777" w:rsidR="00BF29D0" w:rsidRPr="00237F07" w:rsidRDefault="00BF29D0" w:rsidP="004E61EE">
            <w:pPr>
              <w:keepNext/>
              <w:rPr>
                <w:rPrChange w:id="2317" w:author="jonathan pritchard" w:date="2024-08-21T11:05:00Z" w16du:dateUtc="2024-08-21T10:05:00Z">
                  <w:rPr>
                    <w:noProof/>
                  </w:rPr>
                </w:rPrChange>
              </w:rPr>
            </w:pPr>
          </w:p>
        </w:tc>
      </w:tr>
      <w:tr w:rsidR="00BF29D0" w:rsidRPr="00B77A92" w14:paraId="747F7CD6" w14:textId="77777777" w:rsidTr="00773B55">
        <w:tc>
          <w:tcPr>
            <w:tcW w:w="0" w:type="auto"/>
            <w:gridSpan w:val="4"/>
            <w:shd w:val="clear" w:color="auto" w:fill="F2F2F2" w:themeFill="background1" w:themeFillShade="F2"/>
          </w:tcPr>
          <w:p w14:paraId="612C1DC8" w14:textId="6E78E89D" w:rsidR="00BF29D0" w:rsidRPr="00237F07" w:rsidRDefault="00BF29D0" w:rsidP="004E61EE">
            <w:pPr>
              <w:keepNext/>
              <w:rPr>
                <w:b/>
                <w:bCs/>
                <w:i/>
                <w:iCs/>
                <w:rPrChange w:id="2318" w:author="jonathan pritchard" w:date="2024-08-21T11:05:00Z" w16du:dateUtc="2024-08-21T10:05:00Z">
                  <w:rPr>
                    <w:b/>
                    <w:bCs/>
                    <w:i/>
                    <w:iCs/>
                    <w:noProof/>
                  </w:rPr>
                </w:rPrChange>
              </w:rPr>
            </w:pPr>
            <w:r w:rsidRPr="00237F07">
              <w:rPr>
                <w:b/>
                <w:bCs/>
                <w:i/>
                <w:iCs/>
                <w:rPrChange w:id="2319" w:author="jonathan pritchard" w:date="2024-08-21T11:05:00Z" w16du:dateUtc="2024-08-21T10:05:00Z">
                  <w:rPr>
                    <w:b/>
                    <w:bCs/>
                    <w:i/>
                    <w:iCs/>
                    <w:noProof/>
                  </w:rPr>
                </w:rPrChange>
              </w:rPr>
              <w:t>Radar image ove</w:t>
            </w:r>
            <w:r w:rsidR="00773B55" w:rsidRPr="00237F07">
              <w:rPr>
                <w:b/>
                <w:bCs/>
                <w:i/>
                <w:iCs/>
                <w:rPrChange w:id="2320" w:author="jonathan pritchard" w:date="2024-08-21T11:05:00Z" w16du:dateUtc="2024-08-21T10:05:00Z">
                  <w:rPr>
                    <w:b/>
                    <w:bCs/>
                    <w:i/>
                    <w:iCs/>
                    <w:noProof/>
                  </w:rPr>
                </w:rPrChange>
              </w:rPr>
              <w:t>r</w:t>
            </w:r>
            <w:r w:rsidRPr="00237F07">
              <w:rPr>
                <w:b/>
                <w:bCs/>
                <w:i/>
                <w:iCs/>
                <w:rPrChange w:id="2321" w:author="jonathan pritchard" w:date="2024-08-21T11:05:00Z" w16du:dateUtc="2024-08-21T10:05:00Z">
                  <w:rPr>
                    <w:b/>
                    <w:bCs/>
                    <w:i/>
                    <w:iCs/>
                    <w:noProof/>
                  </w:rPr>
                </w:rPrChange>
              </w:rPr>
              <w:t>lay colours</w:t>
            </w:r>
          </w:p>
        </w:tc>
      </w:tr>
      <w:tr w:rsidR="00773B55" w:rsidRPr="00B77A92" w14:paraId="3D4803C0" w14:textId="77777777" w:rsidTr="00704411">
        <w:tc>
          <w:tcPr>
            <w:tcW w:w="1075" w:type="dxa"/>
          </w:tcPr>
          <w:p w14:paraId="59E50F42" w14:textId="77777777" w:rsidR="00BF29D0" w:rsidRPr="00237F07" w:rsidRDefault="00BF29D0" w:rsidP="004E61EE">
            <w:pPr>
              <w:rPr>
                <w:rPrChange w:id="2322" w:author="jonathan pritchard" w:date="2024-08-21T11:05:00Z" w16du:dateUtc="2024-08-21T10:05:00Z">
                  <w:rPr>
                    <w:noProof/>
                  </w:rPr>
                </w:rPrChange>
              </w:rPr>
            </w:pPr>
            <w:r w:rsidRPr="00237F07">
              <w:rPr>
                <w:rPrChange w:id="2323" w:author="jonathan pritchard" w:date="2024-08-21T11:05:00Z" w16du:dateUtc="2024-08-21T10:05:00Z">
                  <w:rPr>
                    <w:noProof/>
                  </w:rPr>
                </w:rPrChange>
              </w:rPr>
              <w:t>RADHI</w:t>
            </w:r>
          </w:p>
        </w:tc>
        <w:tc>
          <w:tcPr>
            <w:tcW w:w="1800" w:type="dxa"/>
          </w:tcPr>
          <w:p w14:paraId="43873802" w14:textId="77777777" w:rsidR="00BF29D0" w:rsidRPr="00237F07" w:rsidRDefault="00BF29D0" w:rsidP="004E61EE">
            <w:pPr>
              <w:rPr>
                <w:rPrChange w:id="2324" w:author="jonathan pritchard" w:date="2024-08-21T11:05:00Z" w16du:dateUtc="2024-08-21T10:05:00Z">
                  <w:rPr>
                    <w:noProof/>
                  </w:rPr>
                </w:rPrChange>
              </w:rPr>
            </w:pPr>
            <w:r w:rsidRPr="00237F07">
              <w:rPr>
                <w:rPrChange w:id="2325" w:author="jonathan pritchard" w:date="2024-08-21T11:05:00Z" w16du:dateUtc="2024-08-21T10:05:00Z">
                  <w:rPr>
                    <w:noProof/>
                  </w:rPr>
                </w:rPrChange>
              </w:rPr>
              <w:t>green</w:t>
            </w:r>
          </w:p>
        </w:tc>
        <w:tc>
          <w:tcPr>
            <w:tcW w:w="3510" w:type="dxa"/>
          </w:tcPr>
          <w:p w14:paraId="357C872F" w14:textId="77777777" w:rsidR="00BF29D0" w:rsidRPr="00237F07" w:rsidRDefault="00BF29D0" w:rsidP="004E61EE">
            <w:pPr>
              <w:rPr>
                <w:rPrChange w:id="2326" w:author="jonathan pritchard" w:date="2024-08-21T11:05:00Z" w16du:dateUtc="2024-08-21T10:05:00Z">
                  <w:rPr>
                    <w:noProof/>
                  </w:rPr>
                </w:rPrChange>
              </w:rPr>
            </w:pPr>
            <w:r w:rsidRPr="00237F07">
              <w:rPr>
                <w:rPrChange w:id="2327" w:author="jonathan pritchard" w:date="2024-08-21T11:05:00Z" w16du:dateUtc="2024-08-21T10:05:00Z">
                  <w:rPr>
                    <w:noProof/>
                  </w:rPr>
                </w:rPrChange>
              </w:rPr>
              <w:t>high intensity echo or single intensity echo</w:t>
            </w:r>
          </w:p>
        </w:tc>
        <w:tc>
          <w:tcPr>
            <w:tcW w:w="7563" w:type="dxa"/>
            <w:vMerge w:val="restart"/>
          </w:tcPr>
          <w:p w14:paraId="055AE37B" w14:textId="77777777" w:rsidR="00BF29D0" w:rsidRPr="00237F07" w:rsidRDefault="00BF29D0" w:rsidP="004E61EE">
            <w:pPr>
              <w:rPr>
                <w:rPrChange w:id="2328" w:author="jonathan pritchard" w:date="2024-08-21T11:05:00Z" w16du:dateUtc="2024-08-21T10:05:00Z">
                  <w:rPr>
                    <w:noProof/>
                  </w:rPr>
                </w:rPrChange>
              </w:rPr>
            </w:pPr>
            <w:r w:rsidRPr="00237F07">
              <w:rPr>
                <w:rPrChange w:id="2329" w:author="jonathan pritchard" w:date="2024-08-21T11:05:00Z" w16du:dateUtc="2024-08-21T10:05:00Z">
                  <w:rPr>
                    <w:noProof/>
                  </w:rPr>
                </w:rPrChange>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237F07">
              <w:rPr>
                <w:rPrChange w:id="2330" w:author="jonathan pritchard" w:date="2024-08-21T11:05:00Z" w16du:dateUtc="2024-08-21T10:05:00Z">
                  <w:rPr>
                    <w:noProof/>
                  </w:rPr>
                </w:rPrChange>
              </w:rPr>
              <w:lastRenderedPageBreak/>
              <w:t>low echo intensity (RADLO).</w:t>
            </w:r>
          </w:p>
          <w:p w14:paraId="0AD58B27" w14:textId="77777777" w:rsidR="00BF29D0" w:rsidRPr="00237F07" w:rsidRDefault="00BF29D0" w:rsidP="004E61EE">
            <w:pPr>
              <w:keepNext/>
              <w:rPr>
                <w:rPrChange w:id="2331" w:author="jonathan pritchard" w:date="2024-08-21T11:05:00Z" w16du:dateUtc="2024-08-21T10:05:00Z">
                  <w:rPr>
                    <w:noProof/>
                  </w:rPr>
                </w:rPrChange>
              </w:rPr>
            </w:pPr>
            <w:r w:rsidRPr="00237F07">
              <w:rPr>
                <w:rPrChange w:id="2332" w:author="jonathan pritchard" w:date="2024-08-21T11:05:00Z" w16du:dateUtc="2024-08-21T10:05:00Z">
                  <w:rPr>
                    <w:noProof/>
                  </w:rPr>
                </w:rPrChange>
              </w:rPr>
              <w:t>Optionally, the manufacturer may vary the radar green overlay by making it transparent.</w:t>
            </w:r>
          </w:p>
        </w:tc>
      </w:tr>
      <w:tr w:rsidR="00773B55" w:rsidRPr="00B77A92" w14:paraId="1D44F05E" w14:textId="77777777" w:rsidTr="00704411">
        <w:tc>
          <w:tcPr>
            <w:tcW w:w="1075" w:type="dxa"/>
          </w:tcPr>
          <w:p w14:paraId="0EC4B984" w14:textId="77777777" w:rsidR="00BF29D0" w:rsidRPr="00237F07" w:rsidRDefault="00BF29D0" w:rsidP="004E61EE">
            <w:pPr>
              <w:rPr>
                <w:rPrChange w:id="2333" w:author="jonathan pritchard" w:date="2024-08-21T11:05:00Z" w16du:dateUtc="2024-08-21T10:05:00Z">
                  <w:rPr>
                    <w:noProof/>
                  </w:rPr>
                </w:rPrChange>
              </w:rPr>
            </w:pPr>
            <w:r w:rsidRPr="00237F07">
              <w:rPr>
                <w:rPrChange w:id="2334" w:author="jonathan pritchard" w:date="2024-08-21T11:05:00Z" w16du:dateUtc="2024-08-21T10:05:00Z">
                  <w:rPr>
                    <w:noProof/>
                  </w:rPr>
                </w:rPrChange>
              </w:rPr>
              <w:t>RADLO</w:t>
            </w:r>
          </w:p>
        </w:tc>
        <w:tc>
          <w:tcPr>
            <w:tcW w:w="1800" w:type="dxa"/>
          </w:tcPr>
          <w:p w14:paraId="2C0DAB7C" w14:textId="77777777" w:rsidR="00BF29D0" w:rsidRPr="00237F07" w:rsidRDefault="00BF29D0" w:rsidP="004E61EE">
            <w:pPr>
              <w:rPr>
                <w:rPrChange w:id="2335" w:author="jonathan pritchard" w:date="2024-08-21T11:05:00Z" w16du:dateUtc="2024-08-21T10:05:00Z">
                  <w:rPr>
                    <w:noProof/>
                  </w:rPr>
                </w:rPrChange>
              </w:rPr>
            </w:pPr>
            <w:r w:rsidRPr="00237F07">
              <w:rPr>
                <w:rPrChange w:id="2336" w:author="jonathan pritchard" w:date="2024-08-21T11:05:00Z" w16du:dateUtc="2024-08-21T10:05:00Z">
                  <w:rPr>
                    <w:noProof/>
                  </w:rPr>
                </w:rPrChange>
              </w:rPr>
              <w:t>green</w:t>
            </w:r>
          </w:p>
        </w:tc>
        <w:tc>
          <w:tcPr>
            <w:tcW w:w="3510" w:type="dxa"/>
          </w:tcPr>
          <w:p w14:paraId="2378862C" w14:textId="77777777" w:rsidR="00BF29D0" w:rsidRPr="00237F07" w:rsidRDefault="00BF29D0" w:rsidP="004E61EE">
            <w:pPr>
              <w:rPr>
                <w:rPrChange w:id="2337" w:author="jonathan pritchard" w:date="2024-08-21T11:05:00Z" w16du:dateUtc="2024-08-21T10:05:00Z">
                  <w:rPr>
                    <w:noProof/>
                  </w:rPr>
                </w:rPrChange>
              </w:rPr>
            </w:pPr>
            <w:r w:rsidRPr="00237F07">
              <w:rPr>
                <w:rPrChange w:id="2338" w:author="jonathan pritchard" w:date="2024-08-21T11:05:00Z" w16du:dateUtc="2024-08-21T10:05:00Z">
                  <w:rPr>
                    <w:noProof/>
                  </w:rPr>
                </w:rPrChange>
              </w:rPr>
              <w:t>low intensity echo &amp; target trail</w:t>
            </w:r>
          </w:p>
        </w:tc>
        <w:tc>
          <w:tcPr>
            <w:tcW w:w="7563" w:type="dxa"/>
            <w:vMerge/>
          </w:tcPr>
          <w:p w14:paraId="61BFFC75" w14:textId="77777777" w:rsidR="00BF29D0" w:rsidRPr="00237F07" w:rsidRDefault="00BF29D0" w:rsidP="004E61EE">
            <w:pPr>
              <w:keepNext/>
              <w:rPr>
                <w:rPrChange w:id="2339" w:author="jonathan pritchard" w:date="2024-08-21T11:05:00Z" w16du:dateUtc="2024-08-21T10:05:00Z">
                  <w:rPr>
                    <w:noProof/>
                  </w:rPr>
                </w:rPrChange>
              </w:rPr>
            </w:pPr>
          </w:p>
        </w:tc>
      </w:tr>
      <w:tr w:rsidR="00773B55" w:rsidRPr="00B77A92" w14:paraId="0FCE4AF3" w14:textId="77777777" w:rsidTr="00704411">
        <w:tc>
          <w:tcPr>
            <w:tcW w:w="1075" w:type="dxa"/>
          </w:tcPr>
          <w:p w14:paraId="78C61425" w14:textId="77777777" w:rsidR="00BF29D0" w:rsidRPr="00237F07" w:rsidRDefault="00BF29D0" w:rsidP="004E61EE">
            <w:pPr>
              <w:rPr>
                <w:rPrChange w:id="2340" w:author="jonathan pritchard" w:date="2024-08-21T11:05:00Z" w16du:dateUtc="2024-08-21T10:05:00Z">
                  <w:rPr>
                    <w:noProof/>
                  </w:rPr>
                </w:rPrChange>
              </w:rPr>
            </w:pPr>
            <w:r w:rsidRPr="00237F07">
              <w:rPr>
                <w:rPrChange w:id="2341" w:author="jonathan pritchard" w:date="2024-08-21T11:05:00Z" w16du:dateUtc="2024-08-21T10:05:00Z">
                  <w:rPr>
                    <w:noProof/>
                  </w:rPr>
                </w:rPrChange>
              </w:rPr>
              <w:t>ARPAT</w:t>
            </w:r>
          </w:p>
        </w:tc>
        <w:tc>
          <w:tcPr>
            <w:tcW w:w="1800" w:type="dxa"/>
          </w:tcPr>
          <w:p w14:paraId="61FFD304" w14:textId="77777777" w:rsidR="00BF29D0" w:rsidRPr="00237F07" w:rsidRDefault="00BF29D0" w:rsidP="004E61EE">
            <w:pPr>
              <w:rPr>
                <w:rPrChange w:id="2342" w:author="jonathan pritchard" w:date="2024-08-21T11:05:00Z" w16du:dateUtc="2024-08-21T10:05:00Z">
                  <w:rPr>
                    <w:noProof/>
                  </w:rPr>
                </w:rPrChange>
              </w:rPr>
            </w:pPr>
            <w:r w:rsidRPr="00237F07">
              <w:rPr>
                <w:rPrChange w:id="2343" w:author="jonathan pritchard" w:date="2024-08-21T11:05:00Z" w16du:dateUtc="2024-08-21T10:05:00Z">
                  <w:rPr>
                    <w:noProof/>
                  </w:rPr>
                </w:rPrChange>
              </w:rPr>
              <w:t>green, dashed</w:t>
            </w:r>
          </w:p>
        </w:tc>
        <w:tc>
          <w:tcPr>
            <w:tcW w:w="3510" w:type="dxa"/>
          </w:tcPr>
          <w:p w14:paraId="2E4F18CC" w14:textId="77777777" w:rsidR="00BF29D0" w:rsidRPr="00237F07" w:rsidRDefault="00BF29D0" w:rsidP="004E61EE">
            <w:pPr>
              <w:rPr>
                <w:rPrChange w:id="2344" w:author="jonathan pritchard" w:date="2024-08-21T11:05:00Z" w16du:dateUtc="2024-08-21T10:05:00Z">
                  <w:rPr>
                    <w:noProof/>
                  </w:rPr>
                </w:rPrChange>
              </w:rPr>
            </w:pPr>
            <w:r w:rsidRPr="00237F07">
              <w:rPr>
                <w:rPrChange w:id="2345" w:author="jonathan pritchard" w:date="2024-08-21T11:05:00Z" w16du:dateUtc="2024-08-21T10:05:00Z">
                  <w:rPr>
                    <w:noProof/>
                  </w:rPr>
                </w:rPrChange>
              </w:rPr>
              <w:t>ARPA, target symbols &amp; information</w:t>
            </w:r>
          </w:p>
        </w:tc>
        <w:tc>
          <w:tcPr>
            <w:tcW w:w="7563" w:type="dxa"/>
          </w:tcPr>
          <w:p w14:paraId="2B770382" w14:textId="63CE5A6B" w:rsidR="00BF29D0" w:rsidRPr="00237F07" w:rsidRDefault="007C752F" w:rsidP="004E61EE">
            <w:pPr>
              <w:keepNext/>
              <w:rPr>
                <w:rPrChange w:id="2346" w:author="jonathan pritchard" w:date="2024-08-21T11:05:00Z" w16du:dateUtc="2024-08-21T10:05:00Z">
                  <w:rPr>
                    <w:noProof/>
                  </w:rPr>
                </w:rPrChange>
              </w:rPr>
            </w:pPr>
            <w:r w:rsidRPr="00237F07">
              <w:rPr>
                <w:rPrChange w:id="2347" w:author="jonathan pritchard" w:date="2024-08-21T11:05:00Z" w16du:dateUtc="2024-08-21T10:05:00Z">
                  <w:rPr>
                    <w:noProof/>
                  </w:rPr>
                </w:rPrChange>
              </w:rPr>
              <w:t>U</w:t>
            </w:r>
            <w:r w:rsidR="00BF29D0" w:rsidRPr="00237F07">
              <w:rPr>
                <w:rPrChange w:id="2348" w:author="jonathan pritchard" w:date="2024-08-21T11:05:00Z" w16du:dateUtc="2024-08-21T10:05:00Z">
                  <w:rPr>
                    <w:noProof/>
                  </w:rPr>
                </w:rPrChange>
              </w:rPr>
              <w:t>sed for ARPA targets and information tagged on them</w:t>
            </w:r>
            <w:r w:rsidRPr="00237F07">
              <w:rPr>
                <w:rPrChange w:id="2349" w:author="jonathan pritchard" w:date="2024-08-21T11:05:00Z" w16du:dateUtc="2024-08-21T10:05:00Z">
                  <w:rPr>
                    <w:noProof/>
                  </w:rPr>
                </w:rPrChange>
              </w:rPr>
              <w:t>.</w:t>
            </w:r>
          </w:p>
        </w:tc>
      </w:tr>
      <w:tr w:rsidR="00BF29D0" w:rsidRPr="00B77A92" w14:paraId="34CC1F8D" w14:textId="77777777" w:rsidTr="00773B55">
        <w:tc>
          <w:tcPr>
            <w:tcW w:w="0" w:type="auto"/>
            <w:gridSpan w:val="4"/>
            <w:shd w:val="clear" w:color="auto" w:fill="F2F2F2" w:themeFill="background1" w:themeFillShade="F2"/>
          </w:tcPr>
          <w:p w14:paraId="781E1302" w14:textId="77777777" w:rsidR="00BF29D0" w:rsidRPr="00237F07" w:rsidRDefault="00BF29D0" w:rsidP="004E61EE">
            <w:pPr>
              <w:keepNext/>
              <w:rPr>
                <w:b/>
                <w:bCs/>
                <w:i/>
                <w:iCs/>
                <w:rPrChange w:id="2350" w:author="jonathan pritchard" w:date="2024-08-21T11:05:00Z" w16du:dateUtc="2024-08-21T10:05:00Z">
                  <w:rPr>
                    <w:b/>
                    <w:bCs/>
                    <w:i/>
                    <w:iCs/>
                    <w:noProof/>
                  </w:rPr>
                </w:rPrChange>
              </w:rPr>
            </w:pPr>
            <w:r w:rsidRPr="00237F07">
              <w:rPr>
                <w:b/>
                <w:bCs/>
                <w:i/>
                <w:iCs/>
                <w:rPrChange w:id="2351" w:author="jonathan pritchard" w:date="2024-08-21T11:05:00Z" w16du:dateUtc="2024-08-21T10:05:00Z">
                  <w:rPr>
                    <w:b/>
                    <w:bCs/>
                    <w:i/>
                    <w:iCs/>
                    <w:noProof/>
                  </w:rPr>
                </w:rPrChange>
              </w:rPr>
              <w:t>Mariners’ and navigation information colours</w:t>
            </w:r>
          </w:p>
        </w:tc>
      </w:tr>
      <w:tr w:rsidR="00773B55" w:rsidRPr="00B77A92" w14:paraId="08489129" w14:textId="77777777" w:rsidTr="00704411">
        <w:tc>
          <w:tcPr>
            <w:tcW w:w="1075" w:type="dxa"/>
          </w:tcPr>
          <w:p w14:paraId="15E32663" w14:textId="77777777" w:rsidR="00BF29D0" w:rsidRPr="00237F07" w:rsidRDefault="00BF29D0" w:rsidP="004E61EE">
            <w:pPr>
              <w:rPr>
                <w:rPrChange w:id="2352" w:author="jonathan pritchard" w:date="2024-08-21T11:05:00Z" w16du:dateUtc="2024-08-21T10:05:00Z">
                  <w:rPr>
                    <w:noProof/>
                  </w:rPr>
                </w:rPrChange>
              </w:rPr>
            </w:pPr>
            <w:r w:rsidRPr="00237F07">
              <w:rPr>
                <w:rPrChange w:id="2353" w:author="jonathan pritchard" w:date="2024-08-21T11:05:00Z" w16du:dateUtc="2024-08-21T10:05:00Z">
                  <w:rPr>
                    <w:noProof/>
                  </w:rPr>
                </w:rPrChange>
              </w:rPr>
              <w:t>SCLBR</w:t>
            </w:r>
          </w:p>
        </w:tc>
        <w:tc>
          <w:tcPr>
            <w:tcW w:w="1800" w:type="dxa"/>
          </w:tcPr>
          <w:p w14:paraId="4644665A" w14:textId="77777777" w:rsidR="00BF29D0" w:rsidRPr="00237F07" w:rsidRDefault="00BF29D0" w:rsidP="004E61EE">
            <w:pPr>
              <w:rPr>
                <w:rPrChange w:id="2354" w:author="jonathan pritchard" w:date="2024-08-21T11:05:00Z" w16du:dateUtc="2024-08-21T10:05:00Z">
                  <w:rPr>
                    <w:noProof/>
                  </w:rPr>
                </w:rPrChange>
              </w:rPr>
            </w:pPr>
            <w:r w:rsidRPr="00237F07">
              <w:rPr>
                <w:rPrChange w:id="2355" w:author="jonathan pritchard" w:date="2024-08-21T11:05:00Z" w16du:dateUtc="2024-08-21T10:05:00Z">
                  <w:rPr>
                    <w:noProof/>
                  </w:rPr>
                </w:rPrChange>
              </w:rPr>
              <w:t>orange</w:t>
            </w:r>
          </w:p>
        </w:tc>
        <w:tc>
          <w:tcPr>
            <w:tcW w:w="3510" w:type="dxa"/>
          </w:tcPr>
          <w:p w14:paraId="491761FD" w14:textId="77777777" w:rsidR="00BF29D0" w:rsidRPr="00237F07" w:rsidRDefault="00BF29D0" w:rsidP="004E61EE">
            <w:pPr>
              <w:rPr>
                <w:rPrChange w:id="2356" w:author="jonathan pritchard" w:date="2024-08-21T11:05:00Z" w16du:dateUtc="2024-08-21T10:05:00Z">
                  <w:rPr>
                    <w:noProof/>
                  </w:rPr>
                </w:rPrChange>
              </w:rPr>
            </w:pPr>
            <w:r w:rsidRPr="00237F07">
              <w:rPr>
                <w:rPrChange w:id="2357" w:author="jonathan pritchard" w:date="2024-08-21T11:05:00Z" w16du:dateUtc="2024-08-21T10:05:00Z">
                  <w:rPr>
                    <w:noProof/>
                  </w:rPr>
                </w:rPrChange>
              </w:rPr>
              <w:t>scalebar</w:t>
            </w:r>
          </w:p>
        </w:tc>
        <w:tc>
          <w:tcPr>
            <w:tcW w:w="7563" w:type="dxa"/>
          </w:tcPr>
          <w:p w14:paraId="2116F1D7" w14:textId="7E6F977B" w:rsidR="00BF29D0" w:rsidRPr="00237F07" w:rsidRDefault="00BF29D0" w:rsidP="004E61EE">
            <w:pPr>
              <w:keepNext/>
              <w:rPr>
                <w:rPrChange w:id="2358" w:author="jonathan pritchard" w:date="2024-08-21T11:05:00Z" w16du:dateUtc="2024-08-21T10:05:00Z">
                  <w:rPr>
                    <w:noProof/>
                  </w:rPr>
                </w:rPrChange>
              </w:rPr>
            </w:pPr>
            <w:r w:rsidRPr="00237F07">
              <w:rPr>
                <w:rPrChange w:id="2359" w:author="jonathan pritchard" w:date="2024-08-21T11:05:00Z" w16du:dateUtc="2024-08-21T10:05:00Z">
                  <w:rPr>
                    <w:noProof/>
                  </w:rPr>
                </w:rPrChange>
              </w:rPr>
              <w:t>Used to generate the scalebar</w:t>
            </w:r>
            <w:r w:rsidR="007C752F" w:rsidRPr="00237F07">
              <w:rPr>
                <w:rPrChange w:id="2360" w:author="jonathan pritchard" w:date="2024-08-21T11:05:00Z" w16du:dateUtc="2024-08-21T10:05:00Z">
                  <w:rPr>
                    <w:noProof/>
                  </w:rPr>
                </w:rPrChange>
              </w:rPr>
              <w:t>.</w:t>
            </w:r>
          </w:p>
        </w:tc>
      </w:tr>
      <w:tr w:rsidR="00773B55" w:rsidRPr="00B77A92" w14:paraId="4E4CD343" w14:textId="77777777" w:rsidTr="00704411">
        <w:tc>
          <w:tcPr>
            <w:tcW w:w="1075" w:type="dxa"/>
          </w:tcPr>
          <w:p w14:paraId="62F59361" w14:textId="77777777" w:rsidR="00BF29D0" w:rsidRPr="00237F07" w:rsidRDefault="00BF29D0" w:rsidP="004E61EE">
            <w:pPr>
              <w:rPr>
                <w:rPrChange w:id="2361" w:author="jonathan pritchard" w:date="2024-08-21T11:05:00Z" w16du:dateUtc="2024-08-21T10:05:00Z">
                  <w:rPr>
                    <w:noProof/>
                  </w:rPr>
                </w:rPrChange>
              </w:rPr>
            </w:pPr>
            <w:r w:rsidRPr="00237F07">
              <w:rPr>
                <w:rPrChange w:id="2362" w:author="jonathan pritchard" w:date="2024-08-21T11:05:00Z" w16du:dateUtc="2024-08-21T10:05:00Z">
                  <w:rPr>
                    <w:noProof/>
                  </w:rPr>
                </w:rPrChange>
              </w:rPr>
              <w:t>CHCOR</w:t>
            </w:r>
          </w:p>
        </w:tc>
        <w:tc>
          <w:tcPr>
            <w:tcW w:w="1800" w:type="dxa"/>
          </w:tcPr>
          <w:p w14:paraId="0223E701" w14:textId="77777777" w:rsidR="00BF29D0" w:rsidRPr="00237F07" w:rsidRDefault="00BF29D0" w:rsidP="004E61EE">
            <w:pPr>
              <w:rPr>
                <w:rPrChange w:id="2363" w:author="jonathan pritchard" w:date="2024-08-21T11:05:00Z" w16du:dateUtc="2024-08-21T10:05:00Z">
                  <w:rPr>
                    <w:noProof/>
                  </w:rPr>
                </w:rPrChange>
              </w:rPr>
            </w:pPr>
            <w:r w:rsidRPr="00237F07">
              <w:rPr>
                <w:rPrChange w:id="2364" w:author="jonathan pritchard" w:date="2024-08-21T11:05:00Z" w16du:dateUtc="2024-08-21T10:05:00Z">
                  <w:rPr>
                    <w:noProof/>
                  </w:rPr>
                </w:rPrChange>
              </w:rPr>
              <w:t>orange</w:t>
            </w:r>
          </w:p>
        </w:tc>
        <w:tc>
          <w:tcPr>
            <w:tcW w:w="3510" w:type="dxa"/>
          </w:tcPr>
          <w:p w14:paraId="3661C105" w14:textId="77777777" w:rsidR="00BF29D0" w:rsidRPr="00237F07" w:rsidRDefault="00BF29D0" w:rsidP="004E61EE">
            <w:pPr>
              <w:rPr>
                <w:rPrChange w:id="2365" w:author="jonathan pritchard" w:date="2024-08-21T11:05:00Z" w16du:dateUtc="2024-08-21T10:05:00Z">
                  <w:rPr>
                    <w:noProof/>
                  </w:rPr>
                </w:rPrChange>
              </w:rPr>
            </w:pPr>
            <w:r w:rsidRPr="00237F07">
              <w:rPr>
                <w:rPrChange w:id="2366" w:author="jonathan pritchard" w:date="2024-08-21T11:05:00Z" w16du:dateUtc="2024-08-21T10:05:00Z">
                  <w:rPr>
                    <w:noProof/>
                  </w:rPr>
                </w:rPrChange>
              </w:rPr>
              <w:t>chart corrections</w:t>
            </w:r>
          </w:p>
        </w:tc>
        <w:tc>
          <w:tcPr>
            <w:tcW w:w="7563" w:type="dxa"/>
          </w:tcPr>
          <w:p w14:paraId="5F36A460" w14:textId="1A133702" w:rsidR="00BF29D0" w:rsidRPr="00237F07" w:rsidRDefault="00BF29D0" w:rsidP="004E61EE">
            <w:pPr>
              <w:keepNext/>
              <w:rPr>
                <w:rPrChange w:id="2367" w:author="jonathan pritchard" w:date="2024-08-21T11:05:00Z" w16du:dateUtc="2024-08-21T10:05:00Z">
                  <w:rPr>
                    <w:noProof/>
                  </w:rPr>
                </w:rPrChange>
              </w:rPr>
            </w:pPr>
            <w:r w:rsidRPr="00237F07">
              <w:rPr>
                <w:rPrChange w:id="2368" w:author="jonathan pritchard" w:date="2024-08-21T11:05:00Z" w16du:dateUtc="2024-08-21T10:05:00Z">
                  <w:rPr>
                    <w:noProof/>
                  </w:rPr>
                </w:rPrChange>
              </w:rPr>
              <w:t>Hand entered chart corrections are marked by the colour</w:t>
            </w:r>
            <w:r w:rsidR="007C752F" w:rsidRPr="00237F07">
              <w:rPr>
                <w:rPrChange w:id="2369" w:author="jonathan pritchard" w:date="2024-08-21T11:05:00Z" w16du:dateUtc="2024-08-21T10:05:00Z">
                  <w:rPr>
                    <w:noProof/>
                  </w:rPr>
                </w:rPrChange>
              </w:rPr>
              <w:t>.</w:t>
            </w:r>
          </w:p>
        </w:tc>
      </w:tr>
      <w:tr w:rsidR="00773B55" w:rsidRPr="00B77A92" w14:paraId="22FFBF14" w14:textId="77777777" w:rsidTr="00704411">
        <w:tc>
          <w:tcPr>
            <w:tcW w:w="1075" w:type="dxa"/>
          </w:tcPr>
          <w:p w14:paraId="745189C1" w14:textId="77777777" w:rsidR="00BF29D0" w:rsidRPr="00237F07" w:rsidRDefault="00BF29D0" w:rsidP="004E61EE">
            <w:pPr>
              <w:rPr>
                <w:rPrChange w:id="2370" w:author="jonathan pritchard" w:date="2024-08-21T11:05:00Z" w16du:dateUtc="2024-08-21T10:05:00Z">
                  <w:rPr>
                    <w:noProof/>
                  </w:rPr>
                </w:rPrChange>
              </w:rPr>
            </w:pPr>
            <w:r w:rsidRPr="00237F07">
              <w:rPr>
                <w:rPrChange w:id="2371" w:author="jonathan pritchard" w:date="2024-08-21T11:05:00Z" w16du:dateUtc="2024-08-21T10:05:00Z">
                  <w:rPr>
                    <w:noProof/>
                  </w:rPr>
                </w:rPrChange>
              </w:rPr>
              <w:t>NINFO</w:t>
            </w:r>
          </w:p>
        </w:tc>
        <w:tc>
          <w:tcPr>
            <w:tcW w:w="1800" w:type="dxa"/>
          </w:tcPr>
          <w:p w14:paraId="771E97D6" w14:textId="77777777" w:rsidR="00BF29D0" w:rsidRPr="00237F07" w:rsidRDefault="00BF29D0" w:rsidP="004E61EE">
            <w:pPr>
              <w:rPr>
                <w:rPrChange w:id="2372" w:author="jonathan pritchard" w:date="2024-08-21T11:05:00Z" w16du:dateUtc="2024-08-21T10:05:00Z">
                  <w:rPr>
                    <w:noProof/>
                  </w:rPr>
                </w:rPrChange>
              </w:rPr>
            </w:pPr>
            <w:r w:rsidRPr="00237F07">
              <w:rPr>
                <w:rPrChange w:id="2373" w:author="jonathan pritchard" w:date="2024-08-21T11:05:00Z" w16du:dateUtc="2024-08-21T10:05:00Z">
                  <w:rPr>
                    <w:noProof/>
                  </w:rPr>
                </w:rPrChange>
              </w:rPr>
              <w:t>orange</w:t>
            </w:r>
          </w:p>
        </w:tc>
        <w:tc>
          <w:tcPr>
            <w:tcW w:w="3510" w:type="dxa"/>
          </w:tcPr>
          <w:p w14:paraId="6BB3EE24" w14:textId="77777777" w:rsidR="00BF29D0" w:rsidRPr="00237F07" w:rsidRDefault="00BF29D0" w:rsidP="004E61EE">
            <w:pPr>
              <w:rPr>
                <w:rPrChange w:id="2374" w:author="jonathan pritchard" w:date="2024-08-21T11:05:00Z" w16du:dateUtc="2024-08-21T10:05:00Z">
                  <w:rPr>
                    <w:noProof/>
                  </w:rPr>
                </w:rPrChange>
              </w:rPr>
            </w:pPr>
            <w:r w:rsidRPr="00237F07">
              <w:rPr>
                <w:rPrChange w:id="2375" w:author="jonathan pritchard" w:date="2024-08-21T11:05:00Z" w16du:dateUtc="2024-08-21T10:05:00Z">
                  <w:rPr>
                    <w:noProof/>
                  </w:rPr>
                </w:rPrChange>
              </w:rPr>
              <w:t>Navigators Notes</w:t>
            </w:r>
          </w:p>
        </w:tc>
        <w:tc>
          <w:tcPr>
            <w:tcW w:w="7563" w:type="dxa"/>
          </w:tcPr>
          <w:p w14:paraId="70C3CF97" w14:textId="6E31FBCD" w:rsidR="00BF29D0" w:rsidRPr="00237F07" w:rsidRDefault="00BF29D0" w:rsidP="004E61EE">
            <w:pPr>
              <w:keepNext/>
              <w:rPr>
                <w:rPrChange w:id="2376" w:author="jonathan pritchard" w:date="2024-08-21T11:05:00Z" w16du:dateUtc="2024-08-21T10:05:00Z">
                  <w:rPr>
                    <w:noProof/>
                  </w:rPr>
                </w:rPrChange>
              </w:rPr>
            </w:pPr>
            <w:r w:rsidRPr="00237F07">
              <w:rPr>
                <w:rPrChange w:id="2377" w:author="jonathan pritchard" w:date="2024-08-21T11:05:00Z" w16du:dateUtc="2024-08-21T10:05:00Z">
                  <w:rPr>
                    <w:noProof/>
                  </w:rPr>
                </w:rPrChange>
              </w:rPr>
              <w:t>Mariners' notes of any form (Symbols, Text) are generated using the colour</w:t>
            </w:r>
            <w:r w:rsidR="007C752F" w:rsidRPr="00237F07">
              <w:rPr>
                <w:rPrChange w:id="2378" w:author="jonathan pritchard" w:date="2024-08-21T11:05:00Z" w16du:dateUtc="2024-08-21T10:05:00Z">
                  <w:rPr>
                    <w:noProof/>
                  </w:rPr>
                </w:rPrChange>
              </w:rPr>
              <w:t>.</w:t>
            </w:r>
          </w:p>
        </w:tc>
      </w:tr>
      <w:tr w:rsidR="00773B55" w:rsidRPr="00B77A92" w14:paraId="6BE7F474" w14:textId="77777777" w:rsidTr="00704411">
        <w:tc>
          <w:tcPr>
            <w:tcW w:w="1075" w:type="dxa"/>
          </w:tcPr>
          <w:p w14:paraId="48523968" w14:textId="77777777" w:rsidR="00BF29D0" w:rsidRPr="00237F07" w:rsidRDefault="00BF29D0" w:rsidP="004E61EE">
            <w:pPr>
              <w:rPr>
                <w:rPrChange w:id="2379" w:author="jonathan pritchard" w:date="2024-08-21T11:05:00Z" w16du:dateUtc="2024-08-21T10:05:00Z">
                  <w:rPr>
                    <w:noProof/>
                  </w:rPr>
                </w:rPrChange>
              </w:rPr>
            </w:pPr>
            <w:r w:rsidRPr="00237F07">
              <w:rPr>
                <w:rPrChange w:id="2380" w:author="jonathan pritchard" w:date="2024-08-21T11:05:00Z" w16du:dateUtc="2024-08-21T10:05:00Z">
                  <w:rPr>
                    <w:noProof/>
                  </w:rPr>
                </w:rPrChange>
              </w:rPr>
              <w:t>ADINF</w:t>
            </w:r>
          </w:p>
        </w:tc>
        <w:tc>
          <w:tcPr>
            <w:tcW w:w="1800" w:type="dxa"/>
          </w:tcPr>
          <w:p w14:paraId="15712E24" w14:textId="77777777" w:rsidR="00BF29D0" w:rsidRPr="00237F07" w:rsidRDefault="00BF29D0" w:rsidP="004E61EE">
            <w:pPr>
              <w:rPr>
                <w:rPrChange w:id="2381" w:author="jonathan pritchard" w:date="2024-08-21T11:05:00Z" w16du:dateUtc="2024-08-21T10:05:00Z">
                  <w:rPr>
                    <w:noProof/>
                  </w:rPr>
                </w:rPrChange>
              </w:rPr>
            </w:pPr>
            <w:r w:rsidRPr="00237F07">
              <w:rPr>
                <w:rPrChange w:id="2382" w:author="jonathan pritchard" w:date="2024-08-21T11:05:00Z" w16du:dateUtc="2024-08-21T10:05:00Z">
                  <w:rPr>
                    <w:noProof/>
                  </w:rPr>
                </w:rPrChange>
              </w:rPr>
              <w:t>yellow</w:t>
            </w:r>
          </w:p>
        </w:tc>
        <w:tc>
          <w:tcPr>
            <w:tcW w:w="3510" w:type="dxa"/>
          </w:tcPr>
          <w:p w14:paraId="3203C903" w14:textId="77777777" w:rsidR="00BF29D0" w:rsidRPr="00237F07" w:rsidRDefault="00BF29D0" w:rsidP="004E61EE">
            <w:pPr>
              <w:rPr>
                <w:rPrChange w:id="2383" w:author="jonathan pritchard" w:date="2024-08-21T11:05:00Z" w16du:dateUtc="2024-08-21T10:05:00Z">
                  <w:rPr>
                    <w:noProof/>
                  </w:rPr>
                </w:rPrChange>
              </w:rPr>
            </w:pPr>
            <w:r w:rsidRPr="00237F07">
              <w:rPr>
                <w:rPrChange w:id="2384" w:author="jonathan pritchard" w:date="2024-08-21T11:05:00Z" w16du:dateUtc="2024-08-21T10:05:00Z">
                  <w:rPr>
                    <w:noProof/>
                  </w:rPr>
                </w:rPrChange>
              </w:rPr>
              <w:t>Mariners' transparent area fill and manufacturers' points and lines</w:t>
            </w:r>
          </w:p>
        </w:tc>
        <w:tc>
          <w:tcPr>
            <w:tcW w:w="7563" w:type="dxa"/>
          </w:tcPr>
          <w:p w14:paraId="564338D4" w14:textId="77777777" w:rsidR="00BF29D0" w:rsidRPr="00237F07" w:rsidRDefault="00BF29D0" w:rsidP="004E61EE">
            <w:pPr>
              <w:keepNext/>
              <w:rPr>
                <w:rPrChange w:id="2385" w:author="jonathan pritchard" w:date="2024-08-21T11:05:00Z" w16du:dateUtc="2024-08-21T10:05:00Z">
                  <w:rPr>
                    <w:noProof/>
                  </w:rPr>
                </w:rPrChange>
              </w:rPr>
            </w:pPr>
          </w:p>
        </w:tc>
      </w:tr>
      <w:tr w:rsidR="00BF29D0" w:rsidRPr="00B77A92" w14:paraId="7BCCD178" w14:textId="77777777" w:rsidTr="00773B55">
        <w:tc>
          <w:tcPr>
            <w:tcW w:w="0" w:type="auto"/>
            <w:gridSpan w:val="4"/>
            <w:shd w:val="clear" w:color="auto" w:fill="F2F2F2" w:themeFill="background1" w:themeFillShade="F2"/>
          </w:tcPr>
          <w:p w14:paraId="3C9A055F" w14:textId="77777777" w:rsidR="00BF29D0" w:rsidRPr="00237F07" w:rsidRDefault="00BF29D0" w:rsidP="004E61EE">
            <w:pPr>
              <w:keepNext/>
              <w:rPr>
                <w:b/>
                <w:bCs/>
                <w:i/>
                <w:iCs/>
                <w:rPrChange w:id="2386" w:author="jonathan pritchard" w:date="2024-08-21T11:05:00Z" w16du:dateUtc="2024-08-21T10:05:00Z">
                  <w:rPr>
                    <w:b/>
                    <w:bCs/>
                    <w:i/>
                    <w:iCs/>
                    <w:noProof/>
                  </w:rPr>
                </w:rPrChange>
              </w:rPr>
            </w:pPr>
            <w:r w:rsidRPr="00237F07">
              <w:rPr>
                <w:b/>
                <w:bCs/>
                <w:i/>
                <w:iCs/>
                <w:rPrChange w:id="2387" w:author="jonathan pritchard" w:date="2024-08-21T11:05:00Z" w16du:dateUtc="2024-08-21T10:05:00Z">
                  <w:rPr>
                    <w:b/>
                    <w:bCs/>
                    <w:i/>
                    <w:iCs/>
                    <w:noProof/>
                  </w:rPr>
                </w:rPrChange>
              </w:rPr>
              <w:t>Ships symbol and planned route</w:t>
            </w:r>
          </w:p>
        </w:tc>
      </w:tr>
      <w:tr w:rsidR="00773B55" w:rsidRPr="00B77A92" w14:paraId="6D5AF516" w14:textId="77777777" w:rsidTr="00704411">
        <w:tc>
          <w:tcPr>
            <w:tcW w:w="1075" w:type="dxa"/>
          </w:tcPr>
          <w:p w14:paraId="7B8CDF21" w14:textId="77777777" w:rsidR="00BF29D0" w:rsidRPr="00237F07" w:rsidRDefault="00BF29D0" w:rsidP="004E61EE">
            <w:pPr>
              <w:rPr>
                <w:rPrChange w:id="2388" w:author="jonathan pritchard" w:date="2024-08-21T11:05:00Z" w16du:dateUtc="2024-08-21T10:05:00Z">
                  <w:rPr>
                    <w:noProof/>
                  </w:rPr>
                </w:rPrChange>
              </w:rPr>
            </w:pPr>
            <w:r w:rsidRPr="00237F07">
              <w:rPr>
                <w:rPrChange w:id="2389" w:author="jonathan pritchard" w:date="2024-08-21T11:05:00Z" w16du:dateUtc="2024-08-21T10:05:00Z">
                  <w:rPr>
                    <w:noProof/>
                  </w:rPr>
                </w:rPrChange>
              </w:rPr>
              <w:t>SHIPS</w:t>
            </w:r>
          </w:p>
        </w:tc>
        <w:tc>
          <w:tcPr>
            <w:tcW w:w="1800" w:type="dxa"/>
          </w:tcPr>
          <w:p w14:paraId="6658DC9D" w14:textId="77777777" w:rsidR="00BF29D0" w:rsidRPr="00237F07" w:rsidRDefault="00BF29D0" w:rsidP="004E61EE">
            <w:pPr>
              <w:rPr>
                <w:rPrChange w:id="2390" w:author="jonathan pritchard" w:date="2024-08-21T11:05:00Z" w16du:dateUtc="2024-08-21T10:05:00Z">
                  <w:rPr>
                    <w:noProof/>
                  </w:rPr>
                </w:rPrChange>
              </w:rPr>
            </w:pPr>
            <w:r w:rsidRPr="00237F07">
              <w:rPr>
                <w:rPrChange w:id="2391" w:author="jonathan pritchard" w:date="2024-08-21T11:05:00Z" w16du:dateUtc="2024-08-21T10:05:00Z">
                  <w:rPr>
                    <w:noProof/>
                  </w:rPr>
                </w:rPrChange>
              </w:rPr>
              <w:t>black/white</w:t>
            </w:r>
          </w:p>
        </w:tc>
        <w:tc>
          <w:tcPr>
            <w:tcW w:w="3510" w:type="dxa"/>
          </w:tcPr>
          <w:p w14:paraId="7A1454F7" w14:textId="0A9FD022" w:rsidR="00BF29D0" w:rsidRPr="00237F07" w:rsidRDefault="00BF29D0" w:rsidP="004E61EE">
            <w:pPr>
              <w:rPr>
                <w:rPrChange w:id="2392" w:author="jonathan pritchard" w:date="2024-08-21T11:05:00Z" w16du:dateUtc="2024-08-21T10:05:00Z">
                  <w:rPr>
                    <w:noProof/>
                  </w:rPr>
                </w:rPrChange>
              </w:rPr>
            </w:pPr>
            <w:r w:rsidRPr="00237F07">
              <w:rPr>
                <w:rPrChange w:id="2393" w:author="jonathan pritchard" w:date="2024-08-21T11:05:00Z" w16du:dateUtc="2024-08-21T10:05:00Z">
                  <w:rPr>
                    <w:noProof/>
                  </w:rPr>
                </w:rPrChange>
              </w:rPr>
              <w:t>own ship, Course &amp; Speed</w:t>
            </w:r>
            <w:r w:rsidR="00D32B6E" w:rsidRPr="00237F07">
              <w:rPr>
                <w:rPrChange w:id="2394" w:author="jonathan pritchard" w:date="2024-08-21T11:05:00Z" w16du:dateUtc="2024-08-21T10:05:00Z">
                  <w:rPr>
                    <w:noProof/>
                  </w:rPr>
                </w:rPrChange>
              </w:rPr>
              <w:t xml:space="preserve"> </w:t>
            </w:r>
            <w:r w:rsidRPr="00237F07">
              <w:rPr>
                <w:rPrChange w:id="2395" w:author="jonathan pritchard" w:date="2024-08-21T11:05:00Z" w16du:dateUtc="2024-08-21T10:05:00Z">
                  <w:rPr>
                    <w:noProof/>
                  </w:rPr>
                </w:rPrChange>
              </w:rPr>
              <w:t>Made</w:t>
            </w:r>
            <w:r w:rsidR="00D32B6E" w:rsidRPr="00237F07">
              <w:rPr>
                <w:rPrChange w:id="2396" w:author="jonathan pritchard" w:date="2024-08-21T11:05:00Z" w16du:dateUtc="2024-08-21T10:05:00Z">
                  <w:rPr>
                    <w:noProof/>
                  </w:rPr>
                </w:rPrChange>
              </w:rPr>
              <w:t xml:space="preserve"> </w:t>
            </w:r>
            <w:r w:rsidRPr="00237F07">
              <w:rPr>
                <w:rPrChange w:id="2397" w:author="jonathan pritchard" w:date="2024-08-21T11:05:00Z" w16du:dateUtc="2024-08-21T10:05:00Z">
                  <w:rPr>
                    <w:noProof/>
                  </w:rPr>
                </w:rPrChange>
              </w:rPr>
              <w:t>Good vector</w:t>
            </w:r>
          </w:p>
        </w:tc>
        <w:tc>
          <w:tcPr>
            <w:tcW w:w="7563" w:type="dxa"/>
          </w:tcPr>
          <w:p w14:paraId="790C7114" w14:textId="77777777" w:rsidR="00BF29D0" w:rsidRPr="00237F07" w:rsidRDefault="00BF29D0" w:rsidP="004E61EE">
            <w:pPr>
              <w:keepNext/>
              <w:rPr>
                <w:rPrChange w:id="2398" w:author="jonathan pritchard" w:date="2024-08-21T11:05:00Z" w16du:dateUtc="2024-08-21T10:05:00Z">
                  <w:rPr>
                    <w:noProof/>
                  </w:rPr>
                </w:rPrChange>
              </w:rPr>
            </w:pPr>
          </w:p>
        </w:tc>
      </w:tr>
      <w:tr w:rsidR="00773B55" w:rsidRPr="00B77A92" w14:paraId="36AA3CF0" w14:textId="77777777" w:rsidTr="00704411">
        <w:tc>
          <w:tcPr>
            <w:tcW w:w="1075" w:type="dxa"/>
          </w:tcPr>
          <w:p w14:paraId="557951B0" w14:textId="77777777" w:rsidR="00BF29D0" w:rsidRPr="00237F07" w:rsidRDefault="00BF29D0" w:rsidP="004E61EE">
            <w:pPr>
              <w:rPr>
                <w:rPrChange w:id="2399" w:author="jonathan pritchard" w:date="2024-08-21T11:05:00Z" w16du:dateUtc="2024-08-21T10:05:00Z">
                  <w:rPr>
                    <w:noProof/>
                  </w:rPr>
                </w:rPrChange>
              </w:rPr>
            </w:pPr>
            <w:r w:rsidRPr="00237F07">
              <w:rPr>
                <w:rPrChange w:id="2400" w:author="jonathan pritchard" w:date="2024-08-21T11:05:00Z" w16du:dateUtc="2024-08-21T10:05:00Z">
                  <w:rPr>
                    <w:noProof/>
                  </w:rPr>
                </w:rPrChange>
              </w:rPr>
              <w:t>PSTRK</w:t>
            </w:r>
          </w:p>
        </w:tc>
        <w:tc>
          <w:tcPr>
            <w:tcW w:w="1800" w:type="dxa"/>
          </w:tcPr>
          <w:p w14:paraId="2A3FC127" w14:textId="77777777" w:rsidR="00BF29D0" w:rsidRPr="00237F07" w:rsidRDefault="00BF29D0" w:rsidP="004E61EE">
            <w:pPr>
              <w:rPr>
                <w:rPrChange w:id="2401" w:author="jonathan pritchard" w:date="2024-08-21T11:05:00Z" w16du:dateUtc="2024-08-21T10:05:00Z">
                  <w:rPr>
                    <w:noProof/>
                  </w:rPr>
                </w:rPrChange>
              </w:rPr>
            </w:pPr>
            <w:r w:rsidRPr="00237F07">
              <w:rPr>
                <w:rPrChange w:id="2402" w:author="jonathan pritchard" w:date="2024-08-21T11:05:00Z" w16du:dateUtc="2024-08-21T10:05:00Z">
                  <w:rPr>
                    <w:noProof/>
                  </w:rPr>
                </w:rPrChange>
              </w:rPr>
              <w:t>black/white</w:t>
            </w:r>
          </w:p>
        </w:tc>
        <w:tc>
          <w:tcPr>
            <w:tcW w:w="3510" w:type="dxa"/>
          </w:tcPr>
          <w:p w14:paraId="6AE1C471" w14:textId="77777777" w:rsidR="00BF29D0" w:rsidRPr="00237F07" w:rsidRDefault="00BF29D0" w:rsidP="004E61EE">
            <w:pPr>
              <w:rPr>
                <w:rPrChange w:id="2403" w:author="jonathan pritchard" w:date="2024-08-21T11:05:00Z" w16du:dateUtc="2024-08-21T10:05:00Z">
                  <w:rPr>
                    <w:noProof/>
                  </w:rPr>
                </w:rPrChange>
              </w:rPr>
            </w:pPr>
            <w:r w:rsidRPr="00237F07">
              <w:rPr>
                <w:rPrChange w:id="2404" w:author="jonathan pritchard" w:date="2024-08-21T11:05:00Z" w16du:dateUtc="2024-08-21T10:05:00Z">
                  <w:rPr>
                    <w:noProof/>
                  </w:rPr>
                </w:rPrChange>
              </w:rPr>
              <w:t>Past Track</w:t>
            </w:r>
          </w:p>
        </w:tc>
        <w:tc>
          <w:tcPr>
            <w:tcW w:w="7563" w:type="dxa"/>
          </w:tcPr>
          <w:p w14:paraId="723A03A1" w14:textId="77777777" w:rsidR="00BF29D0" w:rsidRPr="00237F07" w:rsidRDefault="00BF29D0" w:rsidP="004E61EE">
            <w:pPr>
              <w:keepNext/>
              <w:rPr>
                <w:rPrChange w:id="2405" w:author="jonathan pritchard" w:date="2024-08-21T11:05:00Z" w16du:dateUtc="2024-08-21T10:05:00Z">
                  <w:rPr>
                    <w:noProof/>
                  </w:rPr>
                </w:rPrChange>
              </w:rPr>
            </w:pPr>
          </w:p>
        </w:tc>
      </w:tr>
      <w:tr w:rsidR="00773B55" w:rsidRPr="00B77A92" w14:paraId="17BCA2D7" w14:textId="77777777" w:rsidTr="00704411">
        <w:tc>
          <w:tcPr>
            <w:tcW w:w="1075" w:type="dxa"/>
          </w:tcPr>
          <w:p w14:paraId="3BF089FF" w14:textId="77777777" w:rsidR="00BF29D0" w:rsidRPr="00237F07" w:rsidRDefault="00BF29D0" w:rsidP="004E61EE">
            <w:pPr>
              <w:rPr>
                <w:rPrChange w:id="2406" w:author="jonathan pritchard" w:date="2024-08-21T11:05:00Z" w16du:dateUtc="2024-08-21T10:05:00Z">
                  <w:rPr>
                    <w:noProof/>
                  </w:rPr>
                </w:rPrChange>
              </w:rPr>
            </w:pPr>
            <w:r w:rsidRPr="00237F07">
              <w:rPr>
                <w:rPrChange w:id="2407" w:author="jonathan pritchard" w:date="2024-08-21T11:05:00Z" w16du:dateUtc="2024-08-21T10:05:00Z">
                  <w:rPr>
                    <w:noProof/>
                  </w:rPr>
                </w:rPrChange>
              </w:rPr>
              <w:t>SYTRK</w:t>
            </w:r>
          </w:p>
        </w:tc>
        <w:tc>
          <w:tcPr>
            <w:tcW w:w="1800" w:type="dxa"/>
          </w:tcPr>
          <w:p w14:paraId="15EAC811" w14:textId="77777777" w:rsidR="00BF29D0" w:rsidRPr="00237F07" w:rsidRDefault="00BF29D0" w:rsidP="004E61EE">
            <w:pPr>
              <w:rPr>
                <w:rPrChange w:id="2408" w:author="jonathan pritchard" w:date="2024-08-21T11:05:00Z" w16du:dateUtc="2024-08-21T10:05:00Z">
                  <w:rPr>
                    <w:noProof/>
                  </w:rPr>
                </w:rPrChange>
              </w:rPr>
            </w:pPr>
            <w:r w:rsidRPr="00237F07">
              <w:rPr>
                <w:rPrChange w:id="2409" w:author="jonathan pritchard" w:date="2024-08-21T11:05:00Z" w16du:dateUtc="2024-08-21T10:05:00Z">
                  <w:rPr>
                    <w:noProof/>
                  </w:rPr>
                </w:rPrChange>
              </w:rPr>
              <w:t>grey</w:t>
            </w:r>
          </w:p>
        </w:tc>
        <w:tc>
          <w:tcPr>
            <w:tcW w:w="3510" w:type="dxa"/>
          </w:tcPr>
          <w:p w14:paraId="6B09F224" w14:textId="77777777" w:rsidR="00BF29D0" w:rsidRPr="00237F07" w:rsidRDefault="00BF29D0" w:rsidP="004E61EE">
            <w:pPr>
              <w:rPr>
                <w:rPrChange w:id="2410" w:author="jonathan pritchard" w:date="2024-08-21T11:05:00Z" w16du:dateUtc="2024-08-21T10:05:00Z">
                  <w:rPr>
                    <w:noProof/>
                  </w:rPr>
                </w:rPrChange>
              </w:rPr>
            </w:pPr>
            <w:r w:rsidRPr="00237F07">
              <w:rPr>
                <w:rPrChange w:id="2411" w:author="jonathan pritchard" w:date="2024-08-21T11:05:00Z" w16du:dateUtc="2024-08-21T10:05:00Z">
                  <w:rPr>
                    <w:noProof/>
                  </w:rPr>
                </w:rPrChange>
              </w:rPr>
              <w:t>Secondary Track</w:t>
            </w:r>
          </w:p>
        </w:tc>
        <w:tc>
          <w:tcPr>
            <w:tcW w:w="7563" w:type="dxa"/>
          </w:tcPr>
          <w:p w14:paraId="779B313B" w14:textId="77777777" w:rsidR="00BF29D0" w:rsidRPr="00237F07" w:rsidRDefault="00BF29D0" w:rsidP="004E61EE">
            <w:pPr>
              <w:keepNext/>
              <w:rPr>
                <w:rPrChange w:id="2412" w:author="jonathan pritchard" w:date="2024-08-21T11:05:00Z" w16du:dateUtc="2024-08-21T10:05:00Z">
                  <w:rPr>
                    <w:noProof/>
                  </w:rPr>
                </w:rPrChange>
              </w:rPr>
            </w:pPr>
          </w:p>
        </w:tc>
      </w:tr>
      <w:tr w:rsidR="00773B55" w:rsidRPr="00B77A92" w14:paraId="66BF8564" w14:textId="77777777" w:rsidTr="00704411">
        <w:tc>
          <w:tcPr>
            <w:tcW w:w="1075" w:type="dxa"/>
          </w:tcPr>
          <w:p w14:paraId="3ABFD611" w14:textId="77777777" w:rsidR="00BF29D0" w:rsidRPr="00237F07" w:rsidRDefault="00BF29D0" w:rsidP="004E61EE">
            <w:pPr>
              <w:rPr>
                <w:rPrChange w:id="2413" w:author="jonathan pritchard" w:date="2024-08-21T11:05:00Z" w16du:dateUtc="2024-08-21T10:05:00Z">
                  <w:rPr>
                    <w:noProof/>
                  </w:rPr>
                </w:rPrChange>
              </w:rPr>
            </w:pPr>
            <w:r w:rsidRPr="00237F07">
              <w:rPr>
                <w:rPrChange w:id="2414" w:author="jonathan pritchard" w:date="2024-08-21T11:05:00Z" w16du:dateUtc="2024-08-21T10:05:00Z">
                  <w:rPr>
                    <w:noProof/>
                  </w:rPr>
                </w:rPrChange>
              </w:rPr>
              <w:t>PLRTE</w:t>
            </w:r>
          </w:p>
        </w:tc>
        <w:tc>
          <w:tcPr>
            <w:tcW w:w="1800" w:type="dxa"/>
          </w:tcPr>
          <w:p w14:paraId="6C841A59" w14:textId="77777777" w:rsidR="00BF29D0" w:rsidRPr="00237F07" w:rsidRDefault="00BF29D0" w:rsidP="004E61EE">
            <w:pPr>
              <w:rPr>
                <w:rPrChange w:id="2415" w:author="jonathan pritchard" w:date="2024-08-21T11:05:00Z" w16du:dateUtc="2024-08-21T10:05:00Z">
                  <w:rPr>
                    <w:noProof/>
                  </w:rPr>
                </w:rPrChange>
              </w:rPr>
            </w:pPr>
            <w:r w:rsidRPr="00237F07">
              <w:rPr>
                <w:rPrChange w:id="2416" w:author="jonathan pritchard" w:date="2024-08-21T11:05:00Z" w16du:dateUtc="2024-08-21T10:05:00Z">
                  <w:rPr>
                    <w:noProof/>
                  </w:rPr>
                </w:rPrChange>
              </w:rPr>
              <w:t>red</w:t>
            </w:r>
          </w:p>
        </w:tc>
        <w:tc>
          <w:tcPr>
            <w:tcW w:w="3510" w:type="dxa"/>
          </w:tcPr>
          <w:p w14:paraId="22F3AFCF" w14:textId="77777777" w:rsidR="00BF29D0" w:rsidRPr="00237F07" w:rsidRDefault="00BF29D0" w:rsidP="004E61EE">
            <w:pPr>
              <w:rPr>
                <w:rPrChange w:id="2417" w:author="jonathan pritchard" w:date="2024-08-21T11:05:00Z" w16du:dateUtc="2024-08-21T10:05:00Z">
                  <w:rPr>
                    <w:noProof/>
                  </w:rPr>
                </w:rPrChange>
              </w:rPr>
            </w:pPr>
            <w:r w:rsidRPr="00237F07">
              <w:rPr>
                <w:rPrChange w:id="2418" w:author="jonathan pritchard" w:date="2024-08-21T11:05:00Z" w16du:dateUtc="2024-08-21T10:05:00Z">
                  <w:rPr>
                    <w:noProof/>
                  </w:rPr>
                </w:rPrChange>
              </w:rPr>
              <w:t>planned route &amp; notations</w:t>
            </w:r>
          </w:p>
        </w:tc>
        <w:tc>
          <w:tcPr>
            <w:tcW w:w="7563" w:type="dxa"/>
          </w:tcPr>
          <w:p w14:paraId="79AC6C31" w14:textId="77777777" w:rsidR="00BF29D0" w:rsidRPr="00237F07" w:rsidRDefault="00BF29D0" w:rsidP="004E61EE">
            <w:pPr>
              <w:keepNext/>
              <w:rPr>
                <w:rPrChange w:id="2419" w:author="jonathan pritchard" w:date="2024-08-21T11:05:00Z" w16du:dateUtc="2024-08-21T10:05:00Z">
                  <w:rPr>
                    <w:noProof/>
                  </w:rPr>
                </w:rPrChange>
              </w:rPr>
            </w:pPr>
          </w:p>
        </w:tc>
      </w:tr>
      <w:tr w:rsidR="00773B55" w:rsidRPr="00B77A92" w14:paraId="6131BF2C" w14:textId="77777777" w:rsidTr="00704411">
        <w:tc>
          <w:tcPr>
            <w:tcW w:w="1075" w:type="dxa"/>
          </w:tcPr>
          <w:p w14:paraId="5C6D3541" w14:textId="77777777" w:rsidR="00BF29D0" w:rsidRPr="00237F07" w:rsidRDefault="00BF29D0" w:rsidP="004E61EE">
            <w:pPr>
              <w:rPr>
                <w:rPrChange w:id="2420" w:author="jonathan pritchard" w:date="2024-08-21T11:05:00Z" w16du:dateUtc="2024-08-21T10:05:00Z">
                  <w:rPr>
                    <w:noProof/>
                  </w:rPr>
                </w:rPrChange>
              </w:rPr>
            </w:pPr>
            <w:r w:rsidRPr="00237F07">
              <w:rPr>
                <w:rPrChange w:id="2421" w:author="jonathan pritchard" w:date="2024-08-21T11:05:00Z" w16du:dateUtc="2024-08-21T10:05:00Z">
                  <w:rPr>
                    <w:noProof/>
                  </w:rPr>
                </w:rPrChange>
              </w:rPr>
              <w:t>APLRT</w:t>
            </w:r>
          </w:p>
        </w:tc>
        <w:tc>
          <w:tcPr>
            <w:tcW w:w="1800" w:type="dxa"/>
          </w:tcPr>
          <w:p w14:paraId="64A0D5FA" w14:textId="77777777" w:rsidR="00BF29D0" w:rsidRPr="00237F07" w:rsidRDefault="00BF29D0" w:rsidP="004E61EE">
            <w:pPr>
              <w:rPr>
                <w:rPrChange w:id="2422" w:author="jonathan pritchard" w:date="2024-08-21T11:05:00Z" w16du:dateUtc="2024-08-21T10:05:00Z">
                  <w:rPr>
                    <w:noProof/>
                  </w:rPr>
                </w:rPrChange>
              </w:rPr>
            </w:pPr>
            <w:r w:rsidRPr="00237F07">
              <w:rPr>
                <w:rPrChange w:id="2423" w:author="jonathan pritchard" w:date="2024-08-21T11:05:00Z" w16du:dateUtc="2024-08-21T10:05:00Z">
                  <w:rPr>
                    <w:noProof/>
                  </w:rPr>
                </w:rPrChange>
              </w:rPr>
              <w:t>orange</w:t>
            </w:r>
          </w:p>
        </w:tc>
        <w:tc>
          <w:tcPr>
            <w:tcW w:w="3510" w:type="dxa"/>
          </w:tcPr>
          <w:p w14:paraId="093DD015" w14:textId="77777777" w:rsidR="00BF29D0" w:rsidRPr="00237F07" w:rsidRDefault="00BF29D0" w:rsidP="004E61EE">
            <w:pPr>
              <w:rPr>
                <w:rPrChange w:id="2424" w:author="jonathan pritchard" w:date="2024-08-21T11:05:00Z" w16du:dateUtc="2024-08-21T10:05:00Z">
                  <w:rPr>
                    <w:noProof/>
                  </w:rPr>
                </w:rPrChange>
              </w:rPr>
            </w:pPr>
            <w:r w:rsidRPr="00237F07">
              <w:rPr>
                <w:rPrChange w:id="2425" w:author="jonathan pritchard" w:date="2024-08-21T11:05:00Z" w16du:dateUtc="2024-08-21T10:05:00Z">
                  <w:rPr>
                    <w:noProof/>
                  </w:rPr>
                </w:rPrChange>
              </w:rPr>
              <w:t>alternate planned route</w:t>
            </w:r>
          </w:p>
        </w:tc>
        <w:tc>
          <w:tcPr>
            <w:tcW w:w="7563" w:type="dxa"/>
          </w:tcPr>
          <w:p w14:paraId="23647D90" w14:textId="77777777" w:rsidR="00BF29D0" w:rsidRPr="00237F07" w:rsidRDefault="00BF29D0" w:rsidP="004E61EE">
            <w:pPr>
              <w:keepNext/>
              <w:rPr>
                <w:rPrChange w:id="2426" w:author="jonathan pritchard" w:date="2024-08-21T11:05:00Z" w16du:dateUtc="2024-08-21T10:05:00Z">
                  <w:rPr>
                    <w:noProof/>
                  </w:rPr>
                </w:rPrChange>
              </w:rPr>
            </w:pPr>
          </w:p>
        </w:tc>
      </w:tr>
      <w:tr w:rsidR="00BF29D0" w:rsidRPr="00B77A92" w14:paraId="62E2E87B" w14:textId="77777777" w:rsidTr="00773B55">
        <w:tc>
          <w:tcPr>
            <w:tcW w:w="0" w:type="auto"/>
            <w:gridSpan w:val="4"/>
            <w:shd w:val="clear" w:color="auto" w:fill="F2F2F2" w:themeFill="background1" w:themeFillShade="F2"/>
          </w:tcPr>
          <w:p w14:paraId="4C7FEE39" w14:textId="77777777" w:rsidR="00BF29D0" w:rsidRPr="00237F07" w:rsidRDefault="00BF29D0" w:rsidP="004E61EE">
            <w:pPr>
              <w:keepNext/>
              <w:rPr>
                <w:b/>
                <w:bCs/>
                <w:i/>
                <w:iCs/>
                <w:rPrChange w:id="2427" w:author="jonathan pritchard" w:date="2024-08-21T11:05:00Z" w16du:dateUtc="2024-08-21T10:05:00Z">
                  <w:rPr>
                    <w:b/>
                    <w:bCs/>
                    <w:i/>
                    <w:iCs/>
                    <w:noProof/>
                  </w:rPr>
                </w:rPrChange>
              </w:rPr>
            </w:pPr>
            <w:r w:rsidRPr="00237F07">
              <w:rPr>
                <w:b/>
                <w:bCs/>
                <w:i/>
                <w:iCs/>
                <w:rPrChange w:id="2428" w:author="jonathan pritchard" w:date="2024-08-21T11:05:00Z" w16du:dateUtc="2024-08-21T10:05:00Z">
                  <w:rPr>
                    <w:b/>
                    <w:bCs/>
                    <w:i/>
                    <w:iCs/>
                    <w:noProof/>
                  </w:rPr>
                </w:rPrChange>
              </w:rPr>
              <w:t>Other colours</w:t>
            </w:r>
          </w:p>
        </w:tc>
      </w:tr>
      <w:tr w:rsidR="00773B55" w:rsidRPr="00B77A92" w14:paraId="3353B537" w14:textId="77777777" w:rsidTr="00704411">
        <w:tc>
          <w:tcPr>
            <w:tcW w:w="1075" w:type="dxa"/>
          </w:tcPr>
          <w:p w14:paraId="35FDA67A" w14:textId="77777777" w:rsidR="00BF29D0" w:rsidRPr="00237F07" w:rsidRDefault="00BF29D0" w:rsidP="004E61EE">
            <w:pPr>
              <w:rPr>
                <w:rPrChange w:id="2429" w:author="jonathan pritchard" w:date="2024-08-21T11:05:00Z" w16du:dateUtc="2024-08-21T10:05:00Z">
                  <w:rPr>
                    <w:noProof/>
                  </w:rPr>
                </w:rPrChange>
              </w:rPr>
            </w:pPr>
            <w:r w:rsidRPr="00237F07">
              <w:rPr>
                <w:rPrChange w:id="2430" w:author="jonathan pritchard" w:date="2024-08-21T11:05:00Z" w16du:dateUtc="2024-08-21T10:05:00Z">
                  <w:rPr>
                    <w:noProof/>
                  </w:rPr>
                </w:rPrChange>
              </w:rPr>
              <w:t>RESBL</w:t>
            </w:r>
          </w:p>
        </w:tc>
        <w:tc>
          <w:tcPr>
            <w:tcW w:w="1800" w:type="dxa"/>
          </w:tcPr>
          <w:p w14:paraId="5EE87075" w14:textId="77777777" w:rsidR="00BF29D0" w:rsidRPr="00237F07" w:rsidRDefault="00BF29D0" w:rsidP="004E61EE">
            <w:pPr>
              <w:rPr>
                <w:rPrChange w:id="2431" w:author="jonathan pritchard" w:date="2024-08-21T11:05:00Z" w16du:dateUtc="2024-08-21T10:05:00Z">
                  <w:rPr>
                    <w:noProof/>
                  </w:rPr>
                </w:rPrChange>
              </w:rPr>
            </w:pPr>
            <w:r w:rsidRPr="00237F07">
              <w:rPr>
                <w:rPrChange w:id="2432" w:author="jonathan pritchard" w:date="2024-08-21T11:05:00Z" w16du:dateUtc="2024-08-21T10:05:00Z">
                  <w:rPr>
                    <w:noProof/>
                  </w:rPr>
                </w:rPrChange>
              </w:rPr>
              <w:t>blue</w:t>
            </w:r>
          </w:p>
        </w:tc>
        <w:tc>
          <w:tcPr>
            <w:tcW w:w="3510" w:type="dxa"/>
          </w:tcPr>
          <w:p w14:paraId="162F260D" w14:textId="77777777" w:rsidR="00BF29D0" w:rsidRPr="00237F07" w:rsidRDefault="00BF29D0" w:rsidP="004E61EE">
            <w:pPr>
              <w:rPr>
                <w:rPrChange w:id="2433" w:author="jonathan pritchard" w:date="2024-08-21T11:05:00Z" w16du:dateUtc="2024-08-21T10:05:00Z">
                  <w:rPr>
                    <w:noProof/>
                  </w:rPr>
                </w:rPrChange>
              </w:rPr>
            </w:pPr>
            <w:r w:rsidRPr="00237F07">
              <w:rPr>
                <w:rPrChange w:id="2434" w:author="jonathan pritchard" w:date="2024-08-21T11:05:00Z" w16du:dateUtc="2024-08-21T10:05:00Z">
                  <w:rPr>
                    <w:noProof/>
                  </w:rPr>
                </w:rPrChange>
              </w:rPr>
              <w:t>AIS features and symbols</w:t>
            </w:r>
          </w:p>
        </w:tc>
        <w:tc>
          <w:tcPr>
            <w:tcW w:w="7563" w:type="dxa"/>
          </w:tcPr>
          <w:p w14:paraId="29D389A1" w14:textId="77777777" w:rsidR="00BF29D0" w:rsidRPr="00237F07" w:rsidRDefault="00BF29D0" w:rsidP="004E61EE">
            <w:pPr>
              <w:keepNext/>
              <w:rPr>
                <w:rPrChange w:id="2435" w:author="jonathan pritchard" w:date="2024-08-21T11:05:00Z" w16du:dateUtc="2024-08-21T10:05:00Z">
                  <w:rPr>
                    <w:noProof/>
                  </w:rPr>
                </w:rPrChange>
              </w:rPr>
            </w:pPr>
          </w:p>
        </w:tc>
      </w:tr>
      <w:tr w:rsidR="00773B55" w:rsidRPr="00B77A92" w14:paraId="13907D67" w14:textId="77777777" w:rsidTr="00704411">
        <w:tc>
          <w:tcPr>
            <w:tcW w:w="1075" w:type="dxa"/>
          </w:tcPr>
          <w:p w14:paraId="2D5BBCA6" w14:textId="77777777" w:rsidR="00BF29D0" w:rsidRPr="00237F07" w:rsidRDefault="00BF29D0" w:rsidP="004E61EE">
            <w:pPr>
              <w:rPr>
                <w:rPrChange w:id="2436" w:author="jonathan pritchard" w:date="2024-08-21T11:05:00Z" w16du:dateUtc="2024-08-21T10:05:00Z">
                  <w:rPr>
                    <w:noProof/>
                  </w:rPr>
                </w:rPrChange>
              </w:rPr>
            </w:pPr>
            <w:r w:rsidRPr="00237F07">
              <w:rPr>
                <w:rPrChange w:id="2437" w:author="jonathan pritchard" w:date="2024-08-21T11:05:00Z" w16du:dateUtc="2024-08-21T10:05:00Z">
                  <w:rPr>
                    <w:noProof/>
                  </w:rPr>
                </w:rPrChange>
              </w:rPr>
              <w:t>RESGR</w:t>
            </w:r>
          </w:p>
        </w:tc>
        <w:tc>
          <w:tcPr>
            <w:tcW w:w="1800" w:type="dxa"/>
          </w:tcPr>
          <w:p w14:paraId="3360F297" w14:textId="77777777" w:rsidR="00BF29D0" w:rsidRPr="00237F07" w:rsidRDefault="00BF29D0" w:rsidP="004E61EE">
            <w:pPr>
              <w:rPr>
                <w:rPrChange w:id="2438" w:author="jonathan pritchard" w:date="2024-08-21T11:05:00Z" w16du:dateUtc="2024-08-21T10:05:00Z">
                  <w:rPr>
                    <w:noProof/>
                  </w:rPr>
                </w:rPrChange>
              </w:rPr>
            </w:pPr>
            <w:r w:rsidRPr="00237F07">
              <w:rPr>
                <w:rPrChange w:id="2439" w:author="jonathan pritchard" w:date="2024-08-21T11:05:00Z" w16du:dateUtc="2024-08-21T10:05:00Z">
                  <w:rPr>
                    <w:noProof/>
                  </w:rPr>
                </w:rPrChange>
              </w:rPr>
              <w:t>grey</w:t>
            </w:r>
          </w:p>
        </w:tc>
        <w:tc>
          <w:tcPr>
            <w:tcW w:w="3510" w:type="dxa"/>
          </w:tcPr>
          <w:p w14:paraId="29474CDE" w14:textId="77777777" w:rsidR="00BF29D0" w:rsidRPr="00237F07" w:rsidRDefault="00BF29D0" w:rsidP="004E61EE">
            <w:pPr>
              <w:rPr>
                <w:rPrChange w:id="2440" w:author="jonathan pritchard" w:date="2024-08-21T11:05:00Z" w16du:dateUtc="2024-08-21T10:05:00Z">
                  <w:rPr>
                    <w:noProof/>
                  </w:rPr>
                </w:rPrChange>
              </w:rPr>
            </w:pPr>
            <w:r w:rsidRPr="00237F07">
              <w:rPr>
                <w:rPrChange w:id="2441" w:author="jonathan pritchard" w:date="2024-08-21T11:05:00Z" w16du:dateUtc="2024-08-21T10:05:00Z">
                  <w:rPr>
                    <w:noProof/>
                  </w:rPr>
                </w:rPrChange>
              </w:rPr>
              <w:t>reserved for line features &amp; screened areas</w:t>
            </w:r>
          </w:p>
        </w:tc>
        <w:tc>
          <w:tcPr>
            <w:tcW w:w="7563" w:type="dxa"/>
          </w:tcPr>
          <w:p w14:paraId="2F5CBB76" w14:textId="77777777" w:rsidR="00BF29D0" w:rsidRPr="00237F07" w:rsidRDefault="00BF29D0" w:rsidP="004E61EE">
            <w:pPr>
              <w:keepNext/>
              <w:rPr>
                <w:rPrChange w:id="2442" w:author="jonathan pritchard" w:date="2024-08-21T11:05:00Z" w16du:dateUtc="2024-08-21T10:05:00Z">
                  <w:rPr>
                    <w:noProof/>
                  </w:rPr>
                </w:rPrChange>
              </w:rPr>
            </w:pPr>
          </w:p>
        </w:tc>
      </w:tr>
      <w:tr w:rsidR="00773B55" w:rsidRPr="00B77A92" w14:paraId="62659075" w14:textId="77777777" w:rsidTr="00704411">
        <w:tc>
          <w:tcPr>
            <w:tcW w:w="1075" w:type="dxa"/>
          </w:tcPr>
          <w:p w14:paraId="2927A299" w14:textId="77777777" w:rsidR="00BF29D0" w:rsidRPr="00237F07" w:rsidRDefault="00BF29D0" w:rsidP="004E61EE">
            <w:pPr>
              <w:rPr>
                <w:rPrChange w:id="2443" w:author="jonathan pritchard" w:date="2024-08-21T11:05:00Z" w16du:dateUtc="2024-08-21T10:05:00Z">
                  <w:rPr>
                    <w:noProof/>
                  </w:rPr>
                </w:rPrChange>
              </w:rPr>
            </w:pPr>
            <w:r w:rsidRPr="00237F07">
              <w:rPr>
                <w:rPrChange w:id="2444" w:author="jonathan pritchard" w:date="2024-08-21T11:05:00Z" w16du:dateUtc="2024-08-21T10:05:00Z">
                  <w:rPr>
                    <w:noProof/>
                  </w:rPr>
                </w:rPrChange>
              </w:rPr>
              <w:t>BKAJ1</w:t>
            </w:r>
          </w:p>
        </w:tc>
        <w:tc>
          <w:tcPr>
            <w:tcW w:w="1800" w:type="dxa"/>
          </w:tcPr>
          <w:p w14:paraId="70959AAD" w14:textId="77777777" w:rsidR="00BF29D0" w:rsidRPr="00237F07" w:rsidRDefault="00BF29D0" w:rsidP="004E61EE">
            <w:pPr>
              <w:rPr>
                <w:rPrChange w:id="2445" w:author="jonathan pritchard" w:date="2024-08-21T11:05:00Z" w16du:dateUtc="2024-08-21T10:05:00Z">
                  <w:rPr>
                    <w:noProof/>
                  </w:rPr>
                </w:rPrChange>
              </w:rPr>
            </w:pPr>
            <w:r w:rsidRPr="00237F07">
              <w:rPr>
                <w:rPrChange w:id="2446" w:author="jonathan pritchard" w:date="2024-08-21T11:05:00Z" w16du:dateUtc="2024-08-21T10:05:00Z">
                  <w:rPr>
                    <w:noProof/>
                  </w:rPr>
                </w:rPrChange>
              </w:rPr>
              <w:t>black</w:t>
            </w:r>
          </w:p>
        </w:tc>
        <w:tc>
          <w:tcPr>
            <w:tcW w:w="3510" w:type="dxa"/>
          </w:tcPr>
          <w:p w14:paraId="365BC98C" w14:textId="77777777" w:rsidR="00BF29D0" w:rsidRPr="00237F07" w:rsidRDefault="00BF29D0" w:rsidP="004E61EE">
            <w:pPr>
              <w:rPr>
                <w:rPrChange w:id="2447" w:author="jonathan pritchard" w:date="2024-08-21T11:05:00Z" w16du:dateUtc="2024-08-21T10:05:00Z">
                  <w:rPr>
                    <w:noProof/>
                  </w:rPr>
                </w:rPrChange>
              </w:rPr>
            </w:pPr>
            <w:r w:rsidRPr="00237F07">
              <w:rPr>
                <w:rPrChange w:id="2448" w:author="jonathan pritchard" w:date="2024-08-21T11:05:00Z" w16du:dateUtc="2024-08-21T10:05:00Z">
                  <w:rPr>
                    <w:noProof/>
                  </w:rPr>
                </w:rPrChange>
              </w:rPr>
              <w:t>black level test symbol background</w:t>
            </w:r>
          </w:p>
        </w:tc>
        <w:tc>
          <w:tcPr>
            <w:tcW w:w="7563" w:type="dxa"/>
          </w:tcPr>
          <w:p w14:paraId="7A4FCC82" w14:textId="77777777" w:rsidR="00BF29D0" w:rsidRPr="00237F07" w:rsidRDefault="00BF29D0" w:rsidP="004E61EE">
            <w:pPr>
              <w:keepNext/>
              <w:rPr>
                <w:rPrChange w:id="2449" w:author="jonathan pritchard" w:date="2024-08-21T11:05:00Z" w16du:dateUtc="2024-08-21T10:05:00Z">
                  <w:rPr>
                    <w:noProof/>
                  </w:rPr>
                </w:rPrChange>
              </w:rPr>
            </w:pPr>
          </w:p>
        </w:tc>
      </w:tr>
      <w:tr w:rsidR="00773B55" w:rsidRPr="00B77A92" w14:paraId="080A2211" w14:textId="77777777" w:rsidTr="00704411">
        <w:tc>
          <w:tcPr>
            <w:tcW w:w="1075" w:type="dxa"/>
          </w:tcPr>
          <w:p w14:paraId="6D63D4CF" w14:textId="77777777" w:rsidR="00BF29D0" w:rsidRPr="00237F07" w:rsidRDefault="00BF29D0" w:rsidP="004E61EE">
            <w:pPr>
              <w:rPr>
                <w:rPrChange w:id="2450" w:author="jonathan pritchard" w:date="2024-08-21T11:05:00Z" w16du:dateUtc="2024-08-21T10:05:00Z">
                  <w:rPr>
                    <w:noProof/>
                  </w:rPr>
                </w:rPrChange>
              </w:rPr>
            </w:pPr>
            <w:r w:rsidRPr="00237F07">
              <w:rPr>
                <w:rPrChange w:id="2451" w:author="jonathan pritchard" w:date="2024-08-21T11:05:00Z" w16du:dateUtc="2024-08-21T10:05:00Z">
                  <w:rPr>
                    <w:noProof/>
                  </w:rPr>
                </w:rPrChange>
              </w:rPr>
              <w:t>BKAJ2</w:t>
            </w:r>
          </w:p>
        </w:tc>
        <w:tc>
          <w:tcPr>
            <w:tcW w:w="1800" w:type="dxa"/>
          </w:tcPr>
          <w:p w14:paraId="29E7F027" w14:textId="77777777" w:rsidR="00BF29D0" w:rsidRPr="00237F07" w:rsidRDefault="00BF29D0" w:rsidP="004E61EE">
            <w:pPr>
              <w:rPr>
                <w:rPrChange w:id="2452" w:author="jonathan pritchard" w:date="2024-08-21T11:05:00Z" w16du:dateUtc="2024-08-21T10:05:00Z">
                  <w:rPr>
                    <w:noProof/>
                  </w:rPr>
                </w:rPrChange>
              </w:rPr>
            </w:pPr>
            <w:r w:rsidRPr="00237F07">
              <w:rPr>
                <w:rPrChange w:id="2453" w:author="jonathan pritchard" w:date="2024-08-21T11:05:00Z" w16du:dateUtc="2024-08-21T10:05:00Z">
                  <w:rPr>
                    <w:noProof/>
                  </w:rPr>
                </w:rPrChange>
              </w:rPr>
              <w:t>grey</w:t>
            </w:r>
          </w:p>
        </w:tc>
        <w:tc>
          <w:tcPr>
            <w:tcW w:w="3510" w:type="dxa"/>
          </w:tcPr>
          <w:p w14:paraId="41F4D1D3" w14:textId="77777777" w:rsidR="00BF29D0" w:rsidRPr="00237F07" w:rsidRDefault="00BF29D0" w:rsidP="004E61EE">
            <w:pPr>
              <w:rPr>
                <w:rPrChange w:id="2454" w:author="jonathan pritchard" w:date="2024-08-21T11:05:00Z" w16du:dateUtc="2024-08-21T10:05:00Z">
                  <w:rPr>
                    <w:noProof/>
                  </w:rPr>
                </w:rPrChange>
              </w:rPr>
            </w:pPr>
            <w:r w:rsidRPr="00237F07">
              <w:rPr>
                <w:rPrChange w:id="2455" w:author="jonathan pritchard" w:date="2024-08-21T11:05:00Z" w16du:dateUtc="2024-08-21T10:05:00Z">
                  <w:rPr>
                    <w:noProof/>
                  </w:rPr>
                </w:rPrChange>
              </w:rPr>
              <w:t>black level test symbol foreground</w:t>
            </w:r>
          </w:p>
        </w:tc>
        <w:tc>
          <w:tcPr>
            <w:tcW w:w="7563" w:type="dxa"/>
          </w:tcPr>
          <w:p w14:paraId="68225455" w14:textId="77777777" w:rsidR="00BF29D0" w:rsidRPr="00237F07" w:rsidRDefault="00BF29D0" w:rsidP="004E61EE">
            <w:pPr>
              <w:keepNext/>
              <w:rPr>
                <w:rPrChange w:id="2456" w:author="jonathan pritchard" w:date="2024-08-21T11:05:00Z" w16du:dateUtc="2024-08-21T10:05:00Z">
                  <w:rPr>
                    <w:noProof/>
                  </w:rPr>
                </w:rPrChange>
              </w:rPr>
            </w:pPr>
          </w:p>
        </w:tc>
      </w:tr>
      <w:tr w:rsidR="00597AB3" w:rsidRPr="00B77A92" w14:paraId="17A1CB7D" w14:textId="77777777" w:rsidTr="00704411">
        <w:tc>
          <w:tcPr>
            <w:tcW w:w="1075" w:type="dxa"/>
          </w:tcPr>
          <w:p w14:paraId="330C058A" w14:textId="7412EDE4" w:rsidR="00597AB3" w:rsidRPr="00237F07" w:rsidRDefault="00597AB3" w:rsidP="004E61EE">
            <w:pPr>
              <w:rPr>
                <w:rPrChange w:id="2457" w:author="jonathan pritchard" w:date="2024-08-21T11:05:00Z" w16du:dateUtc="2024-08-21T10:05:00Z">
                  <w:rPr>
                    <w:noProof/>
                  </w:rPr>
                </w:rPrChange>
              </w:rPr>
            </w:pPr>
            <w:r w:rsidRPr="00237F07">
              <w:rPr>
                <w:rPrChange w:id="2458" w:author="jonathan pritchard" w:date="2024-08-21T11:05:00Z" w16du:dateUtc="2024-08-21T10:05:00Z">
                  <w:rPr>
                    <w:noProof/>
                  </w:rPr>
                </w:rPrChange>
              </w:rPr>
              <w:t>TRNSP</w:t>
            </w:r>
          </w:p>
        </w:tc>
        <w:tc>
          <w:tcPr>
            <w:tcW w:w="1800" w:type="dxa"/>
          </w:tcPr>
          <w:p w14:paraId="6F3D457D" w14:textId="5EE6FE20" w:rsidR="00597AB3" w:rsidRPr="00237F07" w:rsidRDefault="007423C4" w:rsidP="004E61EE">
            <w:pPr>
              <w:rPr>
                <w:rPrChange w:id="2459" w:author="jonathan pritchard" w:date="2024-08-21T11:05:00Z" w16du:dateUtc="2024-08-21T10:05:00Z">
                  <w:rPr>
                    <w:noProof/>
                  </w:rPr>
                </w:rPrChange>
              </w:rPr>
            </w:pPr>
            <w:r w:rsidRPr="00237F07">
              <w:rPr>
                <w:rPrChange w:id="2460" w:author="jonathan pritchard" w:date="2024-08-21T11:05:00Z" w16du:dateUtc="2024-08-21T10:05:00Z">
                  <w:rPr>
                    <w:noProof/>
                  </w:rPr>
                </w:rPrChange>
              </w:rPr>
              <w:t>100% transparent</w:t>
            </w:r>
          </w:p>
        </w:tc>
        <w:tc>
          <w:tcPr>
            <w:tcW w:w="3510" w:type="dxa"/>
          </w:tcPr>
          <w:p w14:paraId="1C9FBBC2" w14:textId="156FAE08" w:rsidR="00597AB3" w:rsidRPr="00237F07" w:rsidRDefault="00597AB3" w:rsidP="004E61EE">
            <w:pPr>
              <w:rPr>
                <w:rPrChange w:id="2461" w:author="jonathan pritchard" w:date="2024-08-21T11:05:00Z" w16du:dateUtc="2024-08-21T10:05:00Z">
                  <w:rPr>
                    <w:noProof/>
                  </w:rPr>
                </w:rPrChange>
              </w:rPr>
            </w:pPr>
            <w:r w:rsidRPr="00237F07">
              <w:rPr>
                <w:rPrChange w:id="2462" w:author="jonathan pritchard" w:date="2024-08-21T11:05:00Z" w16du:dateUtc="2024-08-21T10:05:00Z">
                  <w:rPr>
                    <w:noProof/>
                  </w:rPr>
                </w:rPrChange>
              </w:rPr>
              <w:t>transparent</w:t>
            </w:r>
          </w:p>
        </w:tc>
        <w:tc>
          <w:tcPr>
            <w:tcW w:w="7563" w:type="dxa"/>
          </w:tcPr>
          <w:p w14:paraId="36F2B1F5" w14:textId="6B9D8D38" w:rsidR="00597AB3" w:rsidRPr="00237F07" w:rsidRDefault="007423C4" w:rsidP="004E61EE">
            <w:pPr>
              <w:keepNext/>
              <w:rPr>
                <w:rPrChange w:id="2463" w:author="jonathan pritchard" w:date="2024-08-21T11:05:00Z" w16du:dateUtc="2024-08-21T10:05:00Z">
                  <w:rPr>
                    <w:noProof/>
                  </w:rPr>
                </w:rPrChange>
              </w:rPr>
            </w:pPr>
            <w:r w:rsidRPr="00237F07">
              <w:rPr>
                <w:rPrChange w:id="2464" w:author="jonathan pritchard" w:date="2024-08-21T11:05:00Z" w16du:dateUtc="2024-08-21T10:05:00Z">
                  <w:rPr>
                    <w:noProof/>
                  </w:rPr>
                </w:rPrChange>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B77A92" w14:paraId="79F42A14" w14:textId="77777777" w:rsidTr="00704411">
        <w:tc>
          <w:tcPr>
            <w:tcW w:w="1075" w:type="dxa"/>
          </w:tcPr>
          <w:p w14:paraId="6FCA4388" w14:textId="2F9FA0DD" w:rsidR="007423C4" w:rsidRPr="00237F07" w:rsidRDefault="007423C4" w:rsidP="004E61EE">
            <w:pPr>
              <w:rPr>
                <w:rPrChange w:id="2465" w:author="jonathan pritchard" w:date="2024-08-21T11:05:00Z" w16du:dateUtc="2024-08-21T10:05:00Z">
                  <w:rPr>
                    <w:noProof/>
                  </w:rPr>
                </w:rPrChange>
              </w:rPr>
            </w:pPr>
            <w:r w:rsidRPr="00237F07">
              <w:rPr>
                <w:rPrChange w:id="2466" w:author="jonathan pritchard" w:date="2024-08-21T11:05:00Z" w16du:dateUtc="2024-08-21T10:05:00Z">
                  <w:rPr>
                    <w:noProof/>
                  </w:rPr>
                </w:rPrChange>
              </w:rPr>
              <w:lastRenderedPageBreak/>
              <w:t>NODTA</w:t>
            </w:r>
          </w:p>
        </w:tc>
        <w:tc>
          <w:tcPr>
            <w:tcW w:w="1800" w:type="dxa"/>
          </w:tcPr>
          <w:p w14:paraId="3D8D9ADD" w14:textId="459EA8BA" w:rsidR="007423C4" w:rsidRPr="00237F07" w:rsidRDefault="007423C4" w:rsidP="004E61EE">
            <w:pPr>
              <w:rPr>
                <w:rPrChange w:id="2467" w:author="jonathan pritchard" w:date="2024-08-21T11:05:00Z" w16du:dateUtc="2024-08-21T10:05:00Z">
                  <w:rPr>
                    <w:noProof/>
                  </w:rPr>
                </w:rPrChange>
              </w:rPr>
            </w:pPr>
            <w:r w:rsidRPr="00237F07">
              <w:rPr>
                <w:rPrChange w:id="2468" w:author="jonathan pritchard" w:date="2024-08-21T11:05:00Z" w16du:dateUtc="2024-08-21T10:05:00Z">
                  <w:rPr>
                    <w:noProof/>
                  </w:rPr>
                </w:rPrChange>
              </w:rPr>
              <w:t>grey</w:t>
            </w:r>
          </w:p>
        </w:tc>
        <w:tc>
          <w:tcPr>
            <w:tcW w:w="3510" w:type="dxa"/>
          </w:tcPr>
          <w:p w14:paraId="7C7ADDD5" w14:textId="4D2DB066" w:rsidR="007423C4" w:rsidRPr="00237F07" w:rsidRDefault="007423C4" w:rsidP="004E61EE">
            <w:pPr>
              <w:rPr>
                <w:rPrChange w:id="2469" w:author="jonathan pritchard" w:date="2024-08-21T11:05:00Z" w16du:dateUtc="2024-08-21T10:05:00Z">
                  <w:rPr>
                    <w:noProof/>
                  </w:rPr>
                </w:rPrChange>
              </w:rPr>
            </w:pPr>
            <w:r w:rsidRPr="00237F07">
              <w:rPr>
                <w:rPrChange w:id="2470" w:author="jonathan pritchard" w:date="2024-08-21T11:05:00Z" w16du:dateUtc="2024-08-21T10:05:00Z">
                  <w:rPr>
                    <w:noProof/>
                  </w:rPr>
                </w:rPrChange>
              </w:rPr>
              <w:t>Areas without chart data</w:t>
            </w:r>
          </w:p>
        </w:tc>
        <w:tc>
          <w:tcPr>
            <w:tcW w:w="7563" w:type="dxa"/>
          </w:tcPr>
          <w:p w14:paraId="109D3482" w14:textId="65314A15" w:rsidR="007423C4" w:rsidRPr="00237F07" w:rsidRDefault="007423C4" w:rsidP="004E61EE">
            <w:pPr>
              <w:keepNext/>
              <w:rPr>
                <w:rPrChange w:id="2471" w:author="jonathan pritchard" w:date="2024-08-21T11:05:00Z" w16du:dateUtc="2024-08-21T10:05:00Z">
                  <w:rPr>
                    <w:noProof/>
                  </w:rPr>
                </w:rPrChange>
              </w:rPr>
            </w:pPr>
            <w:r w:rsidRPr="00237F07">
              <w:rPr>
                <w:rPrChange w:id="2472" w:author="jonathan pritchard" w:date="2024-08-21T11:05:00Z" w16du:dateUtc="2024-08-21T10:05:00Z">
                  <w:rPr>
                    <w:noProof/>
                  </w:rPr>
                </w:rPrChange>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B77A92" w14:paraId="30C17A67" w14:textId="77777777" w:rsidTr="00704411">
        <w:tc>
          <w:tcPr>
            <w:tcW w:w="1075" w:type="dxa"/>
          </w:tcPr>
          <w:p w14:paraId="7FA16DBB" w14:textId="2605DE0D" w:rsidR="007423C4" w:rsidRPr="00237F07" w:rsidRDefault="007423C4" w:rsidP="004E61EE">
            <w:pPr>
              <w:rPr>
                <w:rPrChange w:id="2473" w:author="jonathan pritchard" w:date="2024-08-21T11:05:00Z" w16du:dateUtc="2024-08-21T10:05:00Z">
                  <w:rPr>
                    <w:noProof/>
                  </w:rPr>
                </w:rPrChange>
              </w:rPr>
            </w:pPr>
            <w:r w:rsidRPr="00237F07">
              <w:rPr>
                <w:rPrChange w:id="2474" w:author="jonathan pritchard" w:date="2024-08-21T11:05:00Z" w16du:dateUtc="2024-08-21T10:05:00Z">
                  <w:rPr>
                    <w:noProof/>
                  </w:rPr>
                </w:rPrChange>
              </w:rPr>
              <w:t>CURSR</w:t>
            </w:r>
          </w:p>
        </w:tc>
        <w:tc>
          <w:tcPr>
            <w:tcW w:w="1800" w:type="dxa"/>
          </w:tcPr>
          <w:p w14:paraId="6EFB9611" w14:textId="16F93DAD" w:rsidR="007423C4" w:rsidRPr="00237F07" w:rsidRDefault="007423C4" w:rsidP="004E61EE">
            <w:pPr>
              <w:rPr>
                <w:rPrChange w:id="2475" w:author="jonathan pritchard" w:date="2024-08-21T11:05:00Z" w16du:dateUtc="2024-08-21T10:05:00Z">
                  <w:rPr>
                    <w:noProof/>
                  </w:rPr>
                </w:rPrChange>
              </w:rPr>
            </w:pPr>
            <w:r w:rsidRPr="00237F07">
              <w:rPr>
                <w:rPrChange w:id="2476" w:author="jonathan pritchard" w:date="2024-08-21T11:05:00Z" w16du:dateUtc="2024-08-21T10:05:00Z">
                  <w:rPr>
                    <w:noProof/>
                  </w:rPr>
                </w:rPrChange>
              </w:rPr>
              <w:t>orange</w:t>
            </w:r>
          </w:p>
        </w:tc>
        <w:tc>
          <w:tcPr>
            <w:tcW w:w="3510" w:type="dxa"/>
          </w:tcPr>
          <w:p w14:paraId="44B9032F" w14:textId="4F09E19B" w:rsidR="007423C4" w:rsidRPr="00237F07" w:rsidRDefault="0069699C" w:rsidP="004E61EE">
            <w:pPr>
              <w:rPr>
                <w:rPrChange w:id="2477" w:author="jonathan pritchard" w:date="2024-08-21T11:05:00Z" w16du:dateUtc="2024-08-21T10:05:00Z">
                  <w:rPr>
                    <w:noProof/>
                  </w:rPr>
                </w:rPrChange>
              </w:rPr>
            </w:pPr>
            <w:r w:rsidRPr="00237F07">
              <w:rPr>
                <w:rPrChange w:id="2478" w:author="jonathan pritchard" w:date="2024-08-21T11:05:00Z" w16du:dateUtc="2024-08-21T10:05:00Z">
                  <w:rPr>
                    <w:noProof/>
                  </w:rPr>
                </w:rPrChange>
              </w:rPr>
              <w:t>Cursor</w:t>
            </w:r>
          </w:p>
        </w:tc>
        <w:tc>
          <w:tcPr>
            <w:tcW w:w="7563" w:type="dxa"/>
          </w:tcPr>
          <w:p w14:paraId="08BC0967" w14:textId="7DA90D45" w:rsidR="007423C4" w:rsidRPr="00237F07" w:rsidRDefault="0069699C" w:rsidP="004E61EE">
            <w:pPr>
              <w:keepNext/>
              <w:rPr>
                <w:rPrChange w:id="2479" w:author="jonathan pritchard" w:date="2024-08-21T11:05:00Z" w16du:dateUtc="2024-08-21T10:05:00Z">
                  <w:rPr>
                    <w:noProof/>
                  </w:rPr>
                </w:rPrChange>
              </w:rPr>
            </w:pPr>
            <w:r w:rsidRPr="00237F07">
              <w:rPr>
                <w:rPrChange w:id="2480" w:author="jonathan pritchard" w:date="2024-08-21T11:05:00Z" w16du:dateUtc="2024-08-21T10:05:00Z">
                  <w:rPr>
                    <w:noProof/>
                  </w:rPr>
                </w:rPrChange>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B77A92" w14:paraId="0289054A" w14:textId="77777777" w:rsidTr="00704411">
        <w:tc>
          <w:tcPr>
            <w:tcW w:w="1075" w:type="dxa"/>
          </w:tcPr>
          <w:p w14:paraId="64843615" w14:textId="78DFB5ED" w:rsidR="0072408E" w:rsidRPr="00237F07" w:rsidRDefault="0072408E" w:rsidP="004E61EE">
            <w:pPr>
              <w:rPr>
                <w:rPrChange w:id="2481" w:author="jonathan pritchard" w:date="2024-08-21T11:05:00Z" w16du:dateUtc="2024-08-21T10:05:00Z">
                  <w:rPr>
                    <w:noProof/>
                  </w:rPr>
                </w:rPrChange>
              </w:rPr>
            </w:pPr>
          </w:p>
        </w:tc>
        <w:tc>
          <w:tcPr>
            <w:tcW w:w="1800" w:type="dxa"/>
          </w:tcPr>
          <w:p w14:paraId="3F1BB18D" w14:textId="77777777" w:rsidR="0072408E" w:rsidRPr="00237F07" w:rsidRDefault="0072408E" w:rsidP="004E61EE">
            <w:pPr>
              <w:rPr>
                <w:rPrChange w:id="2482" w:author="jonathan pritchard" w:date="2024-08-21T11:05:00Z" w16du:dateUtc="2024-08-21T10:05:00Z">
                  <w:rPr>
                    <w:noProof/>
                  </w:rPr>
                </w:rPrChange>
              </w:rPr>
            </w:pPr>
          </w:p>
        </w:tc>
        <w:tc>
          <w:tcPr>
            <w:tcW w:w="3510" w:type="dxa"/>
          </w:tcPr>
          <w:p w14:paraId="2477339C" w14:textId="77777777" w:rsidR="0072408E" w:rsidRPr="00237F07" w:rsidRDefault="0072408E" w:rsidP="004E61EE">
            <w:pPr>
              <w:rPr>
                <w:rPrChange w:id="2483" w:author="jonathan pritchard" w:date="2024-08-21T11:05:00Z" w16du:dateUtc="2024-08-21T10:05:00Z">
                  <w:rPr>
                    <w:noProof/>
                  </w:rPr>
                </w:rPrChange>
              </w:rPr>
            </w:pPr>
          </w:p>
        </w:tc>
        <w:tc>
          <w:tcPr>
            <w:tcW w:w="7563" w:type="dxa"/>
          </w:tcPr>
          <w:p w14:paraId="0C03A2CB" w14:textId="64096AE5" w:rsidR="0072408E" w:rsidRPr="00237F07" w:rsidRDefault="0072408E" w:rsidP="00997923">
            <w:pPr>
              <w:keepNext/>
              <w:rPr>
                <w:rPrChange w:id="2484" w:author="jonathan pritchard" w:date="2024-08-21T11:05:00Z" w16du:dateUtc="2024-08-21T10:05:00Z">
                  <w:rPr>
                    <w:noProof/>
                  </w:rPr>
                </w:rPrChange>
              </w:rPr>
            </w:pPr>
            <w:r w:rsidRPr="00237F07">
              <w:rPr>
                <w:rPrChange w:id="2485" w:author="jonathan pritchard" w:date="2024-08-21T11:05:00Z" w16du:dateUtc="2024-08-21T10:05:00Z">
                  <w:rPr>
                    <w:noProof/>
                  </w:rPr>
                </w:rPrChange>
              </w:rPr>
              <w:t xml:space="preserve">[To be added - </w:t>
            </w:r>
            <w:r w:rsidR="00391E58" w:rsidRPr="00237F07">
              <w:rPr>
                <w:rPrChange w:id="2486" w:author="jonathan pritchard" w:date="2024-08-21T11:05:00Z" w16du:dateUtc="2024-08-21T10:05:00Z">
                  <w:rPr>
                    <w:noProof/>
                  </w:rPr>
                </w:rPrChange>
              </w:rPr>
              <w:t xml:space="preserve">significant </w:t>
            </w:r>
            <w:r w:rsidRPr="00237F07">
              <w:rPr>
                <w:rPrChange w:id="2487" w:author="jonathan pritchard" w:date="2024-08-21T11:05:00Z" w16du:dateUtc="2024-08-21T10:05:00Z">
                  <w:rPr>
                    <w:noProof/>
                  </w:rPr>
                </w:rPrChange>
              </w:rPr>
              <w:t xml:space="preserve">colour tokens for other </w:t>
            </w:r>
            <w:r w:rsidR="009A4E34" w:rsidRPr="00237F07">
              <w:rPr>
                <w:rPrChange w:id="2488" w:author="jonathan pritchard" w:date="2024-08-21T11:05:00Z" w16du:dateUtc="2024-08-21T10:05:00Z">
                  <w:rPr>
                    <w:noProof/>
                  </w:rPr>
                </w:rPrChange>
              </w:rPr>
              <w:t>“important”</w:t>
            </w:r>
            <w:r w:rsidR="00391E58" w:rsidRPr="00237F07">
              <w:rPr>
                <w:rPrChange w:id="2489" w:author="jonathan pritchard" w:date="2024-08-21T11:05:00Z" w16du:dateUtc="2024-08-21T10:05:00Z">
                  <w:rPr>
                    <w:noProof/>
                  </w:rPr>
                </w:rPrChange>
              </w:rPr>
              <w:t xml:space="preserve"> </w:t>
            </w:r>
            <w:r w:rsidRPr="00237F07">
              <w:rPr>
                <w:rPrChange w:id="2490" w:author="jonathan pritchard" w:date="2024-08-21T11:05:00Z" w16du:dateUtc="2024-08-21T10:05:00Z">
                  <w:rPr>
                    <w:noProof/>
                  </w:rPr>
                </w:rPrChange>
              </w:rPr>
              <w:t>data products</w:t>
            </w:r>
            <w:r w:rsidR="009A4E34" w:rsidRPr="00237F07">
              <w:rPr>
                <w:rPrChange w:id="2491" w:author="jonathan pritchard" w:date="2024-08-21T11:05:00Z" w16du:dateUtc="2024-08-21T10:05:00Z">
                  <w:rPr>
                    <w:noProof/>
                  </w:rPr>
                </w:rPrChange>
              </w:rPr>
              <w:t xml:space="preserve">, taken from the </w:t>
            </w:r>
            <w:r w:rsidR="00997923" w:rsidRPr="00237F07">
              <w:rPr>
                <w:rPrChange w:id="2492" w:author="jonathan pritchard" w:date="2024-08-21T11:05:00Z" w16du:dateUtc="2024-08-21T10:05:00Z">
                  <w:rPr>
                    <w:noProof/>
                  </w:rPr>
                </w:rPrChange>
              </w:rPr>
              <w:t>P</w:t>
            </w:r>
            <w:r w:rsidR="009A4E34" w:rsidRPr="00237F07">
              <w:rPr>
                <w:rPrChange w:id="2493" w:author="jonathan pritchard" w:date="2024-08-21T11:05:00Z" w16du:dateUtc="2024-08-21T10:05:00Z">
                  <w:rPr>
                    <w:noProof/>
                  </w:rPr>
                </w:rPrChange>
              </w:rPr>
              <w:t xml:space="preserve">roduct </w:t>
            </w:r>
            <w:r w:rsidR="00997923" w:rsidRPr="00237F07">
              <w:rPr>
                <w:rPrChange w:id="2494" w:author="jonathan pritchard" w:date="2024-08-21T11:05:00Z" w16du:dateUtc="2024-08-21T10:05:00Z">
                  <w:rPr>
                    <w:noProof/>
                  </w:rPr>
                </w:rPrChange>
              </w:rPr>
              <w:t>S</w:t>
            </w:r>
            <w:r w:rsidR="009A4E34" w:rsidRPr="00237F07">
              <w:rPr>
                <w:rPrChange w:id="2495" w:author="jonathan pritchard" w:date="2024-08-21T11:05:00Z" w16du:dateUtc="2024-08-21T10:05:00Z">
                  <w:rPr>
                    <w:noProof/>
                  </w:rPr>
                </w:rPrChange>
              </w:rPr>
              <w:t>pecifications</w:t>
            </w:r>
            <w:r w:rsidR="008F1412" w:rsidRPr="00237F07">
              <w:rPr>
                <w:rPrChange w:id="2496" w:author="jonathan pritchard" w:date="2024-08-21T11:05:00Z" w16du:dateUtc="2024-08-21T10:05:00Z">
                  <w:rPr>
                    <w:noProof/>
                  </w:rPr>
                </w:rPrChange>
              </w:rPr>
              <w:t>,</w:t>
            </w:r>
            <w:r w:rsidR="009A4E34" w:rsidRPr="00237F07">
              <w:rPr>
                <w:rPrChange w:id="2497" w:author="jonathan pritchard" w:date="2024-08-21T11:05:00Z" w16du:dateUtc="2024-08-21T10:05:00Z">
                  <w:rPr>
                    <w:noProof/>
                  </w:rPr>
                </w:rPrChange>
              </w:rPr>
              <w:t xml:space="preserve"> if they are defined there.</w:t>
            </w:r>
            <w:r w:rsidRPr="00237F07">
              <w:rPr>
                <w:rPrChange w:id="2498" w:author="jonathan pritchard" w:date="2024-08-21T11:05:00Z" w16du:dateUtc="2024-08-21T10:05:00Z">
                  <w:rPr>
                    <w:noProof/>
                  </w:rPr>
                </w:rPrChange>
              </w:rPr>
              <w:t>]</w:t>
            </w:r>
          </w:p>
        </w:tc>
      </w:tr>
    </w:tbl>
    <w:p w14:paraId="11979B02" w14:textId="5346E40B" w:rsidR="00BF29D0" w:rsidRPr="00237F07" w:rsidRDefault="00AF09AF" w:rsidP="00997923">
      <w:pPr>
        <w:pStyle w:val="Caption"/>
        <w:spacing w:after="120" w:line="240" w:lineRule="auto"/>
        <w:jc w:val="center"/>
        <w:rPr>
          <w:rPrChange w:id="2499" w:author="jonathan pritchard" w:date="2024-08-21T11:05:00Z" w16du:dateUtc="2024-08-21T10:05:00Z">
            <w:rPr>
              <w:noProof/>
            </w:rPr>
          </w:rPrChange>
        </w:rPr>
      </w:pPr>
      <w:bookmarkStart w:id="2500" w:name="_Ref47318362"/>
      <w:bookmarkStart w:id="2501" w:name="_Ref44888081"/>
      <w:bookmarkStart w:id="2502" w:name="_Ref98334608"/>
      <w:r w:rsidRPr="00B77A92">
        <w:t xml:space="preserve">Table </w:t>
      </w:r>
      <w:r w:rsidR="007C752F"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2503" w:author="jonathan pritchard" w:date="2024-08-21T11:05:00Z" w16du:dateUtc="2024-08-21T10:05:00Z">
            <w:rPr>
              <w:noProof/>
            </w:rPr>
          </w:rPrChange>
        </w:rPr>
        <w:t>27</w:t>
      </w:r>
      <w:r w:rsidR="00331A1D" w:rsidRPr="00B77A92">
        <w:fldChar w:fldCharType="end"/>
      </w:r>
      <w:bookmarkEnd w:id="2500"/>
      <w:bookmarkEnd w:id="2501"/>
      <w:r w:rsidRPr="00B77A92">
        <w:t xml:space="preserve"> - Significance of colour tokens for ECDIS displays</w:t>
      </w:r>
      <w:bookmarkEnd w:id="2502"/>
    </w:p>
    <w:p w14:paraId="2B9333E9" w14:textId="50BAA1B8" w:rsidR="0065411F" w:rsidRPr="00237F07" w:rsidRDefault="0065411F" w:rsidP="004E61EE">
      <w:pPr>
        <w:spacing w:line="240" w:lineRule="auto"/>
        <w:rPr>
          <w:rPrChange w:id="2504" w:author="jonathan pritchard" w:date="2024-08-21T11:05:00Z" w16du:dateUtc="2024-08-21T10:05:00Z">
            <w:rPr>
              <w:noProof/>
            </w:rPr>
          </w:rPrChange>
        </w:rPr>
      </w:pPr>
    </w:p>
    <w:p w14:paraId="634921CC" w14:textId="77777777" w:rsidR="00AF09AF" w:rsidRPr="00237F07" w:rsidRDefault="00AF09AF" w:rsidP="004E61EE">
      <w:pPr>
        <w:spacing w:line="240" w:lineRule="auto"/>
        <w:rPr>
          <w:rPrChange w:id="2505" w:author="jonathan pritchard" w:date="2024-08-21T11:05:00Z" w16du:dateUtc="2024-08-21T10:05:00Z">
            <w:rPr>
              <w:noProof/>
            </w:rPr>
          </w:rPrChange>
        </w:rPr>
        <w:sectPr w:rsidR="00AF09AF" w:rsidRPr="00237F07" w:rsidSect="00686450">
          <w:headerReference w:type="even" r:id="rId36"/>
          <w:headerReference w:type="default" r:id="rId37"/>
          <w:footerReference w:type="even" r:id="rId38"/>
          <w:footerReference w:type="default" r:id="rId39"/>
          <w:pgSz w:w="16838" w:h="11906" w:orient="landscape" w:code="9"/>
          <w:pgMar w:top="1400" w:right="1440" w:bottom="1400" w:left="1440" w:header="708" w:footer="708" w:gutter="0"/>
          <w:cols w:space="708"/>
          <w:docGrid w:linePitch="360"/>
        </w:sectPr>
      </w:pPr>
    </w:p>
    <w:p w14:paraId="22DAF659" w14:textId="541D54A2" w:rsidR="00AF09AF" w:rsidRPr="00237F07" w:rsidRDefault="00BA65DF" w:rsidP="00997923">
      <w:pPr>
        <w:spacing w:after="120" w:line="240" w:lineRule="auto"/>
        <w:jc w:val="both"/>
        <w:rPr>
          <w:rPrChange w:id="2510" w:author="jonathan pritchard" w:date="2024-08-21T11:05:00Z" w16du:dateUtc="2024-08-21T10:05:00Z">
            <w:rPr>
              <w:noProof/>
            </w:rPr>
          </w:rPrChange>
        </w:rPr>
      </w:pPr>
      <w:r w:rsidRPr="00237F07">
        <w:rPr>
          <w:rPrChange w:id="2511" w:author="jonathan pritchard" w:date="2024-08-21T11:05:00Z" w16du:dateUtc="2024-08-21T10:05:00Z">
            <w:rPr>
              <w:noProof/>
            </w:rPr>
          </w:rPrChange>
        </w:rPr>
        <w:lastRenderedPageBreak/>
        <w:t xml:space="preserve">The active colour palette </w:t>
      </w:r>
      <w:proofErr w:type="spellStart"/>
      <w:r w:rsidRPr="00237F07">
        <w:rPr>
          <w:rPrChange w:id="2512" w:author="jonathan pritchard" w:date="2024-08-21T11:05:00Z" w16du:dateUtc="2024-08-21T10:05:00Z">
            <w:rPr>
              <w:noProof/>
            </w:rPr>
          </w:rPrChange>
        </w:rPr>
        <w:t>detemines</w:t>
      </w:r>
      <w:proofErr w:type="spellEnd"/>
      <w:r w:rsidRPr="00237F07">
        <w:rPr>
          <w:rPrChange w:id="2513" w:author="jonathan pritchard" w:date="2024-08-21T11:05:00Z" w16du:dateUtc="2024-08-21T10:05:00Z">
            <w:rPr>
              <w:noProof/>
            </w:rPr>
          </w:rPrChange>
        </w:rPr>
        <w:t xml:space="preserve"> the colour coordinates assigned to colour tokens in any particular display. Colour palettes for day, night, and dusk viewing conditions are required for S-101 and any other S-100 product intended for viewing on the navigation display</w:t>
      </w:r>
      <w:r w:rsidR="00131A59" w:rsidRPr="00237F07">
        <w:rPr>
          <w:rPrChange w:id="2514" w:author="jonathan pritchard" w:date="2024-08-21T11:05:00Z" w16du:dateUtc="2024-08-21T10:05:00Z">
            <w:rPr>
              <w:noProof/>
            </w:rPr>
          </w:rPrChange>
        </w:rPr>
        <w:t>.</w:t>
      </w:r>
    </w:p>
    <w:p w14:paraId="28FB84AB" w14:textId="77777777" w:rsidR="00131A59" w:rsidRPr="00237F07" w:rsidRDefault="00131A59" w:rsidP="00997923">
      <w:pPr>
        <w:spacing w:after="120" w:line="240" w:lineRule="auto"/>
        <w:jc w:val="both"/>
        <w:rPr>
          <w:rPrChange w:id="2515" w:author="jonathan pritchard" w:date="2024-08-21T11:05:00Z" w16du:dateUtc="2024-08-21T10:05:00Z">
            <w:rPr>
              <w:noProof/>
            </w:rPr>
          </w:rPrChange>
        </w:rPr>
      </w:pPr>
    </w:p>
    <w:p w14:paraId="583774C1" w14:textId="3CACC31F" w:rsidR="000A5F45" w:rsidRPr="00237F07" w:rsidRDefault="00843133" w:rsidP="00BE68E8">
      <w:pPr>
        <w:pStyle w:val="Heading1"/>
        <w:rPr>
          <w:rPrChange w:id="2516" w:author="jonathan pritchard" w:date="2024-08-21T11:05:00Z" w16du:dateUtc="2024-08-21T10:05:00Z">
            <w:rPr>
              <w:noProof/>
            </w:rPr>
          </w:rPrChange>
        </w:rPr>
      </w:pPr>
      <w:bookmarkStart w:id="2517" w:name="_Toc38829561"/>
      <w:bookmarkStart w:id="2518" w:name="_Toc38830064"/>
      <w:bookmarkStart w:id="2519" w:name="_Toc38936227"/>
      <w:bookmarkStart w:id="2520" w:name="_Toc40990418"/>
      <w:bookmarkStart w:id="2521" w:name="_Toc41235029"/>
      <w:bookmarkStart w:id="2522" w:name="_Toc41235073"/>
      <w:bookmarkStart w:id="2523" w:name="_Toc42694845"/>
      <w:bookmarkStart w:id="2524" w:name="_Toc42708806"/>
      <w:bookmarkStart w:id="2525" w:name="_Toc38829562"/>
      <w:bookmarkStart w:id="2526" w:name="_Toc38830065"/>
      <w:bookmarkStart w:id="2527" w:name="_Toc38936228"/>
      <w:bookmarkStart w:id="2528" w:name="_Toc40990419"/>
      <w:bookmarkStart w:id="2529" w:name="_Toc41235030"/>
      <w:bookmarkStart w:id="2530" w:name="_Toc41235074"/>
      <w:bookmarkStart w:id="2531" w:name="_Toc42694846"/>
      <w:bookmarkStart w:id="2532" w:name="_Toc42708807"/>
      <w:bookmarkStart w:id="2533" w:name="_Toc38829563"/>
      <w:bookmarkStart w:id="2534" w:name="_Toc38830066"/>
      <w:bookmarkStart w:id="2535" w:name="_Toc38936229"/>
      <w:bookmarkStart w:id="2536" w:name="_Toc40990420"/>
      <w:bookmarkStart w:id="2537" w:name="_Toc41235031"/>
      <w:bookmarkStart w:id="2538" w:name="_Toc41235075"/>
      <w:bookmarkStart w:id="2539" w:name="_Toc42694847"/>
      <w:bookmarkStart w:id="2540" w:name="_Toc42708808"/>
      <w:bookmarkStart w:id="2541" w:name="_Toc38829564"/>
      <w:bookmarkStart w:id="2542" w:name="_Toc38830067"/>
      <w:bookmarkStart w:id="2543" w:name="_Toc38936230"/>
      <w:bookmarkStart w:id="2544" w:name="_Toc40990421"/>
      <w:bookmarkStart w:id="2545" w:name="_Toc41235032"/>
      <w:bookmarkStart w:id="2546" w:name="_Toc41235076"/>
      <w:bookmarkStart w:id="2547" w:name="_Toc42694848"/>
      <w:bookmarkStart w:id="2548" w:name="_Toc42708809"/>
      <w:bookmarkStart w:id="2549" w:name="_Toc38829565"/>
      <w:bookmarkStart w:id="2550" w:name="_Toc38830068"/>
      <w:bookmarkStart w:id="2551" w:name="_Toc38936231"/>
      <w:bookmarkStart w:id="2552" w:name="_Toc40990422"/>
      <w:bookmarkStart w:id="2553" w:name="_Toc41235033"/>
      <w:bookmarkStart w:id="2554" w:name="_Toc41235077"/>
      <w:bookmarkStart w:id="2555" w:name="_Toc42694849"/>
      <w:bookmarkStart w:id="2556" w:name="_Toc42708810"/>
      <w:bookmarkStart w:id="2557" w:name="_Ref47470424"/>
      <w:bookmarkStart w:id="2558" w:name="_Toc17513465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commentRangeStart w:id="2559"/>
      <w:commentRangeStart w:id="2560"/>
      <w:r w:rsidRPr="00237F07">
        <w:rPr>
          <w:rPrChange w:id="2561" w:author="jonathan pritchard" w:date="2024-08-21T11:05:00Z" w16du:dateUtc="2024-08-21T10:05:00Z">
            <w:rPr>
              <w:noProof/>
            </w:rPr>
          </w:rPrChange>
        </w:rPr>
        <w:t>Cursor Pick Reports and Displays in Interface Panels</w:t>
      </w:r>
      <w:bookmarkEnd w:id="2557"/>
      <w:commentRangeEnd w:id="2559"/>
      <w:r w:rsidR="00BB0BEC" w:rsidRPr="00237F07">
        <w:rPr>
          <w:rStyle w:val="CommentReference"/>
          <w:rFonts w:eastAsia="MS Mincho"/>
          <w:b w:val="0"/>
          <w:bCs w:val="0"/>
          <w:lang w:val="en-GB"/>
          <w:rPrChange w:id="2562" w:author="jonathan pritchard" w:date="2024-08-21T11:05:00Z" w16du:dateUtc="2024-08-21T10:05:00Z">
            <w:rPr>
              <w:rStyle w:val="CommentReference"/>
              <w:rFonts w:eastAsia="MS Mincho"/>
              <w:b w:val="0"/>
              <w:bCs w:val="0"/>
            </w:rPr>
          </w:rPrChange>
        </w:rPr>
        <w:commentReference w:id="2559"/>
      </w:r>
      <w:commentRangeEnd w:id="2560"/>
      <w:r w:rsidR="006C7502" w:rsidRPr="00237F07">
        <w:rPr>
          <w:rStyle w:val="CommentReference"/>
          <w:rFonts w:eastAsia="MS Mincho"/>
          <w:b w:val="0"/>
          <w:bCs w:val="0"/>
          <w:lang w:val="en-GB"/>
          <w:rPrChange w:id="2563" w:author="jonathan pritchard" w:date="2024-08-21T11:05:00Z" w16du:dateUtc="2024-08-21T10:05:00Z">
            <w:rPr>
              <w:rStyle w:val="CommentReference"/>
              <w:rFonts w:eastAsia="MS Mincho"/>
              <w:b w:val="0"/>
              <w:bCs w:val="0"/>
            </w:rPr>
          </w:rPrChange>
        </w:rPr>
        <w:commentReference w:id="2560"/>
      </w:r>
      <w:bookmarkEnd w:id="2558"/>
    </w:p>
    <w:p w14:paraId="5076502B" w14:textId="188A13F9" w:rsidR="00EF5BF4" w:rsidRPr="00237F07" w:rsidRDefault="00EF5BF4" w:rsidP="00997923">
      <w:pPr>
        <w:spacing w:after="120" w:line="240" w:lineRule="auto"/>
        <w:jc w:val="both"/>
        <w:rPr>
          <w:highlight w:val="yellow"/>
          <w:rPrChange w:id="2564" w:author="jonathan pritchard" w:date="2024-08-21T11:05:00Z" w16du:dateUtc="2024-08-21T10:05:00Z">
            <w:rPr/>
          </w:rPrChange>
        </w:rPr>
      </w:pPr>
      <w:commentRangeStart w:id="2565"/>
      <w:r w:rsidRPr="00237F07">
        <w:rPr>
          <w:highlight w:val="yellow"/>
          <w:rPrChange w:id="2566" w:author="jonathan pritchard" w:date="2024-08-21T11:05:00Z" w16du:dateUtc="2024-08-21T10:05:00Z">
            <w:rPr/>
          </w:rPrChange>
        </w:rPr>
        <w:t xml:space="preserve">ECDIS must be capable of performing spatial queries on ENC and other data during import and symbolisation. Spatial query is understood as </w:t>
      </w:r>
      <w:ins w:id="2567" w:author="jonathan pritchard" w:date="2024-05-29T02:31:00Z" w16du:dateUtc="2024-05-29T01:31:00Z">
        <w:r w:rsidR="004B6C6C" w:rsidRPr="00237F07">
          <w:rPr>
            <w:highlight w:val="yellow"/>
            <w:rPrChange w:id="2568" w:author="jonathan pritchard" w:date="2024-08-21T11:05:00Z" w16du:dateUtc="2024-08-21T10:05:00Z">
              <w:rPr/>
            </w:rPrChange>
          </w:rPr>
          <w:t>the ability</w:t>
        </w:r>
      </w:ins>
      <w:del w:id="2569" w:author="jonathan pritchard" w:date="2024-05-29T02:31:00Z" w16du:dateUtc="2024-05-29T01:31:00Z">
        <w:r w:rsidRPr="00237F07" w:rsidDel="004B6C6C">
          <w:rPr>
            <w:highlight w:val="yellow"/>
            <w:rPrChange w:id="2570" w:author="jonathan pritchard" w:date="2024-08-21T11:05:00Z" w16du:dateUtc="2024-08-21T10:05:00Z">
              <w:rPr/>
            </w:rPrChange>
          </w:rPr>
          <w:delText>possibility</w:delText>
        </w:r>
      </w:del>
      <w:r w:rsidRPr="00237F07">
        <w:rPr>
          <w:highlight w:val="yellow"/>
          <w:rPrChange w:id="2571" w:author="jonathan pritchard" w:date="2024-08-21T11:05:00Z" w16du:dateUtc="2024-08-21T10:05:00Z">
            <w:rPr/>
          </w:rPrChange>
        </w:rPr>
        <w:t xml:space="preserve"> to inspect graphical position and numerical value of spatial coordinates asso</w:t>
      </w:r>
      <w:r w:rsidR="00997923" w:rsidRPr="00237F07">
        <w:rPr>
          <w:highlight w:val="yellow"/>
          <w:rPrChange w:id="2572" w:author="jonathan pritchard" w:date="2024-08-21T11:05:00Z" w16du:dateUtc="2024-08-21T10:05:00Z">
            <w:rPr/>
          </w:rPrChange>
        </w:rPr>
        <w:t xml:space="preserve">ciated with a charted feature. </w:t>
      </w:r>
      <w:r w:rsidRPr="00237F07">
        <w:rPr>
          <w:highlight w:val="yellow"/>
          <w:rPrChange w:id="2573" w:author="jonathan pritchard" w:date="2024-08-21T11:05:00Z" w16du:dateUtc="2024-08-21T10:05:00Z">
            <w:rPr/>
          </w:rPrChange>
        </w:rPr>
        <w:t xml:space="preserve">Spatial query </w:t>
      </w:r>
      <w:del w:id="2574" w:author="jonathan pritchard" w:date="2024-08-20T07:08:00Z" w16du:dateUtc="2024-08-20T06:08:00Z">
        <w:r w:rsidRPr="00237F07" w:rsidDel="002F1059">
          <w:rPr>
            <w:highlight w:val="yellow"/>
            <w:rPrChange w:id="2575" w:author="jonathan pritchard" w:date="2024-08-21T11:05:00Z" w16du:dateUtc="2024-08-21T10:05:00Z">
              <w:rPr/>
            </w:rPrChange>
          </w:rPr>
          <w:delText xml:space="preserve">could </w:delText>
        </w:r>
      </w:del>
      <w:ins w:id="2576" w:author="jonathan pritchard" w:date="2024-08-20T07:08:00Z" w16du:dateUtc="2024-08-20T06:08:00Z">
        <w:r w:rsidR="002F1059" w:rsidRPr="00B77A92">
          <w:rPr>
            <w:highlight w:val="yellow"/>
          </w:rPr>
          <w:t>may</w:t>
        </w:r>
        <w:r w:rsidR="002F1059" w:rsidRPr="00237F07">
          <w:rPr>
            <w:highlight w:val="yellow"/>
            <w:rPrChange w:id="2577" w:author="jonathan pritchard" w:date="2024-08-21T11:05:00Z" w16du:dateUtc="2024-08-21T10:05:00Z">
              <w:rPr/>
            </w:rPrChange>
          </w:rPr>
          <w:t xml:space="preserve"> </w:t>
        </w:r>
      </w:ins>
      <w:r w:rsidRPr="00237F07">
        <w:rPr>
          <w:highlight w:val="yellow"/>
          <w:rPrChange w:id="2578" w:author="jonathan pritchard" w:date="2024-08-21T11:05:00Z" w16du:dateUtc="2024-08-21T10:05:00Z">
            <w:rPr/>
          </w:rPrChange>
        </w:rPr>
        <w:t>be available as by means of cursor pick or as an independent function.</w:t>
      </w:r>
    </w:p>
    <w:p w14:paraId="589C037C" w14:textId="47F5FA1B" w:rsidR="00584C0B" w:rsidRPr="00B77A92" w:rsidRDefault="00584C0B" w:rsidP="00997923">
      <w:pPr>
        <w:spacing w:after="120" w:line="240" w:lineRule="auto"/>
        <w:jc w:val="both"/>
      </w:pPr>
      <w:r w:rsidRPr="00237F07">
        <w:rPr>
          <w:highlight w:val="yellow"/>
          <w:rPrChange w:id="2579" w:author="jonathan pritchard" w:date="2024-08-21T11:05:00Z" w16du:dateUtc="2024-08-21T10:05:00Z">
            <w:rPr/>
          </w:rPrChange>
        </w:rPr>
        <w:t xml:space="preserve">It should be possible to step </w:t>
      </w:r>
      <w:commentRangeStart w:id="2580"/>
      <w:r w:rsidRPr="00237F07">
        <w:rPr>
          <w:highlight w:val="yellow"/>
          <w:rPrChange w:id="2581" w:author="jonathan pritchard" w:date="2024-08-21T11:05:00Z" w16du:dateUtc="2024-08-21T10:05:00Z">
            <w:rPr/>
          </w:rPrChange>
        </w:rPr>
        <w:t>forward or backward in spatial chains</w:t>
      </w:r>
      <w:commentRangeEnd w:id="2580"/>
      <w:r w:rsidR="004B6C6C" w:rsidRPr="00237F07">
        <w:rPr>
          <w:rStyle w:val="CommentReference"/>
          <w:highlight w:val="yellow"/>
          <w:lang w:val="en-GB"/>
          <w:rPrChange w:id="2582" w:author="jonathan pritchard" w:date="2024-08-21T11:05:00Z" w16du:dateUtc="2024-08-21T10:05:00Z">
            <w:rPr>
              <w:rStyle w:val="CommentReference"/>
            </w:rPr>
          </w:rPrChange>
        </w:rPr>
        <w:commentReference w:id="2580"/>
      </w:r>
      <w:r w:rsidRPr="00237F07">
        <w:rPr>
          <w:highlight w:val="yellow"/>
          <w:rPrChange w:id="2583" w:author="jonathan pritchard" w:date="2024-08-21T11:05:00Z" w16du:dateUtc="2024-08-21T10:05:00Z">
            <w:rPr/>
          </w:rPrChange>
        </w:rPr>
        <w:t>.</w:t>
      </w:r>
      <w:commentRangeEnd w:id="2565"/>
      <w:r w:rsidR="00B224C2" w:rsidRPr="00237F07">
        <w:rPr>
          <w:rStyle w:val="CommentReference"/>
          <w:highlight w:val="yellow"/>
          <w:lang w:val="en-GB"/>
          <w:rPrChange w:id="2584" w:author="jonathan pritchard" w:date="2024-08-21T11:05:00Z" w16du:dateUtc="2024-08-21T10:05:00Z">
            <w:rPr>
              <w:rStyle w:val="CommentReference"/>
            </w:rPr>
          </w:rPrChange>
        </w:rPr>
        <w:commentReference w:id="2565"/>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2585" w:name="_Toc175134657"/>
      <w:commentRangeStart w:id="2586"/>
      <w:r w:rsidRPr="00B77A92">
        <w:t>Curso</w:t>
      </w:r>
      <w:r w:rsidR="00AB7E34" w:rsidRPr="00B77A92">
        <w:t>r pick r</w:t>
      </w:r>
      <w:r w:rsidRPr="00B77A92">
        <w:t>ules</w:t>
      </w:r>
      <w:commentRangeEnd w:id="2586"/>
      <w:r w:rsidR="00B224C2" w:rsidRPr="00237F07">
        <w:rPr>
          <w:rStyle w:val="CommentReference"/>
          <w:rFonts w:eastAsia="MS Mincho"/>
          <w:b w:val="0"/>
          <w:bCs w:val="0"/>
          <w:lang w:val="en-GB"/>
          <w:rPrChange w:id="2587" w:author="jonathan pritchard" w:date="2024-08-21T11:05:00Z" w16du:dateUtc="2024-08-21T10:05:00Z">
            <w:rPr>
              <w:rStyle w:val="CommentReference"/>
              <w:rFonts w:eastAsia="MS Mincho"/>
              <w:b w:val="0"/>
              <w:bCs w:val="0"/>
            </w:rPr>
          </w:rPrChange>
        </w:rPr>
        <w:commentReference w:id="2586"/>
      </w:r>
      <w:bookmarkEnd w:id="2585"/>
    </w:p>
    <w:p w14:paraId="3575442C" w14:textId="1670141F"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 xml:space="preserve">eports. </w:t>
      </w:r>
    </w:p>
    <w:p w14:paraId="1CAD7CCD" w14:textId="37C32145" w:rsidR="007C15E6" w:rsidRPr="00B77A92"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commentRangeStart w:id="2588"/>
      <w:commentRangeStart w:id="2589"/>
      <w:r w:rsidRPr="00B77A92">
        <w:t xml:space="preserve">should </w:t>
      </w:r>
      <w:commentRangeEnd w:id="2588"/>
      <w:r w:rsidR="0007289C" w:rsidRPr="00237F07">
        <w:rPr>
          <w:rStyle w:val="CommentReference"/>
          <w:lang w:val="en-GB"/>
          <w:rPrChange w:id="2590" w:author="jonathan pritchard" w:date="2024-08-21T11:05:00Z" w16du:dateUtc="2024-08-21T10:05:00Z">
            <w:rPr>
              <w:rStyle w:val="CommentReference"/>
            </w:rPr>
          </w:rPrChange>
        </w:rPr>
        <w:commentReference w:id="2588"/>
      </w:r>
      <w:commentRangeEnd w:id="2589"/>
      <w:r w:rsidR="0070252F" w:rsidRPr="00237F07">
        <w:rPr>
          <w:rStyle w:val="CommentReference"/>
          <w:lang w:val="en-GB"/>
          <w:rPrChange w:id="2591" w:author="jonathan pritchard" w:date="2024-08-21T11:05:00Z" w16du:dateUtc="2024-08-21T10:05:00Z">
            <w:rPr>
              <w:rStyle w:val="CommentReference"/>
            </w:rPr>
          </w:rPrChange>
        </w:rPr>
        <w:commentReference w:id="2589"/>
      </w:r>
      <w:r w:rsidRPr="00B77A92">
        <w:t>be displayed</w:t>
      </w:r>
      <w:r w:rsidR="00CD538D" w:rsidRPr="00B77A92">
        <w:t>.</w:t>
      </w:r>
      <w:ins w:id="2592" w:author="jonathan pritchard" w:date="2024-08-20T07:05:00Z" w16du:dateUtc="2024-08-20T06:05:00Z">
        <w:r w:rsidR="00E03B21" w:rsidRPr="00B77A92">
          <w:t xml:space="preserve"> </w:t>
        </w:r>
      </w:ins>
      <w:ins w:id="2593" w:author="jonathan pritchard" w:date="2024-08-20T07:06:00Z" w16du:dateUtc="2024-08-20T06:06:00Z">
        <w:r w:rsidR="00E03B21" w:rsidRPr="00B77A92">
          <w:t xml:space="preserve">If a language pack is installed then the feature and attribute names should use the </w:t>
        </w:r>
      </w:ins>
      <w:ins w:id="2594" w:author="jonathan pritchard" w:date="2024-08-20T07:07:00Z" w16du:dateUtc="2024-08-20T06:07:00Z">
        <w:r w:rsidR="00E03B21" w:rsidRPr="00B77A92">
          <w:t xml:space="preserve">translated names contained in the language pack according to user </w:t>
        </w:r>
        <w:commentRangeStart w:id="2595"/>
        <w:r w:rsidR="00E03B21" w:rsidRPr="00B77A92">
          <w:t>preference</w:t>
        </w:r>
      </w:ins>
      <w:commentRangeEnd w:id="2595"/>
      <w:ins w:id="2596" w:author="jonathan pritchard" w:date="2024-08-20T07:28:00Z" w16du:dateUtc="2024-08-20T06:28:00Z">
        <w:r w:rsidR="00046CD8" w:rsidRPr="00237F07">
          <w:rPr>
            <w:rStyle w:val="CommentReference"/>
            <w:lang w:val="en-GB"/>
            <w:rPrChange w:id="2597" w:author="jonathan pritchard" w:date="2024-08-21T11:05:00Z" w16du:dateUtc="2024-08-21T10:05:00Z">
              <w:rPr>
                <w:rStyle w:val="CommentReference"/>
              </w:rPr>
            </w:rPrChange>
          </w:rPr>
          <w:commentReference w:id="2595"/>
        </w:r>
      </w:ins>
      <w:ins w:id="2598" w:author="jonathan pritchard" w:date="2024-08-20T07:07:00Z" w16du:dateUtc="2024-08-20T06:07:00Z">
        <w:r w:rsidR="00E03B21" w:rsidRPr="00B77A92">
          <w:t>.</w:t>
        </w:r>
      </w:ins>
    </w:p>
    <w:p w14:paraId="4B1DD333" w14:textId="6B487202" w:rsidR="001C47B3" w:rsidRPr="00B77A92" w:rsidRDefault="001C47B3" w:rsidP="00AE2737">
      <w:pPr>
        <w:pStyle w:val="ISOChange"/>
        <w:numPr>
          <w:ilvl w:val="0"/>
          <w:numId w:val="34"/>
        </w:numPr>
        <w:spacing w:before="0" w:after="60" w:line="240" w:lineRule="auto"/>
        <w:jc w:val="both"/>
        <w:rPr>
          <w:sz w:val="20"/>
          <w:highlight w:val="yellow"/>
          <w:lang w:eastAsia="ko-KR"/>
        </w:rPr>
      </w:pPr>
      <w:r w:rsidRPr="00B77A92">
        <w:rPr>
          <w:sz w:val="20"/>
          <w:highlight w:val="yellow"/>
          <w:lang w:eastAsia="ko-KR"/>
        </w:rPr>
        <w:t>Spot selected on chart pane should be m</w:t>
      </w:r>
      <w:r w:rsidR="00507556" w:rsidRPr="00B77A92">
        <w:rPr>
          <w:sz w:val="20"/>
          <w:highlight w:val="yellow"/>
          <w:lang w:eastAsia="ko-KR"/>
        </w:rPr>
        <w:t>arked by symbols from IEC 62288.</w:t>
      </w:r>
    </w:p>
    <w:p w14:paraId="469980CA" w14:textId="15D27DFD" w:rsidR="007C15E6" w:rsidRPr="00B77A92" w:rsidRDefault="00CD538D" w:rsidP="00AE2737">
      <w:pPr>
        <w:pStyle w:val="ListParagraph"/>
        <w:numPr>
          <w:ilvl w:val="0"/>
          <w:numId w:val="34"/>
        </w:numPr>
        <w:spacing w:after="60" w:line="240" w:lineRule="auto"/>
        <w:jc w:val="both"/>
      </w:pPr>
      <w:commentRangeStart w:id="2599"/>
      <w:commentRangeStart w:id="2600"/>
      <w:r w:rsidRPr="00B77A92">
        <w:t>Listed</w:t>
      </w:r>
      <w:commentRangeEnd w:id="2599"/>
      <w:r w:rsidR="00F91C71" w:rsidRPr="00237F07">
        <w:rPr>
          <w:rStyle w:val="CommentReference"/>
          <w:lang w:val="en-GB"/>
          <w:rPrChange w:id="2601" w:author="jonathan pritchard" w:date="2024-08-21T11:05:00Z" w16du:dateUtc="2024-08-21T10:05:00Z">
            <w:rPr>
              <w:rStyle w:val="CommentReference"/>
            </w:rPr>
          </w:rPrChange>
        </w:rPr>
        <w:commentReference w:id="2599"/>
      </w:r>
      <w:commentRangeEnd w:id="2600"/>
      <w:r w:rsidR="00F91C71" w:rsidRPr="00237F07">
        <w:rPr>
          <w:rStyle w:val="CommentReference"/>
          <w:lang w:val="en-GB"/>
          <w:rPrChange w:id="2602" w:author="jonathan pritchard" w:date="2024-08-21T11:05:00Z" w16du:dateUtc="2024-08-21T10:05:00Z">
            <w:rPr>
              <w:rStyle w:val="CommentReference"/>
            </w:rPr>
          </w:rPrChange>
        </w:rPr>
        <w:commentReference w:id="2600"/>
      </w:r>
      <w:r w:rsidR="007C15E6" w:rsidRPr="00B77A92">
        <w:t xml:space="preserve"> value names should be displayed</w:t>
      </w:r>
      <w:r w:rsidRPr="00B77A92">
        <w:t>.</w:t>
      </w:r>
    </w:p>
    <w:p w14:paraId="09EEA7B1" w14:textId="4D10CA49" w:rsidR="007C15E6" w:rsidRPr="00B77A92" w:rsidRDefault="007C15E6" w:rsidP="00AE2737">
      <w:pPr>
        <w:pStyle w:val="ListParagraph"/>
        <w:numPr>
          <w:ilvl w:val="0"/>
          <w:numId w:val="34"/>
        </w:numPr>
        <w:spacing w:after="60" w:line="240" w:lineRule="auto"/>
        <w:jc w:val="both"/>
      </w:pPr>
      <w:r w:rsidRPr="00B77A92">
        <w:t>There should not be any padding of attribute values, for example, a height of 10 metres should not be padded to 10.000000 metres as this could potentially confuse or mislead the Mariner.</w:t>
      </w:r>
    </w:p>
    <w:p w14:paraId="23A3F0C4" w14:textId="2E94BCC0" w:rsidR="007C15E6" w:rsidRPr="00B77A92" w:rsidRDefault="007C15E6" w:rsidP="00AE2737">
      <w:pPr>
        <w:pStyle w:val="ListParagraph"/>
        <w:numPr>
          <w:ilvl w:val="0"/>
          <w:numId w:val="34"/>
        </w:numPr>
        <w:spacing w:after="60" w:line="240" w:lineRule="auto"/>
        <w:jc w:val="both"/>
      </w:pPr>
      <w:r w:rsidRPr="00B77A92">
        <w:t xml:space="preserve">Units of measure should be included after all attribute values </w:t>
      </w:r>
      <w:r w:rsidRPr="00237F07">
        <w:rPr>
          <w:highlight w:val="yellow"/>
          <w:rPrChange w:id="2603" w:author="jonathan pritchard" w:date="2024-08-21T11:05:00Z" w16du:dateUtc="2024-08-21T10:05:00Z">
            <w:rPr/>
          </w:rPrChange>
        </w:rPr>
        <w:t>which are weights or measures</w:t>
      </w:r>
      <w:r w:rsidRPr="00B77A92">
        <w:t>.</w:t>
      </w:r>
    </w:p>
    <w:p w14:paraId="63586345" w14:textId="6389F38B" w:rsidR="007C15E6" w:rsidRPr="00B77A92" w:rsidRDefault="007C15E6" w:rsidP="00AE2737">
      <w:pPr>
        <w:pStyle w:val="ListParagraph"/>
        <w:numPr>
          <w:ilvl w:val="0"/>
          <w:numId w:val="34"/>
        </w:numPr>
        <w:spacing w:after="60" w:line="240" w:lineRule="auto"/>
        <w:jc w:val="both"/>
      </w:pPr>
      <w:r w:rsidRPr="00B77A92">
        <w:t>Cursor enquiry should 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237F07">
        <w:rPr>
          <w:highlight w:val="yellow"/>
          <w:rPrChange w:id="2604" w:author="jonathan pritchard" w:date="2024-08-21T11:05:00Z" w16du:dateUtc="2024-08-21T10:05:00Z">
            <w:rPr/>
          </w:rPrChange>
        </w:rPr>
        <w:t xml:space="preserve">which may </w:t>
      </w:r>
      <w:r w:rsidR="009466E9" w:rsidRPr="00237F07">
        <w:rPr>
          <w:highlight w:val="yellow"/>
          <w:rPrChange w:id="2605" w:author="jonathan pritchard" w:date="2024-08-21T11:05:00Z" w16du:dateUtc="2024-08-21T10:05:00Z">
            <w:rPr/>
          </w:rPrChange>
        </w:rPr>
        <w:t xml:space="preserve">link </w:t>
      </w:r>
      <w:r w:rsidR="00D60608" w:rsidRPr="00237F07">
        <w:rPr>
          <w:highlight w:val="yellow"/>
          <w:rPrChange w:id="2606" w:author="jonathan pritchard" w:date="2024-08-21T11:05:00Z" w16du:dateUtc="2024-08-21T10:05:00Z">
            <w:rPr/>
          </w:rPrChange>
        </w:rPr>
        <w:t xml:space="preserve">to information types or features that </w:t>
      </w:r>
      <w:r w:rsidRPr="00237F07">
        <w:rPr>
          <w:highlight w:val="yellow"/>
          <w:rPrChange w:id="2607" w:author="jonathan pritchard" w:date="2024-08-21T11:05:00Z" w16du:dateUtc="2024-08-21T10:05:00Z">
            <w:rPr/>
          </w:rPrChange>
        </w:rPr>
        <w:t>carry additional information such</w:t>
      </w:r>
      <w:r w:rsidR="004B7EF4" w:rsidRPr="00237F07">
        <w:rPr>
          <w:highlight w:val="yellow"/>
          <w:rPrChange w:id="2608" w:author="jonathan pritchard" w:date="2024-08-21T11:05:00Z" w16du:dateUtc="2024-08-21T10:05:00Z">
            <w:rPr/>
          </w:rPrChange>
        </w:rPr>
        <w:t xml:space="preserve"> as</w:t>
      </w:r>
      <w:r w:rsidRPr="00237F07">
        <w:rPr>
          <w:highlight w:val="yellow"/>
          <w:rPrChange w:id="2609" w:author="jonathan pritchard" w:date="2024-08-21T11:05:00Z" w16du:dateUtc="2024-08-21T10:05:00Z">
            <w:rPr/>
          </w:rPrChange>
        </w:rPr>
        <w:t xml:space="preserve"> a </w:t>
      </w:r>
      <w:r w:rsidRPr="00237F07">
        <w:rPr>
          <w:i/>
          <w:iCs/>
          <w:highlight w:val="yellow"/>
          <w:rPrChange w:id="2610" w:author="jonathan pritchard" w:date="2024-08-21T11:05:00Z" w16du:dateUtc="2024-08-21T10:05:00Z">
            <w:rPr>
              <w:i/>
              <w:iCs/>
            </w:rPr>
          </w:rPrChange>
        </w:rPr>
        <w:t>featureName</w:t>
      </w:r>
      <w:r w:rsidRPr="00237F07">
        <w:rPr>
          <w:highlight w:val="yellow"/>
          <w:rPrChange w:id="2611" w:author="jonathan pritchard" w:date="2024-08-21T11:05:00Z" w16du:dateUtc="2024-08-21T10:05:00Z">
            <w:rPr/>
          </w:rPrChange>
        </w:rPr>
        <w:t>.</w:t>
      </w:r>
      <w:r w:rsidRPr="00B77A92">
        <w:t xml:space="preserve"> </w:t>
      </w:r>
    </w:p>
    <w:p w14:paraId="20CA07A5" w14:textId="41B35ECA" w:rsidR="00CD538D" w:rsidRPr="00B77A92" w:rsidRDefault="007C15E6" w:rsidP="00AE2737">
      <w:pPr>
        <w:pStyle w:val="ListParagraph"/>
        <w:numPr>
          <w:ilvl w:val="0"/>
          <w:numId w:val="34"/>
        </w:numPr>
        <w:spacing w:after="60" w:line="240" w:lineRule="auto"/>
        <w:jc w:val="both"/>
      </w:pPr>
      <w:r w:rsidRPr="00B77A92">
        <w:t>Dates should be given in the form “Day Month Year” DD-MMM-YYYY.</w:t>
      </w:r>
    </w:p>
    <w:p w14:paraId="7314C133" w14:textId="1826245B" w:rsidR="007C15E6" w:rsidRPr="00B77A92" w:rsidRDefault="00CD538D" w:rsidP="00507556">
      <w:pPr>
        <w:pStyle w:val="ListParagraph"/>
        <w:spacing w:after="60" w:line="240" w:lineRule="auto"/>
        <w:jc w:val="both"/>
      </w:pPr>
      <w:r w:rsidRPr="00B77A92">
        <w:t xml:space="preserve">Month abbreviations should be: </w:t>
      </w:r>
      <w:r w:rsidR="007C15E6" w:rsidRPr="00B77A92">
        <w:t>JAN, FEB, MAR, APR, MAY, JUN, JUL, AUG, SEP, OCT, NOV,</w:t>
      </w:r>
      <w:r w:rsidR="00553CD1" w:rsidRPr="00B77A92">
        <w:t xml:space="preserve"> </w:t>
      </w:r>
      <w:r w:rsidR="007C15E6" w:rsidRPr="00B77A92">
        <w:t>DEC</w:t>
      </w:r>
      <w:r w:rsidR="00553CD1" w:rsidRPr="00B77A92">
        <w:t>.</w:t>
      </w:r>
    </w:p>
    <w:p w14:paraId="064D2E3F" w14:textId="6DF40AAA"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eport should only return information about the visible features on the ECDIS display.</w:t>
      </w:r>
      <w:r w:rsidR="00CD538D" w:rsidRPr="00B77A92">
        <w:t xml:space="preserve"> </w:t>
      </w:r>
      <w:r w:rsidRPr="00B77A92">
        <w:t xml:space="preserve">If the viewing group is turned on all features even </w:t>
      </w:r>
      <w:ins w:id="2612" w:author="jonathan pritchard" w:date="2024-07-17T12:01:00Z" w16du:dateUtc="2024-07-17T11:01:00Z">
        <w:r w:rsidR="0007289C" w:rsidRPr="00B77A92">
          <w:t>“</w:t>
        </w:r>
      </w:ins>
      <w:r w:rsidRPr="00B77A92">
        <w:t>no symbol</w:t>
      </w:r>
      <w:ins w:id="2613" w:author="jonathan pritchard" w:date="2024-07-17T12:01:00Z" w16du:dateUtc="2024-07-17T11:01:00Z">
        <w:r w:rsidR="0007289C" w:rsidRPr="00B77A92">
          <w:t>”</w:t>
        </w:r>
      </w:ins>
      <w:r w:rsidRPr="00B77A92">
        <w:t xml:space="preserve"> features</w:t>
      </w:r>
      <w:ins w:id="2614" w:author="jonathan pritchard" w:date="2024-07-17T12:01:00Z" w16du:dateUtc="2024-07-17T11:01:00Z">
        <w:r w:rsidR="0007289C" w:rsidRPr="00B77A92">
          <w:t>, those</w:t>
        </w:r>
      </w:ins>
      <w:r w:rsidRPr="00B77A92">
        <w:t xml:space="preserve"> without visible presentation within that viewing group are available via the cursor </w:t>
      </w:r>
      <w:r w:rsidR="00507556" w:rsidRPr="00B77A92">
        <w:t>P</w:t>
      </w:r>
      <w:r w:rsidRPr="00B77A92">
        <w:t xml:space="preserve">ick </w:t>
      </w:r>
      <w:r w:rsidR="00507556" w:rsidRPr="00B77A92">
        <w:t>R</w:t>
      </w:r>
      <w:r w:rsidRPr="00B77A92">
        <w:t>eport</w:t>
      </w:r>
      <w:r w:rsidR="00CD538D" w:rsidRPr="00B77A92">
        <w:t>.</w:t>
      </w:r>
    </w:p>
    <w:p w14:paraId="7C070834" w14:textId="649378B8" w:rsidR="007C15E6" w:rsidRPr="00237F07" w:rsidRDefault="007C15E6" w:rsidP="00AE2737">
      <w:pPr>
        <w:pStyle w:val="ListParagraph"/>
        <w:numPr>
          <w:ilvl w:val="0"/>
          <w:numId w:val="34"/>
        </w:numPr>
        <w:spacing w:after="60" w:line="240" w:lineRule="auto"/>
        <w:jc w:val="both"/>
        <w:rPr>
          <w:highlight w:val="yellow"/>
          <w:rPrChange w:id="2615" w:author="jonathan pritchard" w:date="2024-08-21T11:05:00Z" w16du:dateUtc="2024-08-21T10:05:00Z">
            <w:rPr/>
          </w:rPrChange>
        </w:rPr>
      </w:pPr>
      <w:r w:rsidRPr="00237F07">
        <w:rPr>
          <w:highlight w:val="yellow"/>
          <w:rPrChange w:id="2616" w:author="jonathan pritchard" w:date="2024-08-21T11:05:00Z" w16du:dateUtc="2024-08-21T10:05:00Z">
            <w:rPr/>
          </w:rPrChange>
        </w:rPr>
        <w:t xml:space="preserve">Cursor enquiry should extend to the </w:t>
      </w:r>
      <w:r w:rsidR="006839AE" w:rsidRPr="00237F07">
        <w:rPr>
          <w:highlight w:val="yellow"/>
          <w:rPrChange w:id="2617" w:author="jonathan pritchard" w:date="2024-08-21T11:05:00Z" w16du:dateUtc="2024-08-21T10:05:00Z">
            <w:rPr/>
          </w:rPrChange>
        </w:rPr>
        <w:t xml:space="preserve">uncertainty of the </w:t>
      </w:r>
      <w:r w:rsidRPr="00237F07">
        <w:rPr>
          <w:highlight w:val="yellow"/>
          <w:rPrChange w:id="2618" w:author="jonathan pritchard" w:date="2024-08-21T11:05:00Z" w16du:dateUtc="2024-08-21T10:05:00Z">
            <w:rPr/>
          </w:rPrChange>
        </w:rPr>
        <w:t xml:space="preserve">spatial </w:t>
      </w:r>
      <w:r w:rsidR="00553CD1" w:rsidRPr="00237F07">
        <w:rPr>
          <w:highlight w:val="yellow"/>
          <w:rPrChange w:id="2619" w:author="jonathan pritchard" w:date="2024-08-21T11:05:00Z" w16du:dateUtc="2024-08-21T10:05:00Z">
            <w:rPr/>
          </w:rPrChange>
        </w:rPr>
        <w:t>object</w:t>
      </w:r>
      <w:r w:rsidRPr="00237F07">
        <w:rPr>
          <w:highlight w:val="yellow"/>
          <w:rPrChange w:id="2620" w:author="jonathan pritchard" w:date="2024-08-21T11:05:00Z" w16du:dateUtc="2024-08-21T10:05:00Z">
            <w:rPr/>
          </w:rPrChange>
        </w:rPr>
        <w:t xml:space="preserve">, </w:t>
      </w:r>
      <w:r w:rsidR="006839AE" w:rsidRPr="00237F07">
        <w:rPr>
          <w:highlight w:val="yellow"/>
          <w:rPrChange w:id="2621" w:author="jonathan pritchard" w:date="2024-08-21T11:05:00Z" w16du:dateUtc="2024-08-21T10:05:00Z">
            <w:rPr/>
          </w:rPrChange>
        </w:rPr>
        <w:t xml:space="preserve">including attributes </w:t>
      </w:r>
      <w:proofErr w:type="spellStart"/>
      <w:r w:rsidR="00507556" w:rsidRPr="00237F07">
        <w:rPr>
          <w:i/>
          <w:iCs/>
          <w:highlight w:val="yellow"/>
          <w:rPrChange w:id="2622" w:author="jonathan pritchard" w:date="2024-08-21T11:05:00Z" w16du:dateUtc="2024-08-21T10:05:00Z">
            <w:rPr>
              <w:i/>
              <w:iCs/>
            </w:rPr>
          </w:rPrChange>
        </w:rPr>
        <w:t>qualityOfHorizontalM</w:t>
      </w:r>
      <w:r w:rsidR="006839AE" w:rsidRPr="00237F07">
        <w:rPr>
          <w:i/>
          <w:iCs/>
          <w:highlight w:val="yellow"/>
          <w:rPrChange w:id="2623" w:author="jonathan pritchard" w:date="2024-08-21T11:05:00Z" w16du:dateUtc="2024-08-21T10:05:00Z">
            <w:rPr>
              <w:i/>
              <w:iCs/>
            </w:rPr>
          </w:rPrChange>
        </w:rPr>
        <w:t>easurement</w:t>
      </w:r>
      <w:proofErr w:type="spellEnd"/>
      <w:r w:rsidR="006839AE" w:rsidRPr="00237F07">
        <w:rPr>
          <w:highlight w:val="yellow"/>
          <w:rPrChange w:id="2624" w:author="jonathan pritchard" w:date="2024-08-21T11:05:00Z" w16du:dateUtc="2024-08-21T10:05:00Z">
            <w:rPr/>
          </w:rPrChange>
        </w:rPr>
        <w:t xml:space="preserve">, </w:t>
      </w:r>
      <w:proofErr w:type="spellStart"/>
      <w:r w:rsidR="006839AE" w:rsidRPr="00237F07">
        <w:rPr>
          <w:i/>
          <w:iCs/>
          <w:highlight w:val="yellow"/>
          <w:rPrChange w:id="2625" w:author="jonathan pritchard" w:date="2024-08-21T11:05:00Z" w16du:dateUtc="2024-08-21T10:05:00Z">
            <w:rPr>
              <w:i/>
              <w:iCs/>
            </w:rPr>
          </w:rPrChange>
        </w:rPr>
        <w:t>ve</w:t>
      </w:r>
      <w:r w:rsidR="00507556" w:rsidRPr="00237F07">
        <w:rPr>
          <w:i/>
          <w:iCs/>
          <w:highlight w:val="yellow"/>
          <w:rPrChange w:id="2626" w:author="jonathan pritchard" w:date="2024-08-21T11:05:00Z" w16du:dateUtc="2024-08-21T10:05:00Z">
            <w:rPr>
              <w:i/>
              <w:iCs/>
            </w:rPr>
          </w:rPrChange>
        </w:rPr>
        <w:t>rticalU</w:t>
      </w:r>
      <w:r w:rsidR="006839AE" w:rsidRPr="00237F07">
        <w:rPr>
          <w:i/>
          <w:iCs/>
          <w:highlight w:val="yellow"/>
          <w:rPrChange w:id="2627" w:author="jonathan pritchard" w:date="2024-08-21T11:05:00Z" w16du:dateUtc="2024-08-21T10:05:00Z">
            <w:rPr>
              <w:i/>
              <w:iCs/>
            </w:rPr>
          </w:rPrChange>
        </w:rPr>
        <w:t>ncertainty</w:t>
      </w:r>
      <w:proofErr w:type="spellEnd"/>
      <w:r w:rsidR="006839AE" w:rsidRPr="00237F07">
        <w:rPr>
          <w:highlight w:val="yellow"/>
          <w:rPrChange w:id="2628" w:author="jonathan pritchard" w:date="2024-08-21T11:05:00Z" w16du:dateUtc="2024-08-21T10:05:00Z">
            <w:rPr/>
          </w:rPrChange>
        </w:rPr>
        <w:t xml:space="preserve">, and </w:t>
      </w:r>
      <w:proofErr w:type="spellStart"/>
      <w:r w:rsidR="00507556" w:rsidRPr="00237F07">
        <w:rPr>
          <w:i/>
          <w:iCs/>
          <w:highlight w:val="yellow"/>
          <w:rPrChange w:id="2629" w:author="jonathan pritchard" w:date="2024-08-21T11:05:00Z" w16du:dateUtc="2024-08-21T10:05:00Z">
            <w:rPr>
              <w:i/>
              <w:iCs/>
            </w:rPr>
          </w:rPrChange>
        </w:rPr>
        <w:t>horizontalPositionU</w:t>
      </w:r>
      <w:r w:rsidR="006839AE" w:rsidRPr="00237F07">
        <w:rPr>
          <w:i/>
          <w:iCs/>
          <w:highlight w:val="yellow"/>
          <w:rPrChange w:id="2630" w:author="jonathan pritchard" w:date="2024-08-21T11:05:00Z" w16du:dateUtc="2024-08-21T10:05:00Z">
            <w:rPr>
              <w:i/>
              <w:iCs/>
            </w:rPr>
          </w:rPrChange>
        </w:rPr>
        <w:t>ncertainty</w:t>
      </w:r>
      <w:proofErr w:type="spellEnd"/>
      <w:r w:rsidR="006839AE" w:rsidRPr="00237F07">
        <w:rPr>
          <w:highlight w:val="yellow"/>
          <w:rPrChange w:id="2631" w:author="jonathan pritchard" w:date="2024-08-21T11:05:00Z" w16du:dateUtc="2024-08-21T10:05:00Z">
            <w:rPr/>
          </w:rPrChange>
        </w:rPr>
        <w:t xml:space="preserve"> from an associated </w:t>
      </w:r>
      <w:r w:rsidR="006839AE" w:rsidRPr="00237F07">
        <w:rPr>
          <w:b/>
          <w:iCs/>
          <w:highlight w:val="yellow"/>
          <w:rPrChange w:id="2632" w:author="jonathan pritchard" w:date="2024-08-21T11:05:00Z" w16du:dateUtc="2024-08-21T10:05:00Z">
            <w:rPr>
              <w:b/>
              <w:iCs/>
            </w:rPr>
          </w:rPrChange>
        </w:rPr>
        <w:t>Spatial Quality</w:t>
      </w:r>
      <w:r w:rsidR="006839AE" w:rsidRPr="00237F07">
        <w:rPr>
          <w:highlight w:val="yellow"/>
          <w:rPrChange w:id="2633" w:author="jonathan pritchard" w:date="2024-08-21T11:05:00Z" w16du:dateUtc="2024-08-21T10:05:00Z">
            <w:rPr/>
          </w:rPrChange>
        </w:rPr>
        <w:t xml:space="preserve"> information type.</w:t>
      </w:r>
    </w:p>
    <w:p w14:paraId="2F31003D" w14:textId="732BA26B" w:rsidR="002C1756" w:rsidRPr="00B77A92" w:rsidRDefault="00507556" w:rsidP="00AE2737">
      <w:pPr>
        <w:pStyle w:val="ListParagraph"/>
        <w:numPr>
          <w:ilvl w:val="0"/>
          <w:numId w:val="34"/>
        </w:numPr>
        <w:spacing w:after="120" w:line="240" w:lineRule="auto"/>
        <w:jc w:val="both"/>
      </w:pPr>
      <w:r w:rsidRPr="00B77A92">
        <w:t xml:space="preserve"> </w:t>
      </w:r>
      <w:r w:rsidR="002C1756" w:rsidRPr="00B77A92">
        <w:t xml:space="preserve">The </w:t>
      </w:r>
      <w:r w:rsidRPr="00B77A92">
        <w:t>P</w:t>
      </w:r>
      <w:r w:rsidR="002C1756" w:rsidRPr="00B77A92">
        <w:t xml:space="preserve">ick </w:t>
      </w:r>
      <w:r w:rsidRPr="00B77A92">
        <w:t>R</w:t>
      </w:r>
      <w:r w:rsidR="002C1756" w:rsidRPr="00B77A92">
        <w:t xml:space="preserve">eport should indicate the data product from which the information is extracted. </w:t>
      </w:r>
      <w:r w:rsidR="005D180F" w:rsidRPr="00B77A92">
        <w:t>Descriptive data product names or abbreviations as should be preferred if possible (</w:t>
      </w:r>
      <w:r w:rsidRPr="00B77A92">
        <w:t>for example</w:t>
      </w:r>
      <w:r w:rsidR="005D180F" w:rsidRPr="00B77A92">
        <w:t>, “ENC” or “Electronic Navigational Chart”, not “S-101”). The Dataset Identification in the Product Specification and</w:t>
      </w:r>
      <w:r w:rsidR="00EE7A2C" w:rsidRPr="00B77A92">
        <w:t xml:space="preserve"> dataset</w:t>
      </w:r>
      <w:r w:rsidR="005D180F" w:rsidRPr="00B77A92">
        <w:t xml:space="preserve"> discovery metadata</w:t>
      </w:r>
      <w:r w:rsidR="00D60608" w:rsidRPr="00B77A92">
        <w:t xml:space="preserve"> in the </w:t>
      </w:r>
      <w:r w:rsidRPr="00B77A92">
        <w:t>E</w:t>
      </w:r>
      <w:r w:rsidR="00D60608" w:rsidRPr="00B77A92">
        <w:t xml:space="preserve">xchange </w:t>
      </w:r>
      <w:r w:rsidRPr="00B77A92">
        <w:t>C</w:t>
      </w:r>
      <w:r w:rsidR="00D60608" w:rsidRPr="00B77A92">
        <w:t>atalogue</w:t>
      </w:r>
      <w:r w:rsidR="005D180F" w:rsidRPr="00B77A92">
        <w:t xml:space="preserve"> should contain this information. </w:t>
      </w:r>
    </w:p>
    <w:p w14:paraId="3351AFAD" w14:textId="36002CEF" w:rsidR="00B224C2" w:rsidRPr="00237F07" w:rsidRDefault="00B224C2" w:rsidP="00AE2737">
      <w:pPr>
        <w:pStyle w:val="ListParagraph"/>
        <w:numPr>
          <w:ilvl w:val="0"/>
          <w:numId w:val="34"/>
        </w:numPr>
        <w:spacing w:after="120" w:line="240" w:lineRule="auto"/>
        <w:jc w:val="both"/>
        <w:rPr>
          <w:rPrChange w:id="2634" w:author="jonathan pritchard" w:date="2024-08-21T11:05:00Z" w16du:dateUtc="2024-08-21T10:05:00Z">
            <w:rPr>
              <w:b/>
              <w:bCs/>
            </w:rPr>
          </w:rPrChange>
        </w:rPr>
      </w:pPr>
      <w:r w:rsidRPr="00B77A92">
        <w:t xml:space="preserve"> </w:t>
      </w:r>
      <w:r w:rsidRPr="00B77A92">
        <w:rPr>
          <w:b/>
          <w:bCs/>
        </w:rPr>
        <w:t>Complex or Simple Attributes with private visibility (</w:t>
      </w:r>
      <w:r w:rsidR="00101C16" w:rsidRPr="00B77A92">
        <w:rPr>
          <w:b/>
          <w:bCs/>
        </w:rPr>
        <w:t>C-15.3</w:t>
      </w:r>
      <w:r w:rsidRPr="00B77A92">
        <w:rPr>
          <w:b/>
          <w:bCs/>
        </w:rPr>
        <w:t>) must not be included.</w:t>
      </w:r>
    </w:p>
    <w:p w14:paraId="338449D4" w14:textId="0B5BE8CD" w:rsidR="00101C16" w:rsidRPr="00B77A92" w:rsidRDefault="00101C16" w:rsidP="00AE2737">
      <w:pPr>
        <w:pStyle w:val="ListParagraph"/>
        <w:numPr>
          <w:ilvl w:val="0"/>
          <w:numId w:val="34"/>
        </w:numPr>
        <w:spacing w:after="120" w:line="240" w:lineRule="auto"/>
        <w:jc w:val="both"/>
      </w:pPr>
      <w:r w:rsidRPr="00B77A92">
        <w:rPr>
          <w:b/>
          <w:bCs/>
        </w:rPr>
        <w:t xml:space="preserve"> Features with identical </w:t>
      </w:r>
      <w:proofErr w:type="spellStart"/>
      <w:r w:rsidRPr="00B77A92">
        <w:rPr>
          <w:b/>
          <w:bCs/>
        </w:rPr>
        <w:t>interoperabilityIdentifier</w:t>
      </w:r>
      <w:proofErr w:type="spellEnd"/>
      <w:r w:rsidRPr="00B77A92">
        <w:rPr>
          <w:b/>
          <w:bCs/>
        </w:rPr>
        <w:t xml:space="preserve"> values must be included (C-1</w:t>
      </w:r>
      <w:ins w:id="2635" w:author="jonathan pritchard" w:date="2024-08-20T06:47:00Z" w16du:dateUtc="2024-08-20T05:47:00Z">
        <w:r w:rsidR="00C3351A" w:rsidRPr="00B77A92">
          <w:rPr>
            <w:b/>
            <w:bCs/>
          </w:rPr>
          <w:t>8</w:t>
        </w:r>
      </w:ins>
      <w:del w:id="2636" w:author="jonathan pritchard" w:date="2024-08-20T06:47:00Z" w16du:dateUtc="2024-08-20T05:47:00Z">
        <w:r w:rsidRPr="00B77A92" w:rsidDel="00C3351A">
          <w:rPr>
            <w:b/>
            <w:bCs/>
          </w:rPr>
          <w:delText>5</w:delText>
        </w:r>
      </w:del>
      <w:r w:rsidRPr="00B77A92">
        <w:rPr>
          <w:b/>
          <w:bCs/>
        </w:rPr>
        <w:t>.3.4)</w:t>
      </w:r>
    </w:p>
    <w:p w14:paraId="6B9ABDD5" w14:textId="77777777" w:rsidR="00101C16" w:rsidRPr="00B77A92" w:rsidRDefault="00101C16" w:rsidP="00507556">
      <w:pPr>
        <w:spacing w:after="120" w:line="240" w:lineRule="auto"/>
        <w:jc w:val="both"/>
        <w:rPr>
          <w:ins w:id="2637" w:author="jonathan pritchard" w:date="2024-08-13T08:38:00Z" w16du:dateUtc="2024-08-13T07:38:00Z"/>
        </w:rPr>
      </w:pPr>
    </w:p>
    <w:p w14:paraId="78B1ED7C" w14:textId="5577AFA9" w:rsidR="00CD538D" w:rsidRPr="00B77A92" w:rsidRDefault="00BC7FEC" w:rsidP="00507556">
      <w:pPr>
        <w:spacing w:after="120" w:line="240" w:lineRule="auto"/>
        <w:jc w:val="both"/>
      </w:pPr>
      <w:r w:rsidRPr="00B77A92">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B77A92" w:rsidRDefault="00507556" w:rsidP="00507556">
      <w:pPr>
        <w:spacing w:after="120" w:line="240" w:lineRule="auto"/>
        <w:jc w:val="both"/>
      </w:pPr>
    </w:p>
    <w:p w14:paraId="101F690F" w14:textId="75AC910A" w:rsidR="007C15E6" w:rsidRPr="00B77A92" w:rsidRDefault="007C15E6" w:rsidP="00E673D5">
      <w:pPr>
        <w:pStyle w:val="Heading2"/>
      </w:pPr>
      <w:bookmarkStart w:id="2638" w:name="_Toc175134658"/>
      <w:r w:rsidRPr="00B77A92">
        <w:t xml:space="preserve">Pick </w:t>
      </w:r>
      <w:r w:rsidR="00213CC6" w:rsidRPr="00B77A92">
        <w:t>R</w:t>
      </w:r>
      <w:r w:rsidRPr="00B77A92">
        <w:t xml:space="preserve">eport </w:t>
      </w:r>
      <w:r w:rsidR="009674CE" w:rsidRPr="00B77A92">
        <w:t>d</w:t>
      </w:r>
      <w:r w:rsidRPr="00B77A92">
        <w:t>escriptions</w:t>
      </w:r>
      <w:bookmarkEnd w:id="2638"/>
    </w:p>
    <w:p w14:paraId="5B7025F6" w14:textId="0ECD96FA" w:rsidR="007C15E6" w:rsidRPr="00237F07" w:rsidRDefault="007C15E6" w:rsidP="00213CC6">
      <w:pPr>
        <w:spacing w:after="120" w:line="240" w:lineRule="auto"/>
        <w:jc w:val="both"/>
        <w:rPr>
          <w:highlight w:val="yellow"/>
          <w:rPrChange w:id="2639" w:author="jonathan pritchard" w:date="2024-08-21T11:05:00Z" w16du:dateUtc="2024-08-21T10:05:00Z">
            <w:rPr/>
          </w:rPrChange>
        </w:rPr>
      </w:pPr>
      <w:bookmarkStart w:id="2640" w:name="_Hlk167114594"/>
      <w:commentRangeStart w:id="2641"/>
      <w:r w:rsidRPr="00237F07">
        <w:rPr>
          <w:highlight w:val="yellow"/>
          <w:rPrChange w:id="2642" w:author="jonathan pritchard" w:date="2024-08-21T11:05:00Z" w16du:dateUtc="2024-08-21T10:05:00Z">
            <w:rPr/>
          </w:rPrChange>
        </w:rPr>
        <w:t xml:space="preserve">A plain language explanation of each symbol is included in the </w:t>
      </w:r>
      <w:r w:rsidR="00213CC6" w:rsidRPr="00237F07">
        <w:rPr>
          <w:highlight w:val="yellow"/>
          <w:rPrChange w:id="2643" w:author="jonathan pritchard" w:date="2024-08-21T11:05:00Z" w16du:dateUtc="2024-08-21T10:05:00Z">
            <w:rPr/>
          </w:rPrChange>
        </w:rPr>
        <w:t>P</w:t>
      </w:r>
      <w:r w:rsidRPr="00237F07">
        <w:rPr>
          <w:highlight w:val="yellow"/>
          <w:rPrChange w:id="2644" w:author="jonathan pritchard" w:date="2024-08-21T11:05:00Z" w16du:dateUtc="2024-08-21T10:05:00Z">
            <w:rPr/>
          </w:rPrChange>
        </w:rPr>
        <w:t xml:space="preserve">ortrayal </w:t>
      </w:r>
      <w:r w:rsidR="00213CC6" w:rsidRPr="00237F07">
        <w:rPr>
          <w:highlight w:val="yellow"/>
          <w:rPrChange w:id="2645" w:author="jonathan pritchard" w:date="2024-08-21T11:05:00Z" w16du:dateUtc="2024-08-21T10:05:00Z">
            <w:rPr/>
          </w:rPrChange>
        </w:rPr>
        <w:t>C</w:t>
      </w:r>
      <w:r w:rsidRPr="00237F07">
        <w:rPr>
          <w:highlight w:val="yellow"/>
          <w:rPrChange w:id="2646" w:author="jonathan pritchard" w:date="2024-08-21T11:05:00Z" w16du:dateUtc="2024-08-21T10:05:00Z">
            <w:rPr/>
          </w:rPrChange>
        </w:rPr>
        <w:t xml:space="preserve">atalogue. This gives the </w:t>
      </w:r>
      <w:r w:rsidR="00213CC6" w:rsidRPr="00237F07">
        <w:rPr>
          <w:highlight w:val="yellow"/>
          <w:rPrChange w:id="2647" w:author="jonathan pritchard" w:date="2024-08-21T11:05:00Z" w16du:dateUtc="2024-08-21T10:05:00Z">
            <w:rPr/>
          </w:rPrChange>
        </w:rPr>
        <w:t>M</w:t>
      </w:r>
      <w:r w:rsidRPr="00237F07">
        <w:rPr>
          <w:highlight w:val="yellow"/>
          <w:rPrChange w:id="2648" w:author="jonathan pritchard" w:date="2024-08-21T11:05:00Z" w16du:dateUtc="2024-08-21T10:05:00Z">
            <w:rPr/>
          </w:rPrChange>
        </w:rPr>
        <w:t xml:space="preserve">ariner quick and understandable information which is not always obvious from the feature class and </w:t>
      </w:r>
      <w:r w:rsidRPr="00237F07">
        <w:rPr>
          <w:highlight w:val="yellow"/>
          <w:rPrChange w:id="2649" w:author="jonathan pritchard" w:date="2024-08-21T11:05:00Z" w16du:dateUtc="2024-08-21T10:05:00Z">
            <w:rPr/>
          </w:rPrChange>
        </w:rPr>
        <w:lastRenderedPageBreak/>
        <w:t xml:space="preserve">attribute information. The manufacturer should always provide explanations to the Mariner in response to a cursor pick on the symbol. </w:t>
      </w:r>
      <w:commentRangeEnd w:id="2641"/>
      <w:r w:rsidR="00CE36C4" w:rsidRPr="00237F07">
        <w:rPr>
          <w:rStyle w:val="CommentReference"/>
          <w:highlight w:val="yellow"/>
          <w:lang w:val="en-GB"/>
          <w:rPrChange w:id="2650" w:author="jonathan pritchard" w:date="2024-08-21T11:05:00Z" w16du:dateUtc="2024-08-21T10:05:00Z">
            <w:rPr>
              <w:rStyle w:val="CommentReference"/>
            </w:rPr>
          </w:rPrChange>
        </w:rPr>
        <w:commentReference w:id="2641"/>
      </w:r>
    </w:p>
    <w:bookmarkEnd w:id="2640"/>
    <w:p w14:paraId="786D38C3" w14:textId="1D663444" w:rsidR="007C15E6" w:rsidRPr="00B77A92" w:rsidRDefault="007C15E6" w:rsidP="00213CC6">
      <w:pPr>
        <w:spacing w:after="120" w:line="240" w:lineRule="auto"/>
        <w:jc w:val="both"/>
      </w:pPr>
      <w:r w:rsidRPr="00237F07">
        <w:rPr>
          <w:highlight w:val="yellow"/>
          <w:rPrChange w:id="2651" w:author="jonathan pritchard" w:date="2024-08-21T11:05:00Z" w16du:dateUtc="2024-08-21T10:05:00Z">
            <w:rPr/>
          </w:rPrChange>
        </w:rPr>
        <w:t>Attribute values provided in addition to the above explanation should be connected to their meaning, and the definitions should also be available.</w:t>
      </w:r>
      <w:r w:rsidR="00BC7FEC" w:rsidRPr="00237F07">
        <w:rPr>
          <w:highlight w:val="yellow"/>
          <w:rPrChange w:id="2652" w:author="jonathan pritchard" w:date="2024-08-21T11:05:00Z" w16du:dateUtc="2024-08-21T10:05:00Z">
            <w:rPr/>
          </w:rPrChange>
        </w:rPr>
        <w:t xml:space="preserve"> </w:t>
      </w:r>
      <w:r w:rsidR="0045661B" w:rsidRPr="00237F07">
        <w:rPr>
          <w:highlight w:val="yellow"/>
          <w:rPrChange w:id="2653" w:author="jonathan pritchard" w:date="2024-08-21T11:05:00Z" w16du:dateUtc="2024-08-21T10:05:00Z">
            <w:rPr/>
          </w:rPrChange>
        </w:rPr>
        <w:t>The definitions</w:t>
      </w:r>
      <w:r w:rsidR="00BC7FEC" w:rsidRPr="00237F07">
        <w:rPr>
          <w:highlight w:val="yellow"/>
          <w:rPrChange w:id="2654" w:author="jonathan pritchard" w:date="2024-08-21T11:05:00Z" w16du:dateUtc="2024-08-21T10:05:00Z">
            <w:rPr/>
          </w:rPrChange>
        </w:rPr>
        <w:t xml:space="preserve"> </w:t>
      </w:r>
      <w:del w:id="2655" w:author="jonathan pritchard" w:date="2024-02-05T12:00:00Z">
        <w:r w:rsidR="0045661B" w:rsidRPr="00237F07" w:rsidDel="00427676">
          <w:rPr>
            <w:highlight w:val="yellow"/>
            <w:rPrChange w:id="2656" w:author="jonathan pritchard" w:date="2024-08-21T11:05:00Z" w16du:dateUtc="2024-08-21T10:05:00Z">
              <w:rPr/>
            </w:rPrChange>
          </w:rPr>
          <w:delText>should</w:delText>
        </w:r>
        <w:r w:rsidR="00BC7FEC" w:rsidRPr="00237F07" w:rsidDel="00427676">
          <w:rPr>
            <w:highlight w:val="yellow"/>
            <w:rPrChange w:id="2657" w:author="jonathan pritchard" w:date="2024-08-21T11:05:00Z" w16du:dateUtc="2024-08-21T10:05:00Z">
              <w:rPr/>
            </w:rPrChange>
          </w:rPr>
          <w:delText xml:space="preserve"> be</w:delText>
        </w:r>
      </w:del>
      <w:ins w:id="2658" w:author="jonathan pritchard" w:date="2024-02-05T12:00:00Z">
        <w:r w:rsidR="00427676" w:rsidRPr="00237F07">
          <w:rPr>
            <w:highlight w:val="yellow"/>
            <w:rPrChange w:id="2659" w:author="jonathan pritchard" w:date="2024-08-21T11:05:00Z" w16du:dateUtc="2024-08-21T10:05:00Z">
              <w:rPr/>
            </w:rPrChange>
          </w:rPr>
          <w:t>are</w:t>
        </w:r>
      </w:ins>
      <w:r w:rsidR="00BC7FEC" w:rsidRPr="00237F07">
        <w:rPr>
          <w:highlight w:val="yellow"/>
          <w:rPrChange w:id="2660" w:author="jonathan pritchard" w:date="2024-08-21T11:05:00Z" w16du:dateUtc="2024-08-21T10:05:00Z">
            <w:rPr/>
          </w:rPrChange>
        </w:rPr>
        <w:t xml:space="preserve"> </w:t>
      </w:r>
      <w:r w:rsidR="0045661B" w:rsidRPr="00237F07">
        <w:rPr>
          <w:highlight w:val="yellow"/>
          <w:rPrChange w:id="2661" w:author="jonathan pritchard" w:date="2024-08-21T11:05:00Z" w16du:dateUtc="2024-08-21T10:05:00Z">
            <w:rPr/>
          </w:rPrChange>
        </w:rPr>
        <w:t xml:space="preserve">included </w:t>
      </w:r>
      <w:r w:rsidR="00BC7FEC" w:rsidRPr="00237F07">
        <w:rPr>
          <w:highlight w:val="yellow"/>
          <w:rPrChange w:id="2662" w:author="jonathan pritchard" w:date="2024-08-21T11:05:00Z" w16du:dateUtc="2024-08-21T10:05:00Z">
            <w:rPr/>
          </w:rPrChange>
        </w:rPr>
        <w:t xml:space="preserve">in the </w:t>
      </w:r>
      <w:r w:rsidR="0045661B" w:rsidRPr="00237F07">
        <w:rPr>
          <w:highlight w:val="yellow"/>
          <w:rPrChange w:id="2663" w:author="jonathan pritchard" w:date="2024-08-21T11:05:00Z" w16du:dateUtc="2024-08-21T10:05:00Z">
            <w:rPr/>
          </w:rPrChange>
        </w:rPr>
        <w:t xml:space="preserve">XML </w:t>
      </w:r>
      <w:r w:rsidR="00213CC6" w:rsidRPr="00237F07">
        <w:rPr>
          <w:highlight w:val="yellow"/>
          <w:rPrChange w:id="2664" w:author="jonathan pritchard" w:date="2024-08-21T11:05:00Z" w16du:dateUtc="2024-08-21T10:05:00Z">
            <w:rPr/>
          </w:rPrChange>
        </w:rPr>
        <w:t>F</w:t>
      </w:r>
      <w:r w:rsidR="00BC7FEC" w:rsidRPr="00237F07">
        <w:rPr>
          <w:highlight w:val="yellow"/>
          <w:rPrChange w:id="2665" w:author="jonathan pritchard" w:date="2024-08-21T11:05:00Z" w16du:dateUtc="2024-08-21T10:05:00Z">
            <w:rPr/>
          </w:rPrChange>
        </w:rPr>
        <w:t xml:space="preserve">eature </w:t>
      </w:r>
      <w:r w:rsidR="00213CC6" w:rsidRPr="00237F07">
        <w:rPr>
          <w:highlight w:val="yellow"/>
          <w:rPrChange w:id="2666" w:author="jonathan pritchard" w:date="2024-08-21T11:05:00Z" w16du:dateUtc="2024-08-21T10:05:00Z">
            <w:rPr/>
          </w:rPrChange>
        </w:rPr>
        <w:t>C</w:t>
      </w:r>
      <w:r w:rsidR="00BC7FEC" w:rsidRPr="00237F07">
        <w:rPr>
          <w:highlight w:val="yellow"/>
          <w:rPrChange w:id="2667" w:author="jonathan pritchard" w:date="2024-08-21T11:05:00Z" w16du:dateUtc="2024-08-21T10:05:00Z">
            <w:rPr/>
          </w:rPrChange>
        </w:rPr>
        <w:t>atalogues</w:t>
      </w:r>
      <w:r w:rsidR="0045661B" w:rsidRPr="00237F07">
        <w:rPr>
          <w:highlight w:val="yellow"/>
          <w:rPrChange w:id="2668" w:author="jonathan pritchard" w:date="2024-08-21T11:05:00Z" w16du:dateUtc="2024-08-21T10:05:00Z">
            <w:rPr/>
          </w:rPrChange>
        </w:rPr>
        <w:t xml:space="preserve"> for the data products</w:t>
      </w:r>
      <w:r w:rsidR="00BC7FEC" w:rsidRPr="00237F07">
        <w:rPr>
          <w:highlight w:val="yellow"/>
          <w:rPrChange w:id="2669" w:author="jonathan pritchard" w:date="2024-08-21T11:05:00Z" w16du:dateUtc="2024-08-21T10:05:00Z">
            <w:rPr/>
          </w:rPrChange>
        </w:rPr>
        <w:t>.</w:t>
      </w:r>
    </w:p>
    <w:p w14:paraId="11278E59" w14:textId="3845A6FB" w:rsidR="007C15E6" w:rsidRPr="00B77A92" w:rsidRDefault="007C15E6" w:rsidP="00E673D5">
      <w:pPr>
        <w:pStyle w:val="Heading3"/>
      </w:pPr>
      <w:bookmarkStart w:id="2670" w:name="_Toc175134659"/>
      <w:r w:rsidRPr="00B77A92">
        <w:t xml:space="preserve">User </w:t>
      </w:r>
      <w:r w:rsidR="009674CE" w:rsidRPr="00B77A92">
        <w:t>d</w:t>
      </w:r>
      <w:r w:rsidRPr="00B77A92">
        <w:t xml:space="preserve">efined </w:t>
      </w:r>
      <w:r w:rsidR="009674CE" w:rsidRPr="00B77A92">
        <w:t>c</w:t>
      </w:r>
      <w:r w:rsidRPr="00B77A92">
        <w:t>urs</w:t>
      </w:r>
      <w:r w:rsidR="00BC7FEC" w:rsidRPr="00B77A92">
        <w:t>o</w:t>
      </w:r>
      <w:r w:rsidRPr="00B77A92">
        <w:t xml:space="preserve">r </w:t>
      </w:r>
      <w:r w:rsidR="009674CE" w:rsidRPr="00B77A92">
        <w:t>p</w:t>
      </w:r>
      <w:r w:rsidRPr="00B77A92">
        <w:t xml:space="preserve">ick </w:t>
      </w:r>
      <w:r w:rsidR="009674CE" w:rsidRPr="00B77A92">
        <w:t>p</w:t>
      </w:r>
      <w:r w:rsidRPr="00B77A92">
        <w:t>arameters</w:t>
      </w:r>
      <w:bookmarkEnd w:id="2670"/>
    </w:p>
    <w:p w14:paraId="704B8951" w14:textId="466557A0" w:rsidR="007C15E6" w:rsidRPr="00B77A92" w:rsidRDefault="007C15E6" w:rsidP="00213CC6">
      <w:pPr>
        <w:spacing w:after="120" w:line="240" w:lineRule="auto"/>
        <w:jc w:val="both"/>
        <w:rPr>
          <w:ins w:id="2671" w:author="jonathan pritchard" w:date="2024-02-05T11:52:00Z"/>
        </w:rPr>
      </w:pPr>
      <w:r w:rsidRPr="00B77A92">
        <w:t xml:space="preserve">The </w:t>
      </w:r>
      <w:r w:rsidR="00213CC6" w:rsidRPr="00B77A92">
        <w:t>M</w:t>
      </w:r>
      <w:r w:rsidRPr="00B77A92">
        <w:t xml:space="preserve">ariner </w:t>
      </w:r>
      <w:del w:id="2672" w:author="jonathan pritchard" w:date="2024-08-13T08:40:00Z" w16du:dateUtc="2024-08-13T07:40:00Z">
        <w:r w:rsidRPr="00B77A92" w:rsidDel="00101C16">
          <w:delText xml:space="preserve">should </w:delText>
        </w:r>
      </w:del>
      <w:ins w:id="2673" w:author="jonathan pritchard" w:date="2024-08-13T08:40:00Z" w16du:dateUtc="2024-08-13T07:40:00Z">
        <w:r w:rsidR="00101C16" w:rsidRPr="00B77A92">
          <w:t xml:space="preserve">must </w:t>
        </w:r>
      </w:ins>
      <w:r w:rsidRPr="00B77A92">
        <w:t xml:space="preserve">be able to configure the content displayed in the </w:t>
      </w:r>
      <w:r w:rsidR="00213CC6" w:rsidRPr="00B77A92">
        <w:t>P</w:t>
      </w:r>
      <w:r w:rsidRPr="00B77A92">
        <w:t xml:space="preserve">ick </w:t>
      </w:r>
      <w:r w:rsidR="00213CC6" w:rsidRPr="00B77A92">
        <w:t>R</w:t>
      </w:r>
      <w:r w:rsidRPr="00B77A92">
        <w:t>eport.</w:t>
      </w:r>
    </w:p>
    <w:p w14:paraId="7A062E2F" w14:textId="77777777" w:rsidR="0010683F" w:rsidRPr="00237F07" w:rsidRDefault="0010683F">
      <w:pPr>
        <w:pStyle w:val="Heading3"/>
        <w:rPr>
          <w:ins w:id="2674" w:author="jonathan pritchard" w:date="2024-08-15T09:29:00Z" w16du:dateUtc="2024-08-15T08:29:00Z"/>
          <w:rPrChange w:id="2675" w:author="jonathan pritchard" w:date="2024-08-21T11:05:00Z" w16du:dateUtc="2024-08-21T10:05:00Z">
            <w:rPr>
              <w:ins w:id="2676" w:author="jonathan pritchard" w:date="2024-08-15T09:29:00Z" w16du:dateUtc="2024-08-15T08:29:00Z"/>
              <w:noProof/>
            </w:rPr>
          </w:rPrChange>
        </w:rPr>
        <w:pPrChange w:id="2677" w:author="jonathan pritchard" w:date="2024-08-15T09:29:00Z" w16du:dateUtc="2024-08-15T08:29:00Z">
          <w:pPr>
            <w:pStyle w:val="Heading2"/>
          </w:pPr>
        </w:pPrChange>
      </w:pPr>
      <w:bookmarkStart w:id="2678" w:name="_Toc175134660"/>
      <w:commentRangeStart w:id="2679"/>
      <w:commentRangeStart w:id="2680"/>
      <w:ins w:id="2681" w:author="jonathan pritchard" w:date="2024-08-15T09:29:00Z" w16du:dateUtc="2024-08-15T08:29:00Z">
        <w:r w:rsidRPr="00237F07">
          <w:rPr>
            <w:rPrChange w:id="2682" w:author="jonathan pritchard" w:date="2024-08-21T11:05:00Z" w16du:dateUtc="2024-08-21T10:05:00Z">
              <w:rPr>
                <w:noProof/>
              </w:rPr>
            </w:rPrChange>
          </w:rPr>
          <w:t>Support files with Graphical</w:t>
        </w:r>
        <w:commentRangeEnd w:id="2679"/>
        <w:r w:rsidRPr="00237F07">
          <w:rPr>
            <w:rPrChange w:id="2683" w:author="jonathan pritchard" w:date="2024-08-21T11:05:00Z" w16du:dateUtc="2024-08-21T10:05:00Z">
              <w:rPr>
                <w:noProof/>
              </w:rPr>
            </w:rPrChange>
          </w:rPr>
          <w:t xml:space="preserve"> Content</w:t>
        </w:r>
        <w:r w:rsidRPr="00B77A92">
          <w:rPr>
            <w:rStyle w:val="CommentReference"/>
            <w:b w:val="0"/>
            <w:bCs w:val="0"/>
            <w:lang w:val="en-GB"/>
          </w:rPr>
          <w:commentReference w:id="2679"/>
        </w:r>
        <w:commentRangeEnd w:id="2680"/>
        <w:r w:rsidRPr="00B77A92">
          <w:rPr>
            <w:rStyle w:val="CommentReference"/>
            <w:b w:val="0"/>
            <w:bCs w:val="0"/>
            <w:lang w:val="en-GB"/>
          </w:rPr>
          <w:commentReference w:id="2680"/>
        </w:r>
        <w:bookmarkEnd w:id="2678"/>
      </w:ins>
    </w:p>
    <w:p w14:paraId="5A26BB6E" w14:textId="77777777" w:rsidR="0010683F" w:rsidRPr="00B77A92" w:rsidRDefault="0010683F" w:rsidP="0010683F">
      <w:pPr>
        <w:spacing w:after="120" w:line="240" w:lineRule="auto"/>
        <w:jc w:val="both"/>
        <w:rPr>
          <w:ins w:id="2684" w:author="jonathan pritchard" w:date="2024-08-15T09:29:00Z" w16du:dateUtc="2024-08-15T08:29:00Z"/>
        </w:rPr>
      </w:pPr>
      <w:ins w:id="2685" w:author="jonathan pritchard" w:date="2024-08-15T09:29:00Z" w16du:dateUtc="2024-08-15T08:29:00Z">
        <w:r w:rsidRPr="00B77A92">
          <w:t>S-101 datasets encode graphical information such as diagrams and photographs in support files using one of the S-100 image formats.</w:t>
        </w:r>
      </w:ins>
    </w:p>
    <w:p w14:paraId="1AF15CA1" w14:textId="77777777" w:rsidR="0010683F" w:rsidRPr="00B77A92" w:rsidRDefault="0010683F" w:rsidP="0010683F">
      <w:pPr>
        <w:spacing w:after="120" w:line="240" w:lineRule="auto"/>
        <w:jc w:val="both"/>
        <w:rPr>
          <w:ins w:id="2686" w:author="jonathan pritchard" w:date="2024-08-15T09:29:00Z" w16du:dateUtc="2024-08-15T08:29:00Z"/>
        </w:rPr>
      </w:pPr>
      <w:ins w:id="2687" w:author="jonathan pritchard" w:date="2024-08-15T09:29:00Z" w16du:dateUtc="2024-08-15T08:29:00Z">
        <w:r w:rsidRPr="00B77A92">
          <w:t xml:space="preserve">ECDIS manufacturers must provide appropriate solutions that enable pictures to be displayed without affecting the night vision of the user. </w:t>
        </w:r>
        <w:commentRangeStart w:id="2688"/>
        <w:r w:rsidRPr="00B77A92">
          <w:rPr>
            <w:i/>
            <w:iCs/>
          </w:rPr>
          <w:t>The luminance of the displayed image must be in the same band as the current palette in use at the time the image is displayed</w:t>
        </w:r>
        <w:commentRangeEnd w:id="2688"/>
        <w:r w:rsidRPr="00237F07">
          <w:rPr>
            <w:rStyle w:val="CommentReference"/>
            <w:lang w:val="en-GB"/>
            <w:rPrChange w:id="2689" w:author="jonathan pritchard" w:date="2024-08-21T11:05:00Z" w16du:dateUtc="2024-08-21T10:05:00Z">
              <w:rPr>
                <w:rStyle w:val="CommentReference"/>
              </w:rPr>
            </w:rPrChange>
          </w:rPr>
          <w:commentReference w:id="2688"/>
        </w:r>
        <w:r w:rsidRPr="00B77A92">
          <w:t>.</w:t>
        </w:r>
      </w:ins>
    </w:p>
    <w:p w14:paraId="387B5505" w14:textId="77777777" w:rsidR="0010683F" w:rsidRPr="00B77A92" w:rsidRDefault="0010683F" w:rsidP="0010683F">
      <w:pPr>
        <w:spacing w:after="120" w:line="240" w:lineRule="auto"/>
        <w:jc w:val="both"/>
        <w:rPr>
          <w:ins w:id="2690" w:author="jonathan pritchard" w:date="2024-08-15T09:29:00Z" w16du:dateUtc="2024-08-15T08:29:00Z"/>
        </w:rPr>
      </w:pPr>
      <w:ins w:id="2691" w:author="jonathan pritchard" w:date="2024-08-15T09:29:00Z" w16du:dateUtc="2024-08-15T08:29:00Z">
        <w:r w:rsidRPr="00B77A92">
          <w:t xml:space="preserve">Manufacturers must </w:t>
        </w:r>
        <w:commentRangeStart w:id="2692"/>
        <w:commentRangeEnd w:id="2692"/>
        <w:r w:rsidRPr="00237F07">
          <w:rPr>
            <w:rStyle w:val="CommentReference"/>
            <w:lang w:val="en-GB"/>
            <w:rPrChange w:id="2693" w:author="jonathan pritchard" w:date="2024-08-21T11:05:00Z" w16du:dateUtc="2024-08-21T10:05:00Z">
              <w:rPr>
                <w:rStyle w:val="CommentReference"/>
              </w:rPr>
            </w:rPrChange>
          </w:rPr>
          <w:commentReference w:id="2692"/>
        </w:r>
        <w:r w:rsidRPr="00B77A92">
          <w:t>be prepared to handle pictures of resolution of at least 800 x 800 pixels.</w:t>
        </w:r>
      </w:ins>
    </w:p>
    <w:p w14:paraId="6E79740F" w14:textId="77777777" w:rsidR="0010683F" w:rsidRPr="00B77A92" w:rsidRDefault="0010683F" w:rsidP="0010683F">
      <w:pPr>
        <w:spacing w:after="120" w:line="240" w:lineRule="auto"/>
        <w:jc w:val="both"/>
        <w:rPr>
          <w:ins w:id="2694" w:author="jonathan pritchard" w:date="2024-08-15T09:29:00Z" w16du:dateUtc="2024-08-15T08:29:00Z"/>
        </w:rPr>
      </w:pPr>
      <w:commentRangeStart w:id="2695"/>
      <w:ins w:id="2696" w:author="jonathan pritchard" w:date="2024-08-15T09:29:00Z" w16du:dateUtc="2024-08-15T08:29:00Z">
        <w:r w:rsidRPr="00B77A92">
          <w:t>The</w:t>
        </w:r>
        <w:commentRangeEnd w:id="2695"/>
        <w:r w:rsidRPr="00237F07">
          <w:rPr>
            <w:rStyle w:val="CommentReference"/>
            <w:lang w:val="en-GB"/>
            <w:rPrChange w:id="2697" w:author="jonathan pritchard" w:date="2024-08-21T11:05:00Z" w16du:dateUtc="2024-08-21T10:05:00Z">
              <w:rPr>
                <w:rStyle w:val="CommentReference"/>
              </w:rPr>
            </w:rPrChange>
          </w:rPr>
          <w:commentReference w:id="2695"/>
        </w:r>
        <w:r w:rsidRPr="00B77A92">
          <w:t xml:space="preserve"> availability of additional information in graphical format is indicated by the same symbolisation as other supplementary information.</w:t>
        </w:r>
      </w:ins>
    </w:p>
    <w:p w14:paraId="46FDAB4C" w14:textId="77777777" w:rsidR="0010683F" w:rsidRPr="00B77A92" w:rsidRDefault="0010683F" w:rsidP="00213CC6">
      <w:pPr>
        <w:spacing w:after="120" w:line="240" w:lineRule="auto"/>
        <w:jc w:val="both"/>
        <w:rPr>
          <w:ins w:id="2698" w:author="jonathan pritchard" w:date="2024-02-05T11:59:00Z"/>
        </w:rPr>
      </w:pPr>
    </w:p>
    <w:p w14:paraId="16C2CE9D" w14:textId="4BE1E21B" w:rsidR="00427676" w:rsidRPr="00B77A92" w:rsidRDefault="00427676" w:rsidP="00E673D5">
      <w:pPr>
        <w:pStyle w:val="Heading2"/>
        <w:rPr>
          <w:ins w:id="2699" w:author="jonathan pritchard" w:date="2024-02-05T11:59:00Z"/>
        </w:rPr>
      </w:pPr>
      <w:bookmarkStart w:id="2700" w:name="_Toc175134661"/>
      <w:commentRangeStart w:id="2701"/>
      <w:commentRangeStart w:id="2702"/>
      <w:commentRangeStart w:id="2703"/>
      <w:commentRangeStart w:id="2704"/>
      <w:ins w:id="2705" w:author="jonathan pritchard" w:date="2024-02-05T11:59:00Z">
        <w:r w:rsidRPr="00B77A92">
          <w:t>Visibility of feature attributes.</w:t>
        </w:r>
        <w:bookmarkEnd w:id="2700"/>
      </w:ins>
    </w:p>
    <w:p w14:paraId="6A2DD2CE" w14:textId="77777777" w:rsidR="00101C16" w:rsidRPr="00B77A92" w:rsidRDefault="00AF5D5D">
      <w:pPr>
        <w:jc w:val="both"/>
        <w:rPr>
          <w:ins w:id="2706" w:author="jonathan pritchard" w:date="2024-08-13T08:42:00Z" w16du:dateUtc="2024-08-13T07:42:00Z"/>
        </w:rPr>
      </w:pPr>
      <w:ins w:id="2707" w:author="jonathan pritchard" w:date="2024-02-06T09:57:00Z">
        <w:r w:rsidRPr="00B77A92">
          <w:t xml:space="preserve">All </w:t>
        </w:r>
      </w:ins>
      <w:ins w:id="2708" w:author="jonathan pritchard" w:date="2024-02-06T09:56:00Z">
        <w:r w:rsidRPr="00B77A92">
          <w:t xml:space="preserve">Attributes and </w:t>
        </w:r>
        <w:proofErr w:type="spellStart"/>
        <w:r w:rsidRPr="00B77A92">
          <w:t>subattributes</w:t>
        </w:r>
        <w:proofErr w:type="spellEnd"/>
        <w:r w:rsidRPr="00B77A92">
          <w:t xml:space="preserve"> </w:t>
        </w:r>
      </w:ins>
      <w:ins w:id="2709" w:author="jonathan pritchard" w:date="2024-02-06T09:57:00Z">
        <w:r w:rsidRPr="00B77A92">
          <w:t>in</w:t>
        </w:r>
      </w:ins>
      <w:ins w:id="2710" w:author="jonathan pritchard" w:date="2024-02-06T09:56:00Z">
        <w:r w:rsidRPr="00B77A92">
          <w:t xml:space="preserve"> feature catalogues </w:t>
        </w:r>
      </w:ins>
      <w:ins w:id="2711" w:author="jonathan pritchard" w:date="2024-02-06T09:57:00Z">
        <w:r w:rsidRPr="00B77A92">
          <w:t>have a visibility</w:t>
        </w:r>
      </w:ins>
      <w:ins w:id="2712" w:author="jonathan pritchard" w:date="2024-02-06T09:58:00Z">
        <w:r w:rsidRPr="00B77A92">
          <w:t xml:space="preserve"> defined by the field</w:t>
        </w:r>
      </w:ins>
      <w:ins w:id="2713" w:author="jonathan pritchard" w:date="2024-02-06T09:57:00Z">
        <w:r w:rsidRPr="00B77A92">
          <w:t xml:space="preserve"> S100_FC_AttributeVisiblity</w:t>
        </w:r>
      </w:ins>
      <w:ins w:id="2714" w:author="jonathan pritchard" w:date="2024-02-06T09:59:00Z">
        <w:r w:rsidRPr="00B77A92">
          <w:t>, with allowable values of public, private and protected visibility</w:t>
        </w:r>
      </w:ins>
      <w:ins w:id="2715" w:author="jonathan pritchard" w:date="2024-02-06T09:57:00Z">
        <w:r w:rsidRPr="00B77A92">
          <w:t xml:space="preserve">. </w:t>
        </w:r>
      </w:ins>
      <w:ins w:id="2716" w:author="jonathan pritchard" w:date="2024-02-06T09:58:00Z">
        <w:r w:rsidRPr="00B77A92">
          <w:t>Attr</w:t>
        </w:r>
      </w:ins>
      <w:ins w:id="2717" w:author="jonathan pritchard" w:date="2024-02-06T09:57:00Z">
        <w:r w:rsidRPr="00B77A92">
          <w:t xml:space="preserve">ibutes with </w:t>
        </w:r>
      </w:ins>
      <w:proofErr w:type="spellStart"/>
      <w:ins w:id="2718" w:author="jonathan pritchard" w:date="2024-02-06T09:58:00Z">
        <w:r w:rsidRPr="00B77A92">
          <w:t>privateVisibility</w:t>
        </w:r>
        <w:proofErr w:type="spellEnd"/>
        <w:r w:rsidRPr="00B77A92">
          <w:t xml:space="preserve"> should not be shown to the user via the Pick Report. Attrib</w:t>
        </w:r>
      </w:ins>
      <w:ins w:id="2719" w:author="jonathan pritchard" w:date="2024-02-06T09:59:00Z">
        <w:r w:rsidRPr="00B77A92">
          <w:t>utes in the feature catalogue without a defined visibility</w:t>
        </w:r>
      </w:ins>
      <w:ins w:id="2720" w:author="jonathan pritchard" w:date="2024-05-21T09:16:00Z" w16du:dateUtc="2024-05-21T08:16:00Z">
        <w:r w:rsidR="006B59AA" w:rsidRPr="00B77A92">
          <w:t xml:space="preserve"> or with other values</w:t>
        </w:r>
      </w:ins>
      <w:ins w:id="2721" w:author="jonathan pritchard" w:date="2024-02-06T09:59:00Z">
        <w:r w:rsidRPr="00B77A92">
          <w:t xml:space="preserve"> have a </w:t>
        </w:r>
      </w:ins>
      <w:ins w:id="2722" w:author="jonathan pritchard" w:date="2024-02-06T10:00:00Z">
        <w:r w:rsidRPr="00B77A92">
          <w:t>public visibility</w:t>
        </w:r>
      </w:ins>
      <w:ins w:id="2723" w:author="jonathan pritchard" w:date="2024-05-21T09:17:00Z" w16du:dateUtc="2024-05-21T08:17:00Z">
        <w:r w:rsidR="006B59AA" w:rsidRPr="00B77A92">
          <w:t xml:space="preserve"> and may be seen by the user in Pick Reports</w:t>
        </w:r>
      </w:ins>
      <w:ins w:id="2724" w:author="jonathan pritchard" w:date="2024-02-06T10:00:00Z">
        <w:r w:rsidRPr="00B77A92">
          <w:t>.</w:t>
        </w:r>
        <w:commentRangeEnd w:id="2701"/>
        <w:r w:rsidRPr="00237F07">
          <w:rPr>
            <w:rStyle w:val="CommentReference"/>
            <w:lang w:val="en-GB"/>
            <w:rPrChange w:id="2725" w:author="jonathan pritchard" w:date="2024-08-21T11:05:00Z" w16du:dateUtc="2024-08-21T10:05:00Z">
              <w:rPr>
                <w:rStyle w:val="CommentReference"/>
              </w:rPr>
            </w:rPrChange>
          </w:rPr>
          <w:commentReference w:id="2701"/>
        </w:r>
      </w:ins>
      <w:commentRangeEnd w:id="2702"/>
      <w:ins w:id="2726" w:author="jonathan pritchard" w:date="2024-05-21T09:17:00Z" w16du:dateUtc="2024-05-21T08:17:00Z">
        <w:r w:rsidR="006B59AA" w:rsidRPr="00237F07">
          <w:rPr>
            <w:rStyle w:val="CommentReference"/>
            <w:lang w:val="en-GB"/>
            <w:rPrChange w:id="2727" w:author="jonathan pritchard" w:date="2024-08-21T11:05:00Z" w16du:dateUtc="2024-08-21T10:05:00Z">
              <w:rPr>
                <w:rStyle w:val="CommentReference"/>
              </w:rPr>
            </w:rPrChange>
          </w:rPr>
          <w:commentReference w:id="2702"/>
        </w:r>
      </w:ins>
      <w:commentRangeEnd w:id="2703"/>
      <w:ins w:id="2728" w:author="jonathan pritchard" w:date="2024-07-17T12:01:00Z" w16du:dateUtc="2024-07-17T11:01:00Z">
        <w:r w:rsidR="0007289C" w:rsidRPr="00237F07">
          <w:rPr>
            <w:rStyle w:val="CommentReference"/>
            <w:lang w:val="en-GB"/>
            <w:rPrChange w:id="2729" w:author="jonathan pritchard" w:date="2024-08-21T11:05:00Z" w16du:dateUtc="2024-08-21T10:05:00Z">
              <w:rPr>
                <w:rStyle w:val="CommentReference"/>
              </w:rPr>
            </w:rPrChange>
          </w:rPr>
          <w:commentReference w:id="2703"/>
        </w:r>
      </w:ins>
      <w:commentRangeEnd w:id="2704"/>
      <w:ins w:id="2730" w:author="jonathan pritchard" w:date="2024-08-13T08:45:00Z" w16du:dateUtc="2024-08-13T07:45:00Z">
        <w:r w:rsidR="00101C16" w:rsidRPr="00237F07">
          <w:rPr>
            <w:rStyle w:val="CommentReference"/>
            <w:lang w:val="en-GB"/>
            <w:rPrChange w:id="2731" w:author="jonathan pritchard" w:date="2024-08-21T11:05:00Z" w16du:dateUtc="2024-08-21T10:05:00Z">
              <w:rPr>
                <w:rStyle w:val="CommentReference"/>
              </w:rPr>
            </w:rPrChange>
          </w:rPr>
          <w:commentReference w:id="2704"/>
        </w:r>
      </w:ins>
    </w:p>
    <w:p w14:paraId="3439ABEC" w14:textId="2126D7B4" w:rsidR="00427676" w:rsidRPr="00237F07" w:rsidRDefault="00101C16">
      <w:pPr>
        <w:jc w:val="both"/>
        <w:rPr>
          <w:ins w:id="2732" w:author="jonathan pritchard" w:date="2024-02-05T11:59:00Z"/>
          <w:b/>
          <w:bCs/>
          <w:rPrChange w:id="2733" w:author="jonathan pritchard" w:date="2024-08-21T11:05:00Z" w16du:dateUtc="2024-08-21T10:05:00Z">
            <w:rPr>
              <w:ins w:id="2734" w:author="jonathan pritchard" w:date="2024-02-05T11:59:00Z"/>
            </w:rPr>
          </w:rPrChange>
        </w:rPr>
        <w:pPrChange w:id="2735" w:author="jonathan pritchard" w:date="2024-07-17T12:01:00Z" w16du:dateUtc="2024-07-17T11:01:00Z">
          <w:pPr/>
        </w:pPrChange>
      </w:pPr>
      <w:ins w:id="2736" w:author="jonathan pritchard" w:date="2024-08-13T08:41:00Z" w16du:dateUtc="2024-08-13T07:41:00Z">
        <w:r w:rsidRPr="00B77A92">
          <w:t xml:space="preserve"> </w:t>
        </w:r>
        <w:r w:rsidRPr="00237F07">
          <w:rPr>
            <w:highlight w:val="yellow"/>
            <w:rPrChange w:id="2737" w:author="jonathan pritchard" w:date="2024-08-21T11:05:00Z" w16du:dateUtc="2024-08-21T10:05:00Z">
              <w:rPr/>
            </w:rPrChange>
          </w:rPr>
          <w:t>[</w:t>
        </w:r>
        <w:r w:rsidRPr="00237F07">
          <w:rPr>
            <w:b/>
            <w:bCs/>
            <w:highlight w:val="yellow"/>
            <w:rPrChange w:id="2738" w:author="jonathan pritchard" w:date="2024-08-21T11:05:00Z" w16du:dateUtc="2024-08-21T10:05:00Z">
              <w:rPr>
                <w:b/>
                <w:bCs/>
              </w:rPr>
            </w:rPrChange>
          </w:rPr>
          <w:t>what about private visibility of a complex attribute but public visibility of its sub-attributes?]</w:t>
        </w:r>
      </w:ins>
    </w:p>
    <w:p w14:paraId="19A98984" w14:textId="77777777" w:rsidR="00CB6EFD" w:rsidRPr="00B77A92" w:rsidRDefault="00CB6EFD" w:rsidP="00213CC6">
      <w:pPr>
        <w:spacing w:after="120" w:line="240" w:lineRule="auto"/>
        <w:jc w:val="both"/>
      </w:pPr>
    </w:p>
    <w:p w14:paraId="1CDFCB69" w14:textId="226E43C3" w:rsidR="007C15E6" w:rsidRPr="00B77A92" w:rsidRDefault="007C15E6" w:rsidP="00E673D5">
      <w:pPr>
        <w:pStyle w:val="Heading3"/>
      </w:pPr>
      <w:bookmarkStart w:id="2739" w:name="_Toc175134662"/>
      <w:r w:rsidRPr="00B77A92">
        <w:t xml:space="preserve">Sorting </w:t>
      </w:r>
      <w:r w:rsidR="009674CE" w:rsidRPr="00B77A92">
        <w:t>o</w:t>
      </w:r>
      <w:r w:rsidR="00EE7A2C" w:rsidRPr="00B77A92">
        <w:t>rder</w:t>
      </w:r>
      <w:r w:rsidR="009674CE" w:rsidRPr="00B77A92">
        <w:t xml:space="preserve"> of results</w:t>
      </w:r>
      <w:bookmarkEnd w:id="2739"/>
    </w:p>
    <w:p w14:paraId="537AF173" w14:textId="5D2E1718" w:rsidR="00213CC6" w:rsidRPr="00B77A92" w:rsidRDefault="003307D2" w:rsidP="00213CC6">
      <w:pPr>
        <w:spacing w:after="120" w:line="240" w:lineRule="auto"/>
        <w:jc w:val="both"/>
        <w:rPr>
          <w:rFonts w:cs="Arial"/>
          <w:shd w:val="clear" w:color="auto" w:fill="FFFFFF"/>
        </w:rPr>
      </w:pPr>
      <w:commentRangeStart w:id="2740"/>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B77A92" w:rsidRDefault="003307D2" w:rsidP="00213CC6">
      <w:pPr>
        <w:spacing w:after="120" w:line="240" w:lineRule="auto"/>
        <w:jc w:val="both"/>
        <w:rPr>
          <w:rFonts w:cs="Arial"/>
          <w:shd w:val="clear" w:color="auto" w:fill="FFFFFF"/>
        </w:rPr>
      </w:pPr>
      <w:commentRangeStart w:id="2741"/>
      <w:r w:rsidRPr="00B77A92">
        <w:rPr>
          <w:rFonts w:cs="Arial"/>
          <w:shd w:val="clear" w:color="auto" w:fill="FFFFFF"/>
        </w:rPr>
        <w:t>The</w:t>
      </w:r>
      <w:commentRangeEnd w:id="2741"/>
      <w:r w:rsidR="00D574D5" w:rsidRPr="00237F07">
        <w:rPr>
          <w:rStyle w:val="CommentReference"/>
          <w:lang w:val="en-GB"/>
          <w:rPrChange w:id="2742" w:author="jonathan pritchard" w:date="2024-08-21T11:05:00Z" w16du:dateUtc="2024-08-21T10:05:00Z">
            <w:rPr>
              <w:rStyle w:val="CommentReference"/>
            </w:rPr>
          </w:rPrChange>
        </w:rPr>
        <w:commentReference w:id="2741"/>
      </w:r>
      <w:r w:rsidRPr="00B77A92">
        <w:rPr>
          <w:rFonts w:cs="Arial"/>
          <w:shd w:val="clear" w:color="auto" w:fill="FFFFFF"/>
        </w:rPr>
        <w:t xml:space="preserv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5C52CEC8" w:rsidR="003307D2" w:rsidRPr="00B77A92" w:rsidRDefault="003307D2" w:rsidP="00213CC6">
      <w:pPr>
        <w:spacing w:after="120" w:line="240" w:lineRule="auto"/>
        <w:jc w:val="both"/>
      </w:pPr>
      <w:r w:rsidRPr="00B77A92">
        <w:rPr>
          <w:rFonts w:cs="Arial"/>
          <w:shd w:val="clear" w:color="auto" w:fill="FFFFFF"/>
        </w:rPr>
        <w:t xml:space="preserve">Results must be sorted by display plane, then within each display plane by drawing priority. When the drawing priority is equal the geometric primitive must be used to order the information, points followed by </w:t>
      </w:r>
      <w:del w:id="2743" w:author="jonathan pritchard" w:date="2024-08-13T08:42:00Z" w16du:dateUtc="2024-08-13T07:42:00Z">
        <w:r w:rsidRPr="00B77A92" w:rsidDel="00101C16">
          <w:rPr>
            <w:rFonts w:cs="Arial"/>
            <w:shd w:val="clear" w:color="auto" w:fill="FFFFFF"/>
          </w:rPr>
          <w:delText xml:space="preserve">lines </w:delText>
        </w:r>
      </w:del>
      <w:ins w:id="2744" w:author="jonathan pritchard" w:date="2024-08-13T08:42:00Z" w16du:dateUtc="2024-08-13T07:42:00Z">
        <w:r w:rsidR="00101C16" w:rsidRPr="00B77A92">
          <w:rPr>
            <w:rFonts w:cs="Arial"/>
            <w:shd w:val="clear" w:color="auto" w:fill="FFFFFF"/>
          </w:rPr>
          <w:t xml:space="preserve">curves </w:t>
        </w:r>
      </w:ins>
      <w:r w:rsidRPr="00B77A92">
        <w:rPr>
          <w:rFonts w:cs="Arial"/>
          <w:shd w:val="clear" w:color="auto" w:fill="FFFFFF"/>
        </w:rPr>
        <w:t xml:space="preserve">and finally </w:t>
      </w:r>
      <w:ins w:id="2745" w:author="jonathan pritchard" w:date="2024-08-13T08:42:00Z" w16du:dateUtc="2024-08-13T07:42:00Z">
        <w:r w:rsidR="00101C16" w:rsidRPr="00B77A92">
          <w:rPr>
            <w:rFonts w:cs="Arial"/>
            <w:shd w:val="clear" w:color="auto" w:fill="FFFFFF"/>
          </w:rPr>
          <w:t>surfaces</w:t>
        </w:r>
      </w:ins>
      <w:del w:id="2746" w:author="jonathan pritchard" w:date="2024-08-13T08:42:00Z" w16du:dateUtc="2024-08-13T07:42:00Z">
        <w:r w:rsidRPr="00B77A92" w:rsidDel="00101C16">
          <w:rPr>
            <w:rFonts w:cs="Arial"/>
            <w:shd w:val="clear" w:color="auto" w:fill="FFFFFF"/>
          </w:rPr>
          <w:delText>areas</w:delText>
        </w:r>
      </w:del>
      <w:r w:rsidRPr="00B77A92">
        <w:rPr>
          <w:rFonts w:cs="Arial"/>
          <w:shd w:val="clear" w:color="auto" w:fill="FFFFFF"/>
        </w:rPr>
        <w:t>.</w:t>
      </w:r>
      <w:commentRangeEnd w:id="2740"/>
      <w:r w:rsidR="00101C16" w:rsidRPr="00237F07">
        <w:rPr>
          <w:rStyle w:val="CommentReference"/>
          <w:lang w:val="en-GB"/>
          <w:rPrChange w:id="2747" w:author="jonathan pritchard" w:date="2024-08-21T11:05:00Z" w16du:dateUtc="2024-08-21T10:05:00Z">
            <w:rPr>
              <w:rStyle w:val="CommentReference"/>
            </w:rPr>
          </w:rPrChange>
        </w:rPr>
        <w:commentReference w:id="2740"/>
      </w:r>
    </w:p>
    <w:p w14:paraId="063D9ECD" w14:textId="3AFFEDDC" w:rsidR="007C15E6" w:rsidRPr="00B77A92" w:rsidRDefault="007C15E6" w:rsidP="00E673D5">
      <w:pPr>
        <w:pStyle w:val="Heading3"/>
      </w:pPr>
      <w:bookmarkStart w:id="2748" w:name="_Ref47277288"/>
      <w:bookmarkStart w:id="2749" w:name="_Ref47298226"/>
      <w:bookmarkStart w:id="2750" w:name="_Toc175134663"/>
      <w:r w:rsidRPr="00B77A92">
        <w:t xml:space="preserve">Hover-over </w:t>
      </w:r>
      <w:r w:rsidR="009674CE" w:rsidRPr="00B77A92">
        <w:t>f</w:t>
      </w:r>
      <w:r w:rsidRPr="00B77A92">
        <w:t>unction</w:t>
      </w:r>
      <w:bookmarkEnd w:id="2748"/>
      <w:bookmarkEnd w:id="2749"/>
      <w:bookmarkEnd w:id="2750"/>
    </w:p>
    <w:p w14:paraId="309E376F" w14:textId="6D39B9AD" w:rsidR="007C15E6" w:rsidRPr="00B77A92" w:rsidRDefault="007C15E6" w:rsidP="00213CC6">
      <w:pPr>
        <w:spacing w:after="120" w:line="240" w:lineRule="auto"/>
        <w:jc w:val="both"/>
      </w:pPr>
      <w:r w:rsidRPr="00B77A92">
        <w:t xml:space="preserve">OEMs may wish to include hover-over functions for Mariners to access important charted feature details without having to select a </w:t>
      </w:r>
      <w:r w:rsidR="00213CC6" w:rsidRPr="00B77A92">
        <w:t>P</w:t>
      </w:r>
      <w:r w:rsidRPr="00B77A92">
        <w:t xml:space="preserve">ick </w:t>
      </w:r>
      <w:r w:rsidR="00213CC6" w:rsidRPr="00B77A92">
        <w:t>R</w:t>
      </w:r>
      <w:r w:rsidRPr="00B77A92">
        <w:t>eport. If this function is implemented within an ECDIS</w:t>
      </w:r>
      <w:r w:rsidR="00C64605" w:rsidRPr="00B77A92">
        <w:t>,</w:t>
      </w:r>
      <w:r w:rsidRPr="00B77A92">
        <w:t xml:space="preserve"> the Mariner should be able to configure the system</w:t>
      </w:r>
      <w:r w:rsidR="00C64605" w:rsidRPr="00B77A92">
        <w:t xml:space="preserve"> to turn hover-over</w:t>
      </w:r>
      <w:r w:rsidRPr="00B77A92">
        <w:t xml:space="preserve"> function</w:t>
      </w:r>
      <w:r w:rsidR="00C64605" w:rsidRPr="00B77A92">
        <w:t>ality</w:t>
      </w:r>
      <w:r w:rsidRPr="00B77A92">
        <w:t xml:space="preserve"> on </w:t>
      </w:r>
      <w:r w:rsidR="00C64605" w:rsidRPr="00B77A92">
        <w:t>and</w:t>
      </w:r>
      <w:r w:rsidRPr="00B77A92">
        <w:t xml:space="preserve"> off.</w:t>
      </w:r>
    </w:p>
    <w:p w14:paraId="221BB25A" w14:textId="2AC81965" w:rsidR="000D22E5" w:rsidRPr="00B77A92" w:rsidRDefault="000D22E5" w:rsidP="00213CC6">
      <w:pPr>
        <w:spacing w:after="120" w:line="240" w:lineRule="auto"/>
        <w:jc w:val="both"/>
      </w:pPr>
      <w:commentRangeStart w:id="2751"/>
      <w:commentRangeStart w:id="2752"/>
      <w:r w:rsidRPr="00237F07">
        <w:rPr>
          <w:highlight w:val="yellow"/>
          <w:rPrChange w:id="2753" w:author="jonathan pritchard" w:date="2024-08-21T11:05:00Z" w16du:dateUtc="2024-08-21T10:05:00Z">
            <w:rPr/>
          </w:rPrChange>
        </w:rPr>
        <w:t>The hover-over function should only be used when indicated by a drawing instruction.</w:t>
      </w:r>
      <w:commentRangeEnd w:id="2751"/>
      <w:r w:rsidR="00D574D5" w:rsidRPr="00237F07">
        <w:rPr>
          <w:rStyle w:val="CommentReference"/>
          <w:highlight w:val="yellow"/>
          <w:lang w:val="en-GB"/>
          <w:rPrChange w:id="2754" w:author="jonathan pritchard" w:date="2024-08-21T11:05:00Z" w16du:dateUtc="2024-08-21T10:05:00Z">
            <w:rPr>
              <w:rStyle w:val="CommentReference"/>
            </w:rPr>
          </w:rPrChange>
        </w:rPr>
        <w:commentReference w:id="2751"/>
      </w:r>
      <w:commentRangeEnd w:id="2752"/>
      <w:r w:rsidR="00101C16" w:rsidRPr="00237F07">
        <w:rPr>
          <w:rStyle w:val="CommentReference"/>
          <w:lang w:val="en-GB"/>
          <w:rPrChange w:id="2755" w:author="jonathan pritchard" w:date="2024-08-21T11:05:00Z" w16du:dateUtc="2024-08-21T10:05:00Z">
            <w:rPr>
              <w:rStyle w:val="CommentReference"/>
            </w:rPr>
          </w:rPrChange>
        </w:rPr>
        <w:commentReference w:id="2752"/>
      </w:r>
    </w:p>
    <w:p w14:paraId="1BDF07EB" w14:textId="57452CB4" w:rsidR="007C15E6" w:rsidRPr="00B77A92" w:rsidRDefault="007C15E6" w:rsidP="00E673D5">
      <w:pPr>
        <w:pStyle w:val="Heading3"/>
      </w:pPr>
      <w:bookmarkStart w:id="2756" w:name="_Toc175134664"/>
      <w:r w:rsidRPr="00B77A92">
        <w:t xml:space="preserve">Unknown </w:t>
      </w:r>
      <w:r w:rsidR="009674CE" w:rsidRPr="00B77A92">
        <w:t>a</w:t>
      </w:r>
      <w:r w:rsidRPr="00B77A92">
        <w:t>ttributes</w:t>
      </w:r>
      <w:bookmarkEnd w:id="2756"/>
      <w:r w:rsidRPr="00B77A92">
        <w:t xml:space="preserve"> </w:t>
      </w:r>
    </w:p>
    <w:p w14:paraId="5F0E2FAC" w14:textId="7C1CC4A6" w:rsidR="007C15E6" w:rsidRPr="00B77A92" w:rsidRDefault="007C15E6" w:rsidP="00213CC6">
      <w:pPr>
        <w:spacing w:after="120" w:line="240" w:lineRule="auto"/>
        <w:jc w:val="both"/>
      </w:pPr>
      <w:r w:rsidRPr="00B77A92">
        <w:t xml:space="preserve">When the ECDIS encounters an unknown attribute not present in the </w:t>
      </w:r>
      <w:r w:rsidR="009674CE" w:rsidRPr="00B77A92">
        <w:t>product’s</w:t>
      </w:r>
      <w:r w:rsidRPr="00B77A92">
        <w:t xml:space="preserve"> </w:t>
      </w:r>
      <w:r w:rsidR="00213CC6" w:rsidRPr="00B77A92">
        <w:t>F</w:t>
      </w:r>
      <w:r w:rsidRPr="00B77A92">
        <w:t xml:space="preserve">eature </w:t>
      </w:r>
      <w:r w:rsidR="00213CC6" w:rsidRPr="00B77A92">
        <w:t>C</w:t>
      </w:r>
      <w:r w:rsidRPr="00B77A92">
        <w:t xml:space="preserve">atalogue its value </w:t>
      </w:r>
      <w:del w:id="2757" w:author="jonathan pritchard" w:date="2024-05-29T02:33:00Z" w16du:dateUtc="2024-05-29T01:33:00Z">
        <w:r w:rsidRPr="00B77A92" w:rsidDel="004B6C6C">
          <w:delText xml:space="preserve">should </w:delText>
        </w:r>
      </w:del>
      <w:ins w:id="2758" w:author="jonathan pritchard" w:date="2024-05-29T02:33:00Z" w16du:dateUtc="2024-05-29T01:33:00Z">
        <w:r w:rsidR="004B6C6C" w:rsidRPr="00B77A92">
          <w:t xml:space="preserve">must </w:t>
        </w:r>
      </w:ins>
      <w:r w:rsidRPr="00B77A92">
        <w:t>be available via the ECDIS cursor pick.</w:t>
      </w:r>
    </w:p>
    <w:p w14:paraId="5CA54076" w14:textId="47A596F5" w:rsidR="00E77192" w:rsidRPr="00B77A92" w:rsidRDefault="00E77192" w:rsidP="00024B10">
      <w:pPr>
        <w:pStyle w:val="Heading3"/>
        <w:rPr>
          <w:ins w:id="2759" w:author="jonathan pritchard" w:date="2024-02-06T12:01:00Z"/>
        </w:rPr>
      </w:pPr>
      <w:bookmarkStart w:id="2760" w:name="_Toc175134665"/>
      <w:commentRangeStart w:id="2761"/>
      <w:ins w:id="2762" w:author="jonathan pritchard" w:date="2024-02-06T12:00:00Z">
        <w:r w:rsidRPr="00B77A92">
          <w:lastRenderedPageBreak/>
          <w:t>Interoperability between datasets</w:t>
        </w:r>
      </w:ins>
      <w:commentRangeEnd w:id="2761"/>
      <w:ins w:id="2763" w:author="jonathan pritchard" w:date="2024-02-06T12:01:00Z">
        <w:r w:rsidRPr="00237F07">
          <w:rPr>
            <w:rStyle w:val="CommentReference"/>
            <w:b w:val="0"/>
            <w:bCs w:val="0"/>
            <w:lang w:val="en-GB"/>
            <w:rPrChange w:id="2764" w:author="jonathan pritchard" w:date="2024-08-21T11:05:00Z" w16du:dateUtc="2024-08-21T10:05:00Z">
              <w:rPr>
                <w:rStyle w:val="CommentReference"/>
                <w:b w:val="0"/>
                <w:bCs w:val="0"/>
              </w:rPr>
            </w:rPrChange>
          </w:rPr>
          <w:commentReference w:id="2761"/>
        </w:r>
        <w:bookmarkEnd w:id="2760"/>
      </w:ins>
    </w:p>
    <w:p w14:paraId="20AD0108" w14:textId="631924A1" w:rsidR="00E77192" w:rsidRPr="00B77A92" w:rsidRDefault="00E270AB" w:rsidP="00E673D5">
      <w:commentRangeStart w:id="2765"/>
      <w:ins w:id="2766" w:author="jonathan pritchard" w:date="2024-02-06T12:16:00Z">
        <w:r w:rsidRPr="00B77A92">
          <w:t xml:space="preserve">The attribute </w:t>
        </w:r>
        <w:proofErr w:type="spellStart"/>
        <w:r w:rsidRPr="00B77A92">
          <w:t>interoperabilityIdentifier</w:t>
        </w:r>
        <w:proofErr w:type="spellEnd"/>
        <w:r w:rsidRPr="00B77A92">
          <w:t xml:space="preserve"> has been introduced to enable features within a dataset to refer to features contained within other datasets</w:t>
        </w:r>
      </w:ins>
      <w:ins w:id="2767" w:author="jonathan pritchard" w:date="2024-02-06T12:17:00Z">
        <w:r w:rsidRPr="00B77A92">
          <w:t xml:space="preserve"> conforming to different product specifications. When a feature is being accessed via pick report, and it contains the attribute </w:t>
        </w:r>
        <w:proofErr w:type="spellStart"/>
        <w:r w:rsidRPr="00B77A92">
          <w:t>interoperabilityIdentifier</w:t>
        </w:r>
        <w:proofErr w:type="spellEnd"/>
        <w:r w:rsidRPr="00B77A92">
          <w:t xml:space="preserve">, then </w:t>
        </w:r>
      </w:ins>
      <w:ins w:id="2768" w:author="jonathan pritchard" w:date="2024-02-06T12:18:00Z">
        <w:r w:rsidRPr="00B77A92">
          <w:t xml:space="preserve">any other features in the cursor query with the same value of </w:t>
        </w:r>
        <w:proofErr w:type="spellStart"/>
        <w:r w:rsidRPr="00B77A92">
          <w:t>interoperabilityIdentifier</w:t>
        </w:r>
        <w:proofErr w:type="spellEnd"/>
        <w:r w:rsidRPr="00B77A92">
          <w:t xml:space="preserve"> </w:t>
        </w:r>
      </w:ins>
      <w:ins w:id="2769" w:author="jonathan pritchard" w:date="2024-06-19T08:24:00Z" w16du:dateUtc="2024-06-19T07:24:00Z">
        <w:r w:rsidR="00A72FA1" w:rsidRPr="00B77A92">
          <w:t>must</w:t>
        </w:r>
      </w:ins>
      <w:ins w:id="2770" w:author="jonathan pritchard" w:date="2024-02-06T12:18:00Z">
        <w:r w:rsidRPr="00B77A92">
          <w:t xml:space="preserve"> also be included in the pick report details listed.</w:t>
        </w:r>
      </w:ins>
      <w:commentRangeEnd w:id="2765"/>
      <w:ins w:id="2771" w:author="jonathan pritchard" w:date="2024-02-06T12:19:00Z">
        <w:r w:rsidR="00EA43FD" w:rsidRPr="00237F07">
          <w:rPr>
            <w:rStyle w:val="CommentReference"/>
            <w:lang w:val="en-GB"/>
            <w:rPrChange w:id="2772" w:author="jonathan pritchard" w:date="2024-08-21T11:05:00Z" w16du:dateUtc="2024-08-21T10:05:00Z">
              <w:rPr>
                <w:rStyle w:val="CommentReference"/>
              </w:rPr>
            </w:rPrChange>
          </w:rPr>
          <w:commentReference w:id="2765"/>
        </w:r>
      </w:ins>
    </w:p>
    <w:p w14:paraId="5AD973D5" w14:textId="0E3CD55A" w:rsidR="00FC42CD" w:rsidRPr="00B77A92" w:rsidRDefault="002519D7" w:rsidP="00E673D5">
      <w:pPr>
        <w:pStyle w:val="Heading2"/>
      </w:pPr>
      <w:bookmarkStart w:id="2773" w:name="_Toc175134666"/>
      <w:commentRangeStart w:id="2774"/>
      <w:r w:rsidRPr="00B77A92">
        <w:t>Cursor queries</w:t>
      </w:r>
      <w:r w:rsidR="00FC42CD" w:rsidRPr="00B77A92">
        <w:t xml:space="preserve"> on coverage</w:t>
      </w:r>
      <w:r w:rsidR="00E273EC" w:rsidRPr="00B77A92">
        <w:t xml:space="preserve"> data</w:t>
      </w:r>
      <w:commentRangeEnd w:id="2774"/>
      <w:r w:rsidR="006B59AA" w:rsidRPr="00237F07">
        <w:rPr>
          <w:rStyle w:val="CommentReference"/>
          <w:rFonts w:eastAsia="MS Mincho"/>
          <w:b w:val="0"/>
          <w:bCs w:val="0"/>
          <w:lang w:val="en-GB"/>
          <w:rPrChange w:id="2775" w:author="jonathan pritchard" w:date="2024-08-21T11:05:00Z" w16du:dateUtc="2024-08-21T10:05:00Z">
            <w:rPr>
              <w:rStyle w:val="CommentReference"/>
              <w:rFonts w:eastAsia="MS Mincho"/>
              <w:b w:val="0"/>
              <w:bCs w:val="0"/>
            </w:rPr>
          </w:rPrChange>
        </w:rPr>
        <w:commentReference w:id="2774"/>
      </w:r>
      <w:bookmarkEnd w:id="2773"/>
    </w:p>
    <w:p w14:paraId="3C525B0A" w14:textId="0C23C6F4" w:rsidR="00FC42CD" w:rsidRPr="00B77A92" w:rsidRDefault="00A207E5" w:rsidP="00A05AE2">
      <w:pPr>
        <w:spacing w:after="120" w:line="240" w:lineRule="auto"/>
        <w:jc w:val="both"/>
      </w:pPr>
      <w:r w:rsidRPr="00B77A92">
        <w:t xml:space="preserve">Cursor queries on continuous gridded coverage data </w:t>
      </w:r>
      <w:del w:id="2776" w:author="jonathan pritchard" w:date="2024-05-29T02:33:00Z" w16du:dateUtc="2024-05-29T01:33:00Z">
        <w:r w:rsidRPr="00B77A92" w:rsidDel="004B6C6C">
          <w:delText xml:space="preserve">should </w:delText>
        </w:r>
      </w:del>
      <w:ins w:id="2777" w:author="jonathan pritchard" w:date="2024-05-29T02:33:00Z" w16du:dateUtc="2024-05-29T01:33:00Z">
        <w:r w:rsidR="004B6C6C" w:rsidRPr="00B77A92">
          <w:t xml:space="preserve">must </w:t>
        </w:r>
      </w:ins>
      <w:r w:rsidRPr="00B77A92">
        <w:t>report the coverage feature</w:t>
      </w:r>
      <w:r w:rsidR="006E54CE" w:rsidRPr="00B77A92">
        <w:t>’s</w:t>
      </w:r>
      <w:r w:rsidRPr="00B77A92">
        <w:t xml:space="preserve"> data values </w:t>
      </w:r>
      <w:r w:rsidR="006E54CE" w:rsidRPr="00B77A92">
        <w:t>corresponding to</w:t>
      </w:r>
      <w:r w:rsidRPr="00B77A92">
        <w:t xml:space="preserve"> the </w:t>
      </w:r>
      <w:r w:rsidR="006E54CE" w:rsidRPr="00B77A92">
        <w:t>spatial location indicated by the cursor query. The data values reported should be those at the nearest data point for discrete coverages,</w:t>
      </w:r>
      <w:del w:id="2778" w:author="jonathan pritchard" w:date="2024-05-29T02:33:00Z" w16du:dateUtc="2024-05-29T01:33:00Z">
        <w:r w:rsidR="006E54CE" w:rsidRPr="00B77A92" w:rsidDel="004B6C6C">
          <w:delText xml:space="preserve"> o</w:delText>
        </w:r>
        <w:commentRangeStart w:id="2779"/>
        <w:r w:rsidR="006E54CE" w:rsidRPr="00B77A92" w:rsidDel="004B6C6C">
          <w:delText>r interpolated values for continuous coverages</w:delText>
        </w:r>
      </w:del>
      <w:r w:rsidR="006E54CE" w:rsidRPr="00B77A92">
        <w:t xml:space="preserve">. </w:t>
      </w:r>
      <w:commentRangeEnd w:id="2779"/>
      <w:r w:rsidR="004B6C6C" w:rsidRPr="00237F07">
        <w:rPr>
          <w:rStyle w:val="CommentReference"/>
          <w:lang w:val="en-GB"/>
          <w:rPrChange w:id="2780" w:author="jonathan pritchard" w:date="2024-08-21T11:05:00Z" w16du:dateUtc="2024-08-21T10:05:00Z">
            <w:rPr>
              <w:rStyle w:val="CommentReference"/>
            </w:rPr>
          </w:rPrChange>
        </w:rPr>
        <w:commentReference w:id="2779"/>
      </w:r>
    </w:p>
    <w:p w14:paraId="04414D44" w14:textId="5649288A" w:rsidR="00A207E5" w:rsidRPr="00B77A92" w:rsidRDefault="00752D0E" w:rsidP="00A05AE2">
      <w:pPr>
        <w:spacing w:after="120" w:line="240" w:lineRule="auto"/>
        <w:jc w:val="both"/>
      </w:pPr>
      <w:r w:rsidRPr="00B77A92">
        <w:t>For discrete coverages, t</w:t>
      </w:r>
      <w:r w:rsidR="00B61060" w:rsidRPr="00B77A92">
        <w:t>he data point from which the result is reported should be highlighted.</w:t>
      </w:r>
      <w:r w:rsidRPr="00B77A92">
        <w:t xml:space="preserve"> Highlighting grid data points is not required for continuous coverages. </w:t>
      </w:r>
    </w:p>
    <w:p w14:paraId="0226E320" w14:textId="3D009B4B" w:rsidR="00A207E5" w:rsidRPr="00B77A92" w:rsidRDefault="00447338" w:rsidP="00A05AE2">
      <w:pPr>
        <w:spacing w:after="120" w:line="240" w:lineRule="auto"/>
        <w:jc w:val="both"/>
      </w:pPr>
      <w:commentRangeStart w:id="2781"/>
      <w:r w:rsidRPr="00B77A92">
        <w:t>Depictions of results may be customized by the product specification or manufacturer, provided important information in other parts of the display is not obscured.</w:t>
      </w:r>
      <w:r w:rsidR="005D7A82" w:rsidRPr="00B77A92">
        <w:t xml:space="preserve"> For example, time series information may be depicted using a graph.</w:t>
      </w:r>
      <w:commentRangeEnd w:id="2781"/>
      <w:r w:rsidR="006B59AA" w:rsidRPr="00237F07">
        <w:rPr>
          <w:rStyle w:val="CommentReference"/>
          <w:lang w:val="en-GB"/>
          <w:rPrChange w:id="2782" w:author="jonathan pritchard" w:date="2024-08-21T11:05:00Z" w16du:dateUtc="2024-08-21T10:05:00Z">
            <w:rPr>
              <w:rStyle w:val="CommentReference"/>
            </w:rPr>
          </w:rPrChange>
        </w:rPr>
        <w:commentReference w:id="2781"/>
      </w:r>
    </w:p>
    <w:p w14:paraId="096B6041" w14:textId="62EA5516" w:rsidR="00752D0E" w:rsidRPr="00B77A92" w:rsidRDefault="005D7A82" w:rsidP="00A05AE2">
      <w:pPr>
        <w:spacing w:after="120" w:line="240" w:lineRule="auto"/>
        <w:jc w:val="both"/>
      </w:pPr>
      <w:r w:rsidRPr="00B77A92">
        <w:t>See c</w:t>
      </w:r>
      <w:r w:rsidR="00752D0E" w:rsidRPr="00B77A92">
        <w:t>lause</w:t>
      </w:r>
      <w:r w:rsidRPr="00B77A92">
        <w:t>s</w:t>
      </w:r>
      <w:r w:rsidR="00752D0E" w:rsidRPr="00B77A92">
        <w:t xml:space="preserve"> </w:t>
      </w:r>
      <w:r w:rsidR="00752D0E" w:rsidRPr="00B77A92">
        <w:fldChar w:fldCharType="begin"/>
      </w:r>
      <w:r w:rsidR="00752D0E" w:rsidRPr="00B77A92">
        <w:instrText xml:space="preserve"> REF _Ref47472841 \r \h </w:instrText>
      </w:r>
      <w:r w:rsidR="00A05AE2" w:rsidRPr="00B77A92">
        <w:instrText xml:space="preserve"> \* MERGEFORMAT </w:instrText>
      </w:r>
      <w:r w:rsidR="00752D0E" w:rsidRPr="00B77A92">
        <w:fldChar w:fldCharType="separate"/>
      </w:r>
      <w:r w:rsidR="00832978" w:rsidRPr="00B77A92">
        <w:t>C-13.1</w:t>
      </w:r>
      <w:r w:rsidR="00752D0E" w:rsidRPr="00B77A92">
        <w:fldChar w:fldCharType="end"/>
      </w:r>
      <w:r w:rsidRPr="00B77A92">
        <w:t xml:space="preserve"> and </w:t>
      </w:r>
      <w:r w:rsidR="00752D0E" w:rsidRPr="00B77A92">
        <w:fldChar w:fldCharType="begin"/>
      </w:r>
      <w:r w:rsidR="00752D0E" w:rsidRPr="00B77A92">
        <w:instrText xml:space="preserve"> REF _Ref47472845 \r \h </w:instrText>
      </w:r>
      <w:r w:rsidR="00A05AE2" w:rsidRPr="00B77A92">
        <w:instrText xml:space="preserve"> \* MERGEFORMAT </w:instrText>
      </w:r>
      <w:r w:rsidR="00752D0E" w:rsidRPr="00B77A92">
        <w:fldChar w:fldCharType="separate"/>
      </w:r>
      <w:r w:rsidR="00832978" w:rsidRPr="00B77A92">
        <w:t>C-13.2</w:t>
      </w:r>
      <w:r w:rsidR="00752D0E" w:rsidRPr="00B77A92">
        <w:fldChar w:fldCharType="end"/>
      </w:r>
      <w:r w:rsidRPr="00B77A92">
        <w:t xml:space="preserve"> for more information on methods and rules for cursor queries on coverage features.</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2783" w:name="_Toc175134667"/>
      <w:commentRangeStart w:id="2784"/>
      <w:commentRangeStart w:id="2785"/>
      <w:commentRangeStart w:id="2786"/>
      <w:commentRangeStart w:id="2787"/>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2784"/>
      <w:r w:rsidR="00E673D5" w:rsidRPr="00237F07">
        <w:rPr>
          <w:rStyle w:val="CommentReference"/>
          <w:rFonts w:eastAsia="MS Mincho"/>
          <w:b w:val="0"/>
          <w:bCs w:val="0"/>
          <w:lang w:val="en-GB"/>
          <w:rPrChange w:id="2788" w:author="jonathan pritchard" w:date="2024-08-21T11:05:00Z" w16du:dateUtc="2024-08-21T10:05:00Z">
            <w:rPr>
              <w:rStyle w:val="CommentReference"/>
              <w:rFonts w:eastAsia="MS Mincho"/>
              <w:b w:val="0"/>
              <w:bCs w:val="0"/>
            </w:rPr>
          </w:rPrChange>
        </w:rPr>
        <w:commentReference w:id="2784"/>
      </w:r>
      <w:commentRangeEnd w:id="2785"/>
      <w:r w:rsidR="0007289C" w:rsidRPr="00237F07">
        <w:rPr>
          <w:rStyle w:val="CommentReference"/>
          <w:rFonts w:eastAsia="MS Mincho"/>
          <w:b w:val="0"/>
          <w:bCs w:val="0"/>
          <w:lang w:val="en-GB"/>
          <w:rPrChange w:id="2789" w:author="jonathan pritchard" w:date="2024-08-21T11:05:00Z" w16du:dateUtc="2024-08-21T10:05:00Z">
            <w:rPr>
              <w:rStyle w:val="CommentReference"/>
              <w:rFonts w:eastAsia="MS Mincho"/>
              <w:b w:val="0"/>
              <w:bCs w:val="0"/>
            </w:rPr>
          </w:rPrChange>
        </w:rPr>
        <w:commentReference w:id="2785"/>
      </w:r>
      <w:commentRangeEnd w:id="2786"/>
      <w:r w:rsidR="00D574D5" w:rsidRPr="00237F07">
        <w:rPr>
          <w:rStyle w:val="CommentReference"/>
          <w:rFonts w:eastAsia="MS Mincho"/>
          <w:b w:val="0"/>
          <w:bCs w:val="0"/>
          <w:lang w:val="en-GB"/>
          <w:rPrChange w:id="2790" w:author="jonathan pritchard" w:date="2024-08-21T11:05:00Z" w16du:dateUtc="2024-08-21T10:05:00Z">
            <w:rPr>
              <w:rStyle w:val="CommentReference"/>
              <w:rFonts w:eastAsia="MS Mincho"/>
              <w:b w:val="0"/>
              <w:bCs w:val="0"/>
            </w:rPr>
          </w:rPrChange>
        </w:rPr>
        <w:commentReference w:id="2786"/>
      </w:r>
      <w:commentRangeEnd w:id="2787"/>
      <w:r w:rsidR="00171A98" w:rsidRPr="00237F07">
        <w:rPr>
          <w:rStyle w:val="CommentReference"/>
          <w:rFonts w:eastAsia="MS Mincho"/>
          <w:b w:val="0"/>
          <w:bCs w:val="0"/>
          <w:lang w:val="en-GB"/>
          <w:rPrChange w:id="2791" w:author="jonathan pritchard" w:date="2024-08-21T11:05:00Z" w16du:dateUtc="2024-08-21T10:05:00Z">
            <w:rPr>
              <w:rStyle w:val="CommentReference"/>
              <w:rFonts w:eastAsia="MS Mincho"/>
              <w:b w:val="0"/>
              <w:bCs w:val="0"/>
            </w:rPr>
          </w:rPrChange>
        </w:rPr>
        <w:commentReference w:id="2787"/>
      </w:r>
      <w:bookmarkEnd w:id="2783"/>
    </w:p>
    <w:p w14:paraId="086561FC" w14:textId="071158B8" w:rsidR="00101C16" w:rsidRPr="00B77A92" w:rsidRDefault="00C64961" w:rsidP="00A05AE2">
      <w:pPr>
        <w:spacing w:after="120" w:line="240" w:lineRule="auto"/>
        <w:jc w:val="both"/>
        <w:rPr>
          <w:ins w:id="2792" w:author="jonathan pritchard" w:date="2024-08-13T08:46:00Z" w16du:dateUtc="2024-08-13T07:46:00Z"/>
        </w:rPr>
      </w:pPr>
      <w:ins w:id="2793" w:author="jonathan pritchard" w:date="2024-08-14T16:33:00Z" w16du:dateUtc="2024-08-14T15:33:00Z">
        <w:r w:rsidRPr="00B77A92">
          <w:t xml:space="preserve">S-101 </w:t>
        </w:r>
      </w:ins>
      <w:del w:id="2794" w:author="Raphael Malyankar" w:date="2023-08-30T22:07:00Z">
        <w:r w:rsidR="007C15E6" w:rsidRPr="00B77A92" w:rsidDel="008C710E">
          <w:delText xml:space="preserve">When a </w:delText>
        </w:r>
        <w:r w:rsidR="007C15E6" w:rsidRPr="00B77A92" w:rsidDel="008C710E">
          <w:rPr>
            <w:b/>
            <w:bCs/>
          </w:rPr>
          <w:delText>Tidal</w:delText>
        </w:r>
        <w:r w:rsidR="00A05AE2" w:rsidRPr="00B77A92" w:rsidDel="008C710E">
          <w:rPr>
            <w:b/>
            <w:bCs/>
          </w:rPr>
          <w:delText xml:space="preserve"> </w:delText>
        </w:r>
        <w:r w:rsidR="007C15E6" w:rsidRPr="00B77A92" w:rsidDel="008C710E">
          <w:rPr>
            <w:b/>
            <w:bCs/>
          </w:rPr>
          <w:delText>Stream</w:delText>
        </w:r>
        <w:r w:rsidR="00A05AE2" w:rsidRPr="00B77A92" w:rsidDel="008C710E">
          <w:rPr>
            <w:b/>
            <w:bCs/>
          </w:rPr>
          <w:delText xml:space="preserve"> </w:delText>
        </w:r>
        <w:r w:rsidR="007C15E6" w:rsidRPr="00B77A92" w:rsidDel="008C710E">
          <w:rPr>
            <w:b/>
            <w:bCs/>
          </w:rPr>
          <w:delText>Panel</w:delText>
        </w:r>
        <w:r w:rsidR="00A05AE2" w:rsidRPr="00B77A92" w:rsidDel="008C710E">
          <w:rPr>
            <w:b/>
            <w:bCs/>
          </w:rPr>
          <w:delText xml:space="preserve"> </w:delText>
        </w:r>
        <w:r w:rsidR="007C15E6" w:rsidRPr="00B77A92" w:rsidDel="008C710E">
          <w:rPr>
            <w:b/>
            <w:bCs/>
          </w:rPr>
          <w:delText>Data</w:delText>
        </w:r>
        <w:r w:rsidR="007C15E6" w:rsidRPr="00B77A92" w:rsidDel="008C710E">
          <w:delText xml:space="preserve"> feature is encoded within ENC</w:delText>
        </w:r>
      </w:del>
      <w:ins w:id="2795" w:author="Raphael Malyankar" w:date="2023-08-30T22:08:00Z">
        <w:r w:rsidR="008C710E" w:rsidRPr="00B77A92">
          <w:t>Tidal stream</w:t>
        </w:r>
      </w:ins>
      <w:ins w:id="2796" w:author="Raphael Malyankar" w:date="2023-08-30T22:33:00Z">
        <w:r w:rsidR="00B51EC9" w:rsidRPr="00B77A92">
          <w:t xml:space="preserve"> </w:t>
        </w:r>
      </w:ins>
      <w:ins w:id="2797" w:author="Raphael Malyankar" w:date="2023-08-30T22:08:00Z">
        <w:r w:rsidR="008C710E" w:rsidRPr="00B77A92">
          <w:t xml:space="preserve">information </w:t>
        </w:r>
      </w:ins>
      <w:ins w:id="2798" w:author="Raphael Malyankar" w:date="2023-08-30T22:32:00Z">
        <w:r w:rsidR="00B51EC9" w:rsidRPr="00B77A92">
          <w:t>in the form of speed and dir</w:t>
        </w:r>
      </w:ins>
      <w:ins w:id="2799" w:author="Raphael Malyankar" w:date="2023-08-30T22:33:00Z">
        <w:r w:rsidR="00B51EC9" w:rsidRPr="00B77A92">
          <w:t xml:space="preserve">ection at intervals </w:t>
        </w:r>
      </w:ins>
      <w:ins w:id="2800" w:author="Raphael Malyankar" w:date="2023-08-30T22:41:00Z">
        <w:r w:rsidR="00612B85" w:rsidRPr="00B77A92">
          <w:t>relative to the time of</w:t>
        </w:r>
      </w:ins>
      <w:ins w:id="2801" w:author="Raphael Malyankar" w:date="2023-08-30T22:33:00Z">
        <w:r w:rsidR="00B51EC9" w:rsidRPr="00B77A92">
          <w:t xml:space="preserve"> a “reference</w:t>
        </w:r>
      </w:ins>
      <w:ins w:id="2802" w:author="Raphael Malyankar" w:date="2023-08-30T22:34:00Z">
        <w:r w:rsidR="00B51EC9" w:rsidRPr="00B77A92">
          <w:t xml:space="preserve"> tide” </w:t>
        </w:r>
      </w:ins>
      <w:ins w:id="2803" w:author="Raphael Malyankar" w:date="2023-08-30T22:35:00Z">
        <w:r w:rsidR="00B51EC9" w:rsidRPr="00B77A92">
          <w:t>(</w:t>
        </w:r>
      </w:ins>
      <w:ins w:id="2804" w:author="Raphael Malyankar" w:date="2023-08-30T22:36:00Z">
        <w:r w:rsidR="00B51EC9" w:rsidRPr="00B77A92">
          <w:t xml:space="preserve">generally </w:t>
        </w:r>
      </w:ins>
      <w:ins w:id="2805" w:author="Raphael Malyankar" w:date="2023-08-30T22:35:00Z">
        <w:r w:rsidR="00B51EC9" w:rsidRPr="00B77A92">
          <w:t>hi</w:t>
        </w:r>
      </w:ins>
      <w:ins w:id="2806" w:author="Raphael Malyankar" w:date="2023-08-30T22:36:00Z">
        <w:r w:rsidR="00B51EC9" w:rsidRPr="00B77A92">
          <w:t>gh or low water)</w:t>
        </w:r>
      </w:ins>
      <w:del w:id="2807" w:author="Raphael Malyankar" w:date="2023-08-30T22:36:00Z">
        <w:r w:rsidR="007C15E6" w:rsidRPr="00B77A92" w:rsidDel="00B51EC9">
          <w:delText>, the data from the attributes</w:delText>
        </w:r>
      </w:del>
      <w:r w:rsidR="007C15E6" w:rsidRPr="00B77A92">
        <w:t xml:space="preserve"> </w:t>
      </w:r>
      <w:del w:id="2808" w:author="jonathan pritchard" w:date="2024-08-14T16:31:00Z" w16du:dateUtc="2024-08-14T15:31:00Z">
        <w:r w:rsidR="007C15E6" w:rsidRPr="00237F07" w:rsidDel="00C64961">
          <w:rPr>
            <w:highlight w:val="yellow"/>
            <w:rPrChange w:id="2809" w:author="jonathan pritchard" w:date="2024-08-21T11:05:00Z" w16du:dateUtc="2024-08-21T10:05:00Z">
              <w:rPr/>
            </w:rPrChange>
          </w:rPr>
          <w:delText>should</w:delText>
        </w:r>
        <w:r w:rsidR="007C15E6" w:rsidRPr="00B77A92" w:rsidDel="00C64961">
          <w:delText xml:space="preserve"> </w:delText>
        </w:r>
      </w:del>
      <w:ins w:id="2810" w:author="jonathan pritchard" w:date="2024-08-14T16:31:00Z" w16du:dateUtc="2024-08-14T15:31:00Z">
        <w:r w:rsidRPr="00B77A92">
          <w:t xml:space="preserve">must </w:t>
        </w:r>
      </w:ins>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ins w:id="2811" w:author="Raphael Malyankar" w:date="2023-08-30T22:42:00Z">
        <w:r w:rsidR="006A1B52" w:rsidRPr="00B77A92">
          <w:t xml:space="preserve"> </w:t>
        </w:r>
      </w:ins>
      <w:ins w:id="2812" w:author="Raphael Malyankar" w:date="2023-08-30T22:43:00Z">
        <w:r w:rsidR="006A1B52" w:rsidRPr="00B77A92">
          <w:t>(or other UI panel)</w:t>
        </w:r>
      </w:ins>
      <w:r w:rsidR="007C15E6" w:rsidRPr="00B77A92">
        <w:t xml:space="preserve">. </w:t>
      </w:r>
    </w:p>
    <w:p w14:paraId="6EBFC2D9" w14:textId="77777777" w:rsidR="00C64961" w:rsidRPr="00B77A92" w:rsidRDefault="005E3EB6" w:rsidP="00A05AE2">
      <w:pPr>
        <w:spacing w:after="120" w:line="240" w:lineRule="auto"/>
        <w:jc w:val="both"/>
        <w:rPr>
          <w:ins w:id="2813" w:author="jonathan pritchard" w:date="2024-08-14T16:34:00Z" w16du:dateUtc="2024-08-14T15:34: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del w:id="2814" w:author="jonathan pritchard" w:date="2024-08-14T16:31:00Z" w16du:dateUtc="2024-08-14T15:31:00Z">
        <w:r w:rsidR="007C15E6" w:rsidRPr="00B77A92" w:rsidDel="00C64961">
          <w:delText xml:space="preserve">should </w:delText>
        </w:r>
      </w:del>
      <w:ins w:id="2815" w:author="jonathan pritchard" w:date="2024-08-14T16:31:00Z" w16du:dateUtc="2024-08-14T15:31:00Z">
        <w:r w:rsidR="00C64961" w:rsidRPr="00B77A92">
          <w:t xml:space="preserve">must </w:t>
        </w:r>
      </w:ins>
      <w:r w:rsidR="007C15E6" w:rsidRPr="00B77A92">
        <w:t>be used for displaying the values</w:t>
      </w:r>
      <w:ins w:id="2816" w:author="jonathan pritchard" w:date="2024-08-14T16:33:00Z" w16du:dateUtc="2024-08-14T15:33:00Z">
        <w:r w:rsidR="00C64961" w:rsidRPr="00B77A92">
          <w:t xml:space="preserve">, encoded in the </w:t>
        </w:r>
      </w:ins>
      <w:ins w:id="2817" w:author="jonathan pritchard" w:date="2024-08-14T16:34:00Z" w16du:dateUtc="2024-08-14T15:34:00Z">
        <w:r w:rsidR="00C64961" w:rsidRPr="00B77A92">
          <w:rPr>
            <w:b/>
            <w:bCs/>
          </w:rPr>
          <w:t>Tidal Stream Panel Data</w:t>
        </w:r>
        <w:r w:rsidR="00C64961" w:rsidRPr="00B77A92">
          <w:t xml:space="preserve"> S-101 feature.</w:t>
        </w:r>
      </w:ins>
      <w:ins w:id="2818" w:author="Raphael Malyankar" w:date="2023-08-31T00:26:00Z">
        <w:r w:rsidR="00D23458" w:rsidRPr="00B77A92">
          <w:t xml:space="preserve"> </w:t>
        </w:r>
      </w:ins>
    </w:p>
    <w:p w14:paraId="0BB0F183" w14:textId="5A8300BA" w:rsidR="007C15E6" w:rsidRPr="00B77A92" w:rsidRDefault="00424BE3" w:rsidP="00A05AE2">
      <w:pPr>
        <w:spacing w:after="120" w:line="240" w:lineRule="auto"/>
        <w:jc w:val="both"/>
      </w:pPr>
      <w:ins w:id="2819" w:author="Raphael Malyankar" w:date="2023-08-31T13:34:00Z">
        <w:r w:rsidRPr="00B77A92">
          <w:t xml:space="preserve">The table layout may be modified depending on the </w:t>
        </w:r>
        <w:proofErr w:type="spellStart"/>
        <w:r w:rsidRPr="00B77A92">
          <w:t>modeling</w:t>
        </w:r>
      </w:ins>
      <w:proofErr w:type="spellEnd"/>
      <w:ins w:id="2820" w:author="Raphael Malyankar" w:date="2023-08-31T13:35:00Z">
        <w:r w:rsidRPr="00B77A92">
          <w:t xml:space="preserve"> </w:t>
        </w:r>
        <w:commentRangeStart w:id="2821"/>
        <w:commentRangeStart w:id="2822"/>
        <w:commentRangeStart w:id="2823"/>
        <w:r w:rsidRPr="00B77A92">
          <w:t>–</w:t>
        </w:r>
      </w:ins>
      <w:ins w:id="2824" w:author="Raphael Malyankar" w:date="2023-08-31T13:34:00Z">
        <w:r w:rsidRPr="00B77A92">
          <w:t xml:space="preserve"> for</w:t>
        </w:r>
      </w:ins>
      <w:ins w:id="2825" w:author="Raphael Malyankar" w:date="2023-08-31T13:35:00Z">
        <w:r w:rsidRPr="00B77A92">
          <w:t xml:space="preserve"> </w:t>
        </w:r>
      </w:ins>
      <w:ins w:id="2826" w:author="Raphael Malyankar" w:date="2023-08-31T13:34:00Z">
        <w:r w:rsidRPr="00B77A92">
          <w:t>example</w:t>
        </w:r>
      </w:ins>
      <w:ins w:id="2827" w:author="Raphael Malyankar" w:date="2023-08-31T00:29:00Z">
        <w:r w:rsidR="00D23458" w:rsidRPr="00B77A92">
          <w:t>, t</w:t>
        </w:r>
      </w:ins>
      <w:ins w:id="2828" w:author="Raphael Malyankar" w:date="2023-08-31T00:26:00Z">
        <w:r w:rsidR="00D23458" w:rsidRPr="00B77A92">
          <w:t>he "Ra</w:t>
        </w:r>
      </w:ins>
      <w:ins w:id="2829" w:author="Raphael Malyankar" w:date="2023-08-31T00:27:00Z">
        <w:r w:rsidR="00D23458" w:rsidRPr="00B77A92">
          <w:t>tes” column may be split</w:t>
        </w:r>
      </w:ins>
      <w:ins w:id="2830" w:author="Raphael Malyankar" w:date="2023-08-31T00:28:00Z">
        <w:r w:rsidR="00D23458" w:rsidRPr="00B77A92">
          <w:t xml:space="preserve"> </w:t>
        </w:r>
      </w:ins>
      <w:ins w:id="2831" w:author="Raphael Malyankar" w:date="2023-08-31T13:35:00Z">
        <w:r w:rsidRPr="00B77A92">
          <w:t>if both</w:t>
        </w:r>
      </w:ins>
      <w:ins w:id="2832" w:author="Raphael Malyankar" w:date="2023-08-31T00:28:00Z">
        <w:r w:rsidR="00D23458" w:rsidRPr="00B77A92">
          <w:t xml:space="preserve"> </w:t>
        </w:r>
      </w:ins>
      <w:ins w:id="2833" w:author="Raphael Malyankar" w:date="2023-08-31T00:31:00Z">
        <w:r w:rsidR="009969E7" w:rsidRPr="00B77A92">
          <w:t>springs</w:t>
        </w:r>
      </w:ins>
      <w:ins w:id="2834" w:author="Raphael Malyankar" w:date="2023-08-31T13:35:00Z">
        <w:r w:rsidRPr="00B77A92">
          <w:t xml:space="preserve"> and </w:t>
        </w:r>
      </w:ins>
      <w:ins w:id="2835" w:author="Raphael Malyankar" w:date="2023-08-31T00:31:00Z">
        <w:r w:rsidR="009969E7" w:rsidRPr="00B77A92">
          <w:t>neaps</w:t>
        </w:r>
      </w:ins>
      <w:ins w:id="2836" w:author="Raphael Malyankar" w:date="2023-09-01T09:00:00Z">
        <w:r w:rsidR="004B4049" w:rsidRPr="00B77A92">
          <w:t xml:space="preserve"> rates</w:t>
        </w:r>
      </w:ins>
      <w:ins w:id="2837" w:author="Raphael Malyankar" w:date="2023-08-31T13:35:00Z">
        <w:r w:rsidRPr="00B77A92">
          <w:t xml:space="preserve"> are </w:t>
        </w:r>
      </w:ins>
      <w:ins w:id="2838" w:author="Raphael Malyankar" w:date="2023-09-01T09:02:00Z">
        <w:r w:rsidR="00D46318" w:rsidRPr="00B77A92">
          <w:t xml:space="preserve">both </w:t>
        </w:r>
      </w:ins>
      <w:ins w:id="2839" w:author="Raphael Malyankar" w:date="2023-08-31T13:35:00Z">
        <w:r w:rsidRPr="00B77A92">
          <w:t>pro</w:t>
        </w:r>
      </w:ins>
      <w:ins w:id="2840" w:author="Raphael Malyankar" w:date="2023-08-31T13:36:00Z">
        <w:r w:rsidRPr="00B77A92">
          <w:t>vided</w:t>
        </w:r>
      </w:ins>
      <w:ins w:id="2841" w:author="Raphael Malyankar" w:date="2023-09-01T09:00:00Z">
        <w:r w:rsidR="004B4049" w:rsidRPr="00B77A92">
          <w:t xml:space="preserve"> for </w:t>
        </w:r>
      </w:ins>
      <w:ins w:id="2842" w:author="Raphael Malyankar" w:date="2023-09-01T09:03:00Z">
        <w:r w:rsidR="00D46318" w:rsidRPr="00B77A92">
          <w:t>the same</w:t>
        </w:r>
      </w:ins>
      <w:ins w:id="2843" w:author="Raphael Malyankar" w:date="2023-09-01T09:00:00Z">
        <w:r w:rsidR="004B4049" w:rsidRPr="00B77A92">
          <w:t xml:space="preserve"> direction</w:t>
        </w:r>
      </w:ins>
      <w:ins w:id="2844" w:author="Raphael Malyankar" w:date="2023-09-01T09:02:00Z">
        <w:r w:rsidR="00D46318" w:rsidRPr="00B77A92">
          <w:t xml:space="preserve"> instance</w:t>
        </w:r>
      </w:ins>
      <w:ins w:id="2845" w:author="Raphael Malyankar" w:date="2023-08-31T00:28:00Z">
        <w:r w:rsidR="00D23458" w:rsidRPr="00B77A92">
          <w:t>, o</w:t>
        </w:r>
      </w:ins>
      <w:ins w:id="2846" w:author="Raphael Malyankar" w:date="2023-08-31T00:29:00Z">
        <w:r w:rsidR="00D23458" w:rsidRPr="00B77A92">
          <w:t xml:space="preserve">r </w:t>
        </w:r>
      </w:ins>
      <w:ins w:id="2847" w:author="Raphael Malyankar" w:date="2023-08-31T13:37:00Z">
        <w:r w:rsidRPr="00B77A92">
          <w:t xml:space="preserve">values for </w:t>
        </w:r>
      </w:ins>
      <w:ins w:id="2848" w:author="Raphael Malyankar" w:date="2023-08-31T13:36:00Z">
        <w:r w:rsidRPr="00B77A92">
          <w:t>different reference tides</w:t>
        </w:r>
      </w:ins>
      <w:ins w:id="2849" w:author="Raphael Malyankar" w:date="2023-08-31T13:37:00Z">
        <w:r w:rsidRPr="00B77A92">
          <w:t xml:space="preserve"> may be</w:t>
        </w:r>
      </w:ins>
      <w:ins w:id="2850" w:author="Raphael Malyankar" w:date="2023-08-31T13:36:00Z">
        <w:r w:rsidRPr="00B77A92">
          <w:t xml:space="preserve"> provided in different tabs;</w:t>
        </w:r>
      </w:ins>
      <w:ins w:id="2851" w:author="Raphael Malyankar" w:date="2023-08-31T00:29:00Z">
        <w:r w:rsidR="00D23458" w:rsidRPr="00B77A92">
          <w:t xml:space="preserve"> </w:t>
        </w:r>
      </w:ins>
      <w:ins w:id="2852" w:author="Raphael Malyankar" w:date="2023-08-31T00:30:00Z">
        <w:r w:rsidR="00D23458" w:rsidRPr="00B77A92">
          <w:t xml:space="preserve">however, the </w:t>
        </w:r>
      </w:ins>
      <w:ins w:id="2853" w:author="Raphael Malyankar" w:date="2023-08-31T00:32:00Z">
        <w:r w:rsidR="009969E7" w:rsidRPr="00B77A92">
          <w:t xml:space="preserve">reference </w:t>
        </w:r>
      </w:ins>
      <w:ins w:id="2854" w:author="Raphael Malyankar" w:date="2023-08-31T00:31:00Z">
        <w:r w:rsidR="009969E7" w:rsidRPr="00B77A92">
          <w:t>tide type must be shown</w:t>
        </w:r>
      </w:ins>
      <w:r w:rsidR="007C15E6" w:rsidRPr="00B77A92">
        <w:t>.</w:t>
      </w:r>
      <w:r w:rsidR="007E1C6F" w:rsidRPr="00B77A92">
        <w:t xml:space="preserve"> </w:t>
      </w:r>
      <w:del w:id="2855" w:author="Raphael Malyankar" w:date="2023-08-31T13:37:00Z">
        <w:r w:rsidR="007E1C6F" w:rsidRPr="00B77A92" w:rsidDel="00424BE3">
          <w:delText>(</w:delText>
        </w:r>
      </w:del>
      <w:r w:rsidR="007E1C6F" w:rsidRPr="00B77A92">
        <w:t xml:space="preserve">The “Hours” values should be the actual values in the </w:t>
      </w:r>
      <w:proofErr w:type="spellStart"/>
      <w:r w:rsidR="007E1C6F" w:rsidRPr="00B77A92">
        <w:rPr>
          <w:i/>
          <w:iCs/>
        </w:rPr>
        <w:t>timeRelativeToTide</w:t>
      </w:r>
      <w:proofErr w:type="spellEnd"/>
      <w:r w:rsidR="007E1C6F" w:rsidRPr="00B77A92">
        <w:t xml:space="preserve"> attribute.</w:t>
      </w:r>
      <w:commentRangeEnd w:id="2821"/>
      <w:r w:rsidR="00C64961" w:rsidRPr="00237F07">
        <w:rPr>
          <w:rStyle w:val="CommentReference"/>
          <w:lang w:val="en-GB"/>
          <w:rPrChange w:id="2856" w:author="jonathan pritchard" w:date="2024-08-21T11:05:00Z" w16du:dateUtc="2024-08-21T10:05:00Z">
            <w:rPr>
              <w:rStyle w:val="CommentReference"/>
            </w:rPr>
          </w:rPrChange>
        </w:rPr>
        <w:commentReference w:id="2821"/>
      </w:r>
      <w:commentRangeEnd w:id="2822"/>
      <w:r w:rsidR="00C64961" w:rsidRPr="00237F07">
        <w:rPr>
          <w:rStyle w:val="CommentReference"/>
          <w:lang w:val="en-GB"/>
          <w:rPrChange w:id="2857" w:author="jonathan pritchard" w:date="2024-08-21T11:05:00Z" w16du:dateUtc="2024-08-21T10:05:00Z">
            <w:rPr>
              <w:rStyle w:val="CommentReference"/>
            </w:rPr>
          </w:rPrChange>
        </w:rPr>
        <w:commentReference w:id="2822"/>
      </w:r>
      <w:commentRangeEnd w:id="2823"/>
      <w:r w:rsidR="00C64961" w:rsidRPr="00237F07">
        <w:rPr>
          <w:rStyle w:val="CommentReference"/>
          <w:lang w:val="en-GB"/>
          <w:rPrChange w:id="2858" w:author="jonathan pritchard" w:date="2024-08-21T11:05:00Z" w16du:dateUtc="2024-08-21T10:05:00Z">
            <w:rPr>
              <w:rStyle w:val="CommentReference"/>
            </w:rPr>
          </w:rPrChange>
        </w:rPr>
        <w:commentReference w:id="2823"/>
      </w:r>
      <w:del w:id="2859" w:author="Raphael Malyankar" w:date="2023-08-31T13:37:00Z">
        <w:r w:rsidR="007E1C6F" w:rsidRPr="00B77A92"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860">
          <w:tblGrid>
            <w:gridCol w:w="120"/>
            <w:gridCol w:w="1558"/>
            <w:gridCol w:w="120"/>
            <w:gridCol w:w="688"/>
            <w:gridCol w:w="120"/>
            <w:gridCol w:w="2395"/>
            <w:gridCol w:w="120"/>
            <w:gridCol w:w="2217"/>
            <w:gridCol w:w="120"/>
          </w:tblGrid>
        </w:tblGridChange>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7BAB4A69" w:rsidR="00642BE2" w:rsidRPr="00B77A92" w:rsidRDefault="00642BE2" w:rsidP="004E61EE">
            <w:r w:rsidRPr="00B77A92">
              <w:t>Tidal Station Identifier:</w:t>
            </w:r>
            <w:r w:rsidR="00B65AE3" w:rsidRPr="00B77A92">
              <w:t xml:space="preserve"> (</w:t>
            </w:r>
            <w:r w:rsidR="00B65AE3" w:rsidRPr="00B77A92">
              <w:rPr>
                <w:i/>
              </w:rPr>
              <w:t xml:space="preserve">station </w:t>
            </w:r>
            <w:del w:id="2861" w:author="Raphael Malyankar" w:date="2023-08-30T22:37:00Z">
              <w:r w:rsidR="00B65AE3" w:rsidRPr="00B77A92" w:rsidDel="00B51EC9">
                <w:rPr>
                  <w:i/>
                </w:rPr>
                <w:delText>number</w:delText>
              </w:r>
            </w:del>
            <w:ins w:id="2862" w:author="Raphael Malyankar" w:date="2023-08-30T22:37:00Z">
              <w:r w:rsidR="00B51EC9" w:rsidRPr="00B77A92">
                <w:rPr>
                  <w:i/>
                </w:rPr>
                <w:t>identifier</w:t>
              </w:r>
            </w:ins>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7D46E22B" w:rsidR="00FC3079" w:rsidRPr="00B77A92" w:rsidRDefault="00FC3079" w:rsidP="004E61EE">
            <w:r w:rsidRPr="00B77A92">
              <w:t xml:space="preserve">Rates </w:t>
            </w:r>
            <w:del w:id="2863" w:author="Raphael Malyankar" w:date="2023-08-31T00:25:00Z">
              <w:r w:rsidRPr="00B77A92" w:rsidDel="00D23458">
                <w:delText xml:space="preserve">at spring tide </w:delText>
              </w:r>
            </w:del>
            <w:r w:rsidRPr="00B77A92">
              <w:t>(knots)</w:t>
            </w:r>
          </w:p>
        </w:tc>
      </w:tr>
      <w:tr w:rsidR="002F5294" w:rsidRPr="00B77A92" w14:paraId="5F6B916A" w14:textId="77777777" w:rsidTr="002F5294">
        <w:tblPrEx>
          <w:tblW w:w="0" w:type="auto"/>
          <w:jc w:val="center"/>
          <w:tblCellMar>
            <w:top w:w="14" w:type="dxa"/>
            <w:left w:w="115" w:type="dxa"/>
            <w:bottom w:w="20" w:type="dxa"/>
            <w:right w:w="115" w:type="dxa"/>
          </w:tblCellMar>
          <w:tblPrExChange w:id="2864"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865" w:author="Raphael Malyankar" w:date="2023-08-31T13:29:00Z">
            <w:trPr>
              <w:gridBefore w:val="1"/>
              <w:cantSplit/>
              <w:trHeight w:val="194"/>
              <w:jc w:val="center"/>
            </w:trPr>
          </w:trPrChange>
        </w:trPr>
        <w:tc>
          <w:tcPr>
            <w:tcW w:w="0" w:type="auto"/>
            <w:vMerge/>
            <w:tcPrChange w:id="2866" w:author="Raphael Malyankar" w:date="2023-08-31T13:29:00Z">
              <w:tcPr>
                <w:tcW w:w="0" w:type="auto"/>
                <w:gridSpan w:val="2"/>
                <w:vMerge/>
              </w:tcPr>
            </w:tcPrChange>
          </w:tcPr>
          <w:p w14:paraId="20D15026" w14:textId="77777777" w:rsidR="002F5294" w:rsidRPr="00B77A92" w:rsidRDefault="002F5294" w:rsidP="004E61EE"/>
        </w:tc>
        <w:tc>
          <w:tcPr>
            <w:tcW w:w="0" w:type="auto"/>
            <w:vMerge/>
            <w:tcPrChange w:id="2867" w:author="Raphael Malyankar" w:date="2023-08-31T13:29:00Z">
              <w:tcPr>
                <w:tcW w:w="0" w:type="auto"/>
                <w:gridSpan w:val="2"/>
                <w:vMerge/>
              </w:tcPr>
            </w:tcPrChange>
          </w:tcPr>
          <w:p w14:paraId="18FC8B3D" w14:textId="77777777" w:rsidR="002F5294" w:rsidRPr="00B77A92" w:rsidRDefault="002F5294" w:rsidP="004E61EE"/>
        </w:tc>
        <w:tc>
          <w:tcPr>
            <w:tcW w:w="2468" w:type="dxa"/>
            <w:vMerge/>
            <w:tcPrChange w:id="2868" w:author="Raphael Malyankar" w:date="2023-08-31T13:29:00Z">
              <w:tcPr>
                <w:tcW w:w="2468" w:type="dxa"/>
                <w:gridSpan w:val="2"/>
                <w:vMerge/>
              </w:tcPr>
            </w:tcPrChange>
          </w:tcPr>
          <w:p w14:paraId="2B7656F0" w14:textId="77777777" w:rsidR="002F5294" w:rsidRPr="00B77A92" w:rsidRDefault="002F5294" w:rsidP="004E61EE"/>
        </w:tc>
        <w:tc>
          <w:tcPr>
            <w:tcW w:w="2293" w:type="dxa"/>
            <w:tcPrChange w:id="2869" w:author="Raphael Malyankar" w:date="2023-08-31T13:29:00Z">
              <w:tcPr>
                <w:tcW w:w="2293" w:type="dxa"/>
                <w:gridSpan w:val="2"/>
              </w:tcPr>
            </w:tcPrChange>
          </w:tcPr>
          <w:p w14:paraId="75F1FC5E" w14:textId="66ED439A" w:rsidR="002F5294" w:rsidRPr="00B77A92" w:rsidRDefault="002F5294" w:rsidP="002F5294">
            <w:pPr>
              <w:jc w:val="center"/>
            </w:pPr>
            <w:ins w:id="2870" w:author="Raphael Malyankar" w:date="2023-08-31T00:26:00Z">
              <w:r w:rsidRPr="00B77A92">
                <w:t>springs</w:t>
              </w:r>
            </w:ins>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5B0BA511" w:rsidR="006D3D53" w:rsidRPr="00237F07" w:rsidRDefault="005E3EB6" w:rsidP="00A05AE2">
      <w:pPr>
        <w:pStyle w:val="Caption"/>
        <w:spacing w:after="120" w:line="240" w:lineRule="auto"/>
        <w:jc w:val="center"/>
        <w:rPr>
          <w:rPrChange w:id="2871" w:author="jonathan pritchard" w:date="2024-08-21T11:05:00Z" w16du:dateUtc="2024-08-21T10:05:00Z">
            <w:rPr>
              <w:noProof/>
            </w:rPr>
          </w:rPrChange>
        </w:rPr>
      </w:pPr>
      <w:bookmarkStart w:id="2872" w:name="_Ref46758820"/>
      <w:r w:rsidRPr="00B77A92">
        <w:lastRenderedPageBreak/>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2873" w:author="jonathan pritchard" w:date="2024-08-21T11:05:00Z" w16du:dateUtc="2024-08-21T10:05:00Z">
            <w:rPr>
              <w:noProof/>
            </w:rPr>
          </w:rPrChange>
        </w:rPr>
        <w:t>28</w:t>
      </w:r>
      <w:r w:rsidR="00331A1D" w:rsidRPr="00B77A92">
        <w:fldChar w:fldCharType="end"/>
      </w:r>
      <w:bookmarkEnd w:id="2872"/>
      <w:r w:rsidRPr="00B77A92">
        <w:t xml:space="preserve"> - </w:t>
      </w:r>
      <w:r w:rsidRPr="00237F07">
        <w:rPr>
          <w:rPrChange w:id="2874" w:author="jonathan pritchard" w:date="2024-08-21T11:05:00Z" w16du:dateUtc="2024-08-21T10:05:00Z">
            <w:rPr>
              <w:noProof/>
            </w:rPr>
          </w:rPrChange>
        </w:rPr>
        <w:t>Template for tidal stream values</w:t>
      </w:r>
    </w:p>
    <w:p w14:paraId="1E2DEA16" w14:textId="317B6BA6" w:rsidR="007C15E6" w:rsidRPr="00B77A92" w:rsidRDefault="005B5B99" w:rsidP="00A05AE2">
      <w:pPr>
        <w:spacing w:after="120" w:line="240" w:lineRule="auto"/>
        <w:jc w:val="both"/>
      </w:pPr>
      <w:r w:rsidRPr="00B77A92">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del w:id="2875" w:author="jonathan pritchard" w:date="2024-08-14T16:30:00Z" w16du:dateUtc="2024-08-14T15:30:00Z">
        <w:r w:rsidR="00474A22" w:rsidRPr="00B77A92" w:rsidDel="00C64961">
          <w:delText xml:space="preserve">relates </w:delText>
        </w:r>
      </w:del>
      <w:ins w:id="2876" w:author="jonathan pritchard" w:date="2024-08-14T16:30:00Z" w16du:dateUtc="2024-08-14T15:30:00Z">
        <w:r w:rsidR="00C64961" w:rsidRPr="00B77A92">
          <w:t xml:space="preserve">shows how </w:t>
        </w:r>
      </w:ins>
      <w:r w:rsidR="003E4EC4" w:rsidRPr="00B77A92">
        <w:t>a</w:t>
      </w:r>
      <w:del w:id="2877" w:author="jonathan pritchard" w:date="2024-08-14T16:30:00Z" w16du:dateUtc="2024-08-14T15:30:00Z">
        <w:r w:rsidR="003E4EC4" w:rsidRPr="00B77A92" w:rsidDel="00C64961">
          <w:delText>n exemplary</w:delText>
        </w:r>
      </w:del>
      <w:r w:rsidR="003E4EC4" w:rsidRPr="00B77A92">
        <w:t xml:space="preserve"> </w:t>
      </w:r>
      <w:del w:id="2878" w:author="Raphael Malyankar" w:date="2023-08-30T23:13:00Z">
        <w:r w:rsidR="00474A22" w:rsidRPr="00B77A92" w:rsidDel="00164A61">
          <w:delText xml:space="preserve">S-101 </w:delText>
        </w:r>
      </w:del>
      <w:r w:rsidR="003E4EC4" w:rsidRPr="00B77A92">
        <w:rPr>
          <w:b/>
        </w:rPr>
        <w:t>Tidal Stream Panel Data</w:t>
      </w:r>
      <w:r w:rsidR="003E4EC4" w:rsidRPr="00B77A92">
        <w:t xml:space="preserve"> </w:t>
      </w:r>
      <w:r w:rsidR="00474A22" w:rsidRPr="00B77A92">
        <w:t>feature and its attributes</w:t>
      </w:r>
      <w:ins w:id="2879" w:author="jonathan pritchard" w:date="2024-08-14T16:30:00Z" w16du:dateUtc="2024-08-14T15:30:00Z">
        <w:r w:rsidR="00C64961" w:rsidRPr="00B77A92">
          <w:t xml:space="preserve"> are used in the ECDIS</w:t>
        </w:r>
      </w:ins>
      <w:del w:id="2880" w:author="jonathan pritchard" w:date="2024-08-14T16:30:00Z" w16du:dateUtc="2024-08-14T15:30:00Z">
        <w:r w:rsidR="00474A22" w:rsidRPr="00B77A92" w:rsidDel="00C64961">
          <w:delText xml:space="preserve"> to </w:delText>
        </w:r>
        <w:r w:rsidR="003E4EC4" w:rsidRPr="00B77A92" w:rsidDel="00C64961">
          <w:delText>its</w:delText>
        </w:r>
      </w:del>
      <w:r w:rsidR="003E4EC4" w:rsidRPr="00B77A92">
        <w:t xml:space="preserve"> </w:t>
      </w:r>
      <w:r w:rsidR="00321F25" w:rsidRPr="00B77A92">
        <w:t>display.</w:t>
      </w:r>
      <w:del w:id="2881" w:author="Raphael Malyankar" w:date="2023-08-30T23:13:00Z">
        <w:r w:rsidR="00321F25" w:rsidRPr="00B77A92" w:rsidDel="00164A61">
          <w:delText xml:space="preserve"> </w:delText>
        </w:r>
        <w:r w:rsidR="007C15E6" w:rsidRPr="00B77A92" w:rsidDel="00164A61">
          <w:delText>S-101 has modelled the tidal stream panel data as a series of complex attributes</w:delText>
        </w:r>
      </w:del>
      <w:del w:id="2882" w:author="jonathan pritchard" w:date="2024-08-13T08:48:00Z" w16du:dateUtc="2024-08-13T07:48:00Z">
        <w:r w:rsidR="007C15E6" w:rsidRPr="00B77A92" w:rsidDel="00171A98">
          <w:delText>.</w:delText>
        </w:r>
      </w:del>
      <w:r w:rsidR="007C15E6" w:rsidRPr="00B77A92">
        <w:t xml:space="preserve">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B77A92"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B77A92" w:rsidRDefault="0089449B" w:rsidP="004E61EE">
            <w:pPr>
              <w:spacing w:after="0" w:line="240" w:lineRule="auto"/>
              <w:jc w:val="center"/>
              <w:rPr>
                <w:rFonts w:cs="Arial"/>
                <w:b/>
                <w:color w:val="339966"/>
                <w:sz w:val="18"/>
                <w:szCs w:val="18"/>
              </w:rPr>
            </w:pPr>
            <w:bookmarkStart w:id="2883" w:name="_Hlk44540805"/>
            <w:r w:rsidRPr="00B77A92">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B77A92" w:rsidRDefault="0089449B" w:rsidP="006C26BC">
            <w:pPr>
              <w:spacing w:after="0" w:line="240" w:lineRule="auto"/>
              <w:jc w:val="center"/>
              <w:rPr>
                <w:rFonts w:cs="Arial"/>
                <w:b/>
                <w:color w:val="339966"/>
                <w:sz w:val="18"/>
                <w:szCs w:val="18"/>
              </w:rPr>
            </w:pPr>
            <w:r w:rsidRPr="00B77A92">
              <w:rPr>
                <w:rFonts w:cs="Arial"/>
                <w:b/>
                <w:color w:val="339966"/>
                <w:sz w:val="18"/>
                <w:szCs w:val="18"/>
              </w:rPr>
              <w:t>Example of ECDIS depiction</w:t>
            </w:r>
          </w:p>
        </w:tc>
      </w:tr>
      <w:tr w:rsidR="0089449B" w:rsidRPr="00B77A92"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B77A92" w:rsidRDefault="0089449B" w:rsidP="004E61EE">
            <w:pPr>
              <w:spacing w:after="0" w:line="240" w:lineRule="auto"/>
              <w:rPr>
                <w:rFonts w:cs="Arial"/>
                <w:color w:val="0000FF"/>
                <w:sz w:val="18"/>
                <w:szCs w:val="18"/>
              </w:rPr>
            </w:pPr>
          </w:p>
          <w:p w14:paraId="03DDA065" w14:textId="77777777" w:rsidR="0089449B" w:rsidRPr="00B77A92" w:rsidRDefault="0089449B" w:rsidP="004E61EE">
            <w:pPr>
              <w:spacing w:after="0" w:line="240" w:lineRule="auto"/>
              <w:rPr>
                <w:rFonts w:cs="Arial"/>
                <w:color w:val="0000FF"/>
                <w:sz w:val="18"/>
                <w:szCs w:val="18"/>
              </w:rPr>
            </w:pPr>
          </w:p>
          <w:p w14:paraId="361AC796" w14:textId="018C642F" w:rsidR="0089449B" w:rsidRPr="00B77A92" w:rsidRDefault="0089449B" w:rsidP="004E61EE">
            <w:pPr>
              <w:spacing w:after="0" w:line="240" w:lineRule="auto"/>
              <w:rPr>
                <w:rFonts w:cs="Arial"/>
                <w:color w:val="0000FF"/>
                <w:sz w:val="18"/>
                <w:szCs w:val="18"/>
              </w:rPr>
            </w:pPr>
          </w:p>
          <w:p w14:paraId="2071788C" w14:textId="77777777" w:rsidR="0039340B" w:rsidRPr="00B77A92" w:rsidRDefault="0039340B" w:rsidP="004E61EE">
            <w:pPr>
              <w:spacing w:after="0" w:line="240" w:lineRule="auto"/>
              <w:rPr>
                <w:ins w:id="2884" w:author="Raphael Malyankar" w:date="2023-08-30T23:19:00Z"/>
                <w:rFonts w:cs="Arial"/>
                <w:color w:val="0000FF"/>
                <w:sz w:val="18"/>
                <w:szCs w:val="18"/>
              </w:rPr>
            </w:pPr>
          </w:p>
          <w:p w14:paraId="20507196" w14:textId="77777777" w:rsidR="00532E4D" w:rsidRPr="00B77A92" w:rsidRDefault="00F76C8F" w:rsidP="004E61EE">
            <w:pPr>
              <w:spacing w:after="0" w:line="240" w:lineRule="auto"/>
              <w:rPr>
                <w:ins w:id="2885" w:author="Raphael Malyankar" w:date="2023-08-30T23:19:00Z"/>
                <w:rFonts w:cs="Arial"/>
                <w:color w:val="0000FF"/>
                <w:sz w:val="18"/>
                <w:szCs w:val="18"/>
              </w:rPr>
            </w:pPr>
            <w:r w:rsidRPr="00237F07">
              <w:rPr>
                <w:rFonts w:cs="Arial"/>
                <w:color w:val="0000FF"/>
                <w:sz w:val="18"/>
                <w:szCs w:val="18"/>
                <w:lang w:eastAsia="fr-FR"/>
                <w:rPrChange w:id="2886" w:author="jonathan pritchard" w:date="2024-08-21T11:05:00Z" w16du:dateUtc="2024-08-21T10:05:00Z">
                  <w:rPr>
                    <w:rFonts w:cs="Arial"/>
                    <w:noProof/>
                    <w:color w:val="0000FF"/>
                    <w:sz w:val="18"/>
                    <w:szCs w:val="18"/>
                    <w:lang w:val="fr-FR" w:eastAsia="fr-FR"/>
                  </w:rPr>
                </w:rPrChange>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Pr="00B77A92" w:rsidRDefault="00A24519" w:rsidP="004E61EE">
            <w:pPr>
              <w:spacing w:after="0" w:line="240" w:lineRule="auto"/>
              <w:rPr>
                <w:ins w:id="2887" w:author="Raphael Malyankar" w:date="2023-09-01T09:04:00Z"/>
                <w:rFonts w:cs="Arial"/>
                <w:color w:val="0000FF"/>
                <w:sz w:val="18"/>
                <w:szCs w:val="18"/>
              </w:rPr>
            </w:pPr>
          </w:p>
          <w:p w14:paraId="726269DB" w14:textId="012424D7" w:rsidR="00530907" w:rsidRPr="00B77A92" w:rsidRDefault="00530907" w:rsidP="004E61EE">
            <w:pPr>
              <w:spacing w:after="0" w:line="240" w:lineRule="auto"/>
              <w:rPr>
                <w:rFonts w:cs="Arial"/>
                <w:color w:val="0000FF"/>
                <w:sz w:val="18"/>
                <w:szCs w:val="18"/>
              </w:rPr>
            </w:pPr>
            <w:ins w:id="2888" w:author="Raphael Malyankar" w:date="2023-09-01T09:04:00Z">
              <w:r w:rsidRPr="00B77A92">
                <w:rPr>
                  <w:rFonts w:cs="Arial"/>
                  <w:color w:val="0000FF"/>
                  <w:sz w:val="18"/>
                  <w:szCs w:val="18"/>
                </w:rPr>
                <w:t>(</w:t>
              </w:r>
            </w:ins>
            <w:ins w:id="2889" w:author="Raphael Malyankar" w:date="2023-09-01T09:07:00Z">
              <w:r w:rsidRPr="00B77A92">
                <w:rPr>
                  <w:rFonts w:cs="Arial"/>
                  <w:color w:val="0000FF"/>
                  <w:sz w:val="18"/>
                  <w:szCs w:val="18"/>
                </w:rPr>
                <w:t>I</w:t>
              </w:r>
            </w:ins>
            <w:ins w:id="2890" w:author="Raphael Malyankar" w:date="2023-09-01T09:04:00Z">
              <w:r w:rsidRPr="00B77A92">
                <w:rPr>
                  <w:rFonts w:cs="Arial"/>
                  <w:color w:val="0000FF"/>
                  <w:sz w:val="18"/>
                  <w:szCs w:val="18"/>
                </w:rPr>
                <w:t>f values for neaps are provided</w:t>
              </w:r>
            </w:ins>
            <w:ins w:id="2891" w:author="Raphael Malyankar" w:date="2023-09-01T09:05:00Z">
              <w:r w:rsidRPr="00B77A92">
                <w:rPr>
                  <w:rFonts w:cs="Arial"/>
                  <w:color w:val="0000FF"/>
                  <w:sz w:val="18"/>
                  <w:szCs w:val="18"/>
                </w:rPr>
                <w:t xml:space="preserve"> in</w:t>
              </w:r>
            </w:ins>
            <w:ins w:id="2892" w:author="Raphael Malyankar" w:date="2023-09-01T09:06:00Z">
              <w:r w:rsidRPr="00B77A92">
                <w:rPr>
                  <w:rFonts w:cs="Arial"/>
                  <w:color w:val="0000FF"/>
                  <w:sz w:val="18"/>
                  <w:szCs w:val="18"/>
                </w:rPr>
                <w:t xml:space="preserve"> a separate </w:t>
              </w:r>
              <w:r w:rsidRPr="00B77A92">
                <w:rPr>
                  <w:rFonts w:cs="Arial"/>
                  <w:i/>
                  <w:iCs/>
                  <w:color w:val="0000FF"/>
                  <w:sz w:val="18"/>
                  <w:szCs w:val="18"/>
                </w:rPr>
                <w:t>tidal stream panel</w:t>
              </w:r>
              <w:r w:rsidRPr="00B77A92">
                <w:rPr>
                  <w:rFonts w:cs="Arial"/>
                  <w:color w:val="0000FF"/>
                  <w:sz w:val="18"/>
                  <w:szCs w:val="18"/>
                </w:rPr>
                <w:t xml:space="preserve"> complex attribute</w:t>
              </w:r>
            </w:ins>
            <w:ins w:id="2893" w:author="Raphael Malyankar" w:date="2023-09-01T09:07:00Z">
              <w:r w:rsidRPr="00B77A92">
                <w:rPr>
                  <w:rFonts w:cs="Arial"/>
                  <w:color w:val="0000FF"/>
                  <w:sz w:val="18"/>
                  <w:szCs w:val="18"/>
                </w:rPr>
                <w:t xml:space="preserve"> in</w:t>
              </w:r>
            </w:ins>
            <w:ins w:id="2894" w:author="Raphael Malyankar" w:date="2023-09-01T09:05:00Z">
              <w:r w:rsidRPr="00B77A92">
                <w:rPr>
                  <w:rFonts w:cs="Arial"/>
                  <w:color w:val="0000FF"/>
                  <w:sz w:val="18"/>
                  <w:szCs w:val="18"/>
                </w:rPr>
                <w:t xml:space="preserve"> the same feature, </w:t>
              </w:r>
            </w:ins>
            <w:ins w:id="2895" w:author="Raphael Malyankar" w:date="2023-09-01T09:04:00Z">
              <w:r w:rsidRPr="00B77A92">
                <w:rPr>
                  <w:rFonts w:cs="Arial"/>
                  <w:color w:val="0000FF"/>
                  <w:sz w:val="18"/>
                  <w:szCs w:val="18"/>
                </w:rPr>
                <w:t>a</w:t>
              </w:r>
            </w:ins>
            <w:ins w:id="2896" w:author="Raphael Malyankar" w:date="2023-09-01T09:08:00Z">
              <w:r w:rsidR="004360DB" w:rsidRPr="00B77A92">
                <w:rPr>
                  <w:rFonts w:cs="Arial"/>
                  <w:color w:val="0000FF"/>
                  <w:sz w:val="18"/>
                  <w:szCs w:val="18"/>
                </w:rPr>
                <w:t xml:space="preserve"> similar</w:t>
              </w:r>
            </w:ins>
            <w:ins w:id="2897" w:author="Raphael Malyankar" w:date="2023-09-01T09:05:00Z">
              <w:r w:rsidRPr="00B77A92">
                <w:rPr>
                  <w:rFonts w:cs="Arial"/>
                  <w:color w:val="0000FF"/>
                  <w:sz w:val="18"/>
                  <w:szCs w:val="18"/>
                </w:rPr>
                <w:t xml:space="preserve">  table for neaps</w:t>
              </w:r>
            </w:ins>
            <w:ins w:id="2898" w:author="Raphael Malyankar" w:date="2023-09-01T09:06:00Z">
              <w:r w:rsidRPr="00B77A92">
                <w:rPr>
                  <w:rFonts w:cs="Arial"/>
                  <w:color w:val="0000FF"/>
                  <w:sz w:val="18"/>
                  <w:szCs w:val="18"/>
                </w:rPr>
                <w:t xml:space="preserve"> </w:t>
              </w:r>
            </w:ins>
            <w:ins w:id="2899" w:author="Raphael Malyankar" w:date="2023-09-01T09:07:00Z">
              <w:r w:rsidRPr="00B77A92">
                <w:rPr>
                  <w:rFonts w:cs="Arial"/>
                  <w:color w:val="0000FF"/>
                  <w:sz w:val="18"/>
                  <w:szCs w:val="18"/>
                </w:rPr>
                <w:t>must</w:t>
              </w:r>
            </w:ins>
            <w:ins w:id="2900" w:author="Raphael Malyankar" w:date="2023-09-01T09:06:00Z">
              <w:r w:rsidRPr="00B77A92">
                <w:rPr>
                  <w:rFonts w:cs="Arial"/>
                  <w:color w:val="0000FF"/>
                  <w:sz w:val="18"/>
                  <w:szCs w:val="18"/>
                </w:rPr>
                <w:t xml:space="preserve"> be</w:t>
              </w:r>
            </w:ins>
            <w:ins w:id="2901" w:author="Raphael Malyankar" w:date="2023-09-01T09:07:00Z">
              <w:r w:rsidRPr="00B77A92">
                <w:rPr>
                  <w:rFonts w:cs="Arial"/>
                  <w:color w:val="0000FF"/>
                  <w:sz w:val="18"/>
                  <w:szCs w:val="18"/>
                </w:rPr>
                <w:t xml:space="preserve"> provided</w:t>
              </w:r>
            </w:ins>
            <w:ins w:id="2902" w:author="Raphael Malyankar" w:date="2023-09-01T09:08:00Z">
              <w:r w:rsidR="004360DB" w:rsidRPr="00B77A92">
                <w:rPr>
                  <w:rFonts w:cs="Arial"/>
                  <w:color w:val="0000FF"/>
                  <w:sz w:val="18"/>
                  <w:szCs w:val="18"/>
                </w:rPr>
                <w:t xml:space="preserve"> in the UI</w:t>
              </w:r>
            </w:ins>
            <w:ins w:id="2903" w:author="Raphael Malyankar" w:date="2023-09-01T09:07:00Z">
              <w:r w:rsidRPr="00B77A92">
                <w:rPr>
                  <w:rFonts w:cs="Arial"/>
                  <w:color w:val="0000FF"/>
                  <w:sz w:val="18"/>
                  <w:szCs w:val="18"/>
                </w:rPr>
                <w:t>.</w:t>
              </w:r>
            </w:ins>
            <w:ins w:id="2904" w:author="Raphael Malyankar" w:date="2023-09-01T09:05:00Z">
              <w:r w:rsidRPr="00B77A92">
                <w:rPr>
                  <w:rFonts w:cs="Arial"/>
                  <w:color w:val="0000FF"/>
                  <w:sz w:val="18"/>
                  <w:szCs w:val="18"/>
                </w:rPr>
                <w:t>)</w:t>
              </w:r>
            </w:ins>
          </w:p>
        </w:tc>
      </w:tr>
      <w:tr w:rsidR="0089449B" w:rsidRPr="00B77A92"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B77A92" w:rsidRDefault="0089449B" w:rsidP="004E61EE">
            <w:pPr>
              <w:spacing w:after="0" w:line="240" w:lineRule="auto"/>
              <w:rPr>
                <w:rFonts w:cs="Arial"/>
                <w:color w:val="0000FF"/>
                <w:sz w:val="18"/>
                <w:szCs w:val="18"/>
              </w:rPr>
            </w:pPr>
          </w:p>
        </w:tc>
      </w:tr>
      <w:tr w:rsidR="0089449B" w:rsidRPr="00B77A92"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B77A92" w:rsidRDefault="0089449B" w:rsidP="004E61EE">
            <w:pPr>
              <w:spacing w:after="0" w:line="240" w:lineRule="auto"/>
              <w:rPr>
                <w:rFonts w:cs="Arial"/>
                <w:i/>
                <w:color w:val="339966"/>
                <w:sz w:val="18"/>
                <w:szCs w:val="18"/>
              </w:rPr>
            </w:pPr>
          </w:p>
        </w:tc>
      </w:tr>
      <w:tr w:rsidR="0089449B" w:rsidRPr="00B77A92"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B77A92" w:rsidRDefault="0089449B" w:rsidP="004E61EE">
            <w:pPr>
              <w:spacing w:after="0" w:line="240" w:lineRule="auto"/>
              <w:rPr>
                <w:rFonts w:cs="Arial"/>
                <w:color w:val="0000FF"/>
                <w:sz w:val="18"/>
                <w:szCs w:val="18"/>
              </w:rPr>
            </w:pPr>
          </w:p>
        </w:tc>
      </w:tr>
      <w:tr w:rsidR="0089449B" w:rsidRPr="00B77A92"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B77A92" w:rsidRDefault="0089449B" w:rsidP="004E61EE">
            <w:pPr>
              <w:spacing w:after="0" w:line="240" w:lineRule="auto"/>
              <w:rPr>
                <w:rFonts w:cs="Arial"/>
                <w:color w:val="0000FF"/>
                <w:sz w:val="18"/>
                <w:szCs w:val="18"/>
              </w:rPr>
            </w:pPr>
          </w:p>
        </w:tc>
      </w:tr>
      <w:tr w:rsidR="0089449B" w:rsidRPr="00B77A92"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speed</w:t>
            </w:r>
            <w:r w:rsidR="0089449B" w:rsidRPr="00B77A92">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B77A92" w:rsidRDefault="0089449B" w:rsidP="004E61EE">
            <w:pPr>
              <w:spacing w:after="0" w:line="240" w:lineRule="auto"/>
              <w:jc w:val="right"/>
              <w:rPr>
                <w:rFonts w:cs="Arial"/>
                <w:color w:val="0000FF"/>
                <w:sz w:val="18"/>
                <w:szCs w:val="18"/>
              </w:rPr>
            </w:pPr>
          </w:p>
        </w:tc>
      </w:tr>
      <w:tr w:rsidR="0089449B" w:rsidRPr="00B77A92"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B77A92" w:rsidRDefault="0089449B" w:rsidP="004E61EE">
            <w:pPr>
              <w:spacing w:after="0" w:line="240" w:lineRule="auto"/>
              <w:jc w:val="right"/>
              <w:rPr>
                <w:rFonts w:cs="Arial"/>
                <w:color w:val="0000FF"/>
                <w:sz w:val="18"/>
                <w:szCs w:val="18"/>
              </w:rPr>
            </w:pPr>
          </w:p>
        </w:tc>
      </w:tr>
      <w:tr w:rsidR="0089449B" w:rsidRPr="00B77A92"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B77A92" w:rsidRDefault="0089449B" w:rsidP="004E61EE">
            <w:pPr>
              <w:spacing w:after="0" w:line="240" w:lineRule="auto"/>
              <w:jc w:val="right"/>
              <w:rPr>
                <w:rFonts w:cs="Arial"/>
                <w:color w:val="0000FF"/>
                <w:sz w:val="18"/>
                <w:szCs w:val="18"/>
              </w:rPr>
            </w:pPr>
          </w:p>
        </w:tc>
      </w:tr>
      <w:tr w:rsidR="0089449B" w:rsidRPr="00B77A92"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B77A92" w:rsidRDefault="0089449B" w:rsidP="004E61EE">
            <w:pPr>
              <w:spacing w:after="0" w:line="240" w:lineRule="auto"/>
              <w:jc w:val="right"/>
              <w:rPr>
                <w:rFonts w:cs="Arial"/>
                <w:color w:val="0000FF"/>
                <w:sz w:val="18"/>
                <w:szCs w:val="18"/>
              </w:rPr>
            </w:pPr>
          </w:p>
        </w:tc>
      </w:tr>
      <w:tr w:rsidR="0089449B" w:rsidRPr="00B77A92"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B77A92" w:rsidRDefault="0089449B" w:rsidP="004E61EE">
            <w:pPr>
              <w:spacing w:after="0" w:line="240" w:lineRule="auto"/>
              <w:jc w:val="right"/>
              <w:rPr>
                <w:rFonts w:cs="Arial"/>
                <w:color w:val="0000FF"/>
                <w:sz w:val="18"/>
                <w:szCs w:val="18"/>
              </w:rPr>
            </w:pPr>
          </w:p>
        </w:tc>
      </w:tr>
      <w:tr w:rsidR="0089449B" w:rsidRPr="00B77A92"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B77A92" w:rsidRDefault="0089449B" w:rsidP="004E61EE">
            <w:pPr>
              <w:spacing w:after="0" w:line="240" w:lineRule="auto"/>
              <w:jc w:val="right"/>
              <w:rPr>
                <w:rFonts w:cs="Arial"/>
                <w:color w:val="0000FF"/>
                <w:sz w:val="18"/>
                <w:szCs w:val="18"/>
              </w:rPr>
            </w:pPr>
          </w:p>
        </w:tc>
      </w:tr>
      <w:tr w:rsidR="0089449B" w:rsidRPr="00B77A92"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B77A92" w:rsidRDefault="0089449B" w:rsidP="004E61EE">
            <w:pPr>
              <w:spacing w:after="0" w:line="240" w:lineRule="auto"/>
              <w:jc w:val="right"/>
              <w:rPr>
                <w:rFonts w:cs="Arial"/>
                <w:color w:val="0000FF"/>
                <w:sz w:val="18"/>
                <w:szCs w:val="18"/>
              </w:rPr>
            </w:pPr>
          </w:p>
        </w:tc>
      </w:tr>
      <w:tr w:rsidR="0089449B" w:rsidRPr="00B77A92"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B77A92"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B77A92" w:rsidRDefault="0089449B" w:rsidP="004E61EE">
            <w:pPr>
              <w:spacing w:after="0" w:line="240" w:lineRule="auto"/>
              <w:jc w:val="right"/>
              <w:rPr>
                <w:rFonts w:cs="Arial"/>
                <w:color w:val="0000FF"/>
                <w:sz w:val="18"/>
                <w:szCs w:val="18"/>
              </w:rPr>
            </w:pPr>
          </w:p>
        </w:tc>
      </w:tr>
      <w:tr w:rsidR="0089449B" w:rsidRPr="00B77A92"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B77A92"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B77A92" w:rsidRDefault="0089449B" w:rsidP="004E61EE">
            <w:pPr>
              <w:spacing w:after="0" w:line="240" w:lineRule="auto"/>
              <w:jc w:val="right"/>
              <w:rPr>
                <w:rFonts w:cs="Arial"/>
                <w:color w:val="0000FF"/>
                <w:sz w:val="18"/>
                <w:szCs w:val="18"/>
              </w:rPr>
            </w:pPr>
          </w:p>
        </w:tc>
      </w:tr>
      <w:tr w:rsidR="0089449B" w:rsidRPr="00B77A92"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B77A92" w:rsidRDefault="0089449B" w:rsidP="004E61EE">
            <w:pPr>
              <w:spacing w:after="0" w:line="240" w:lineRule="auto"/>
              <w:jc w:val="right"/>
              <w:rPr>
                <w:rFonts w:cs="Arial"/>
                <w:color w:val="0000FF"/>
                <w:sz w:val="18"/>
                <w:szCs w:val="18"/>
              </w:rPr>
            </w:pPr>
          </w:p>
        </w:tc>
      </w:tr>
      <w:tr w:rsidR="0089449B" w:rsidRPr="00B77A92"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B77A92" w:rsidRDefault="0089449B" w:rsidP="004E61EE">
            <w:pPr>
              <w:spacing w:after="0" w:line="240" w:lineRule="auto"/>
              <w:jc w:val="right"/>
              <w:rPr>
                <w:rFonts w:cs="Arial"/>
                <w:color w:val="0000FF"/>
                <w:sz w:val="18"/>
                <w:szCs w:val="18"/>
              </w:rPr>
            </w:pPr>
          </w:p>
        </w:tc>
      </w:tr>
      <w:tr w:rsidR="0089449B" w:rsidRPr="00B77A92"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B77A92" w:rsidRDefault="0089449B" w:rsidP="004E61EE">
            <w:pPr>
              <w:spacing w:after="0" w:line="240" w:lineRule="auto"/>
              <w:jc w:val="right"/>
              <w:rPr>
                <w:rFonts w:cs="Arial"/>
                <w:color w:val="0000FF"/>
                <w:sz w:val="18"/>
                <w:szCs w:val="18"/>
              </w:rPr>
            </w:pPr>
          </w:p>
        </w:tc>
      </w:tr>
      <w:tr w:rsidR="0089449B" w:rsidRPr="00B77A92"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B77A92" w:rsidRDefault="0089449B" w:rsidP="004E61EE">
            <w:pPr>
              <w:spacing w:after="0" w:line="240" w:lineRule="auto"/>
              <w:jc w:val="right"/>
              <w:rPr>
                <w:rFonts w:cs="Arial"/>
                <w:color w:val="0000FF"/>
                <w:sz w:val="18"/>
                <w:szCs w:val="18"/>
              </w:rPr>
            </w:pPr>
          </w:p>
        </w:tc>
      </w:tr>
      <w:tr w:rsidR="0089449B" w:rsidRPr="00B77A92"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B77A92" w:rsidRDefault="0089449B" w:rsidP="004E61EE">
            <w:pPr>
              <w:spacing w:after="0" w:line="240" w:lineRule="auto"/>
              <w:jc w:val="right"/>
              <w:rPr>
                <w:rFonts w:cs="Arial"/>
                <w:color w:val="0000FF"/>
                <w:sz w:val="18"/>
                <w:szCs w:val="18"/>
              </w:rPr>
            </w:pPr>
          </w:p>
        </w:tc>
      </w:tr>
      <w:tr w:rsidR="0089449B" w:rsidRPr="00B77A92"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B77A92" w:rsidRDefault="0089449B" w:rsidP="004E61EE">
            <w:pPr>
              <w:spacing w:after="0" w:line="240" w:lineRule="auto"/>
              <w:jc w:val="right"/>
              <w:rPr>
                <w:rFonts w:cs="Arial"/>
                <w:color w:val="0000FF"/>
                <w:sz w:val="18"/>
                <w:szCs w:val="18"/>
              </w:rPr>
            </w:pPr>
          </w:p>
        </w:tc>
      </w:tr>
      <w:tr w:rsidR="0089449B" w:rsidRPr="00B77A92"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B77A92" w:rsidRDefault="0089449B" w:rsidP="004E61EE">
            <w:pPr>
              <w:spacing w:after="0" w:line="240" w:lineRule="auto"/>
              <w:jc w:val="right"/>
              <w:rPr>
                <w:rFonts w:cs="Arial"/>
                <w:color w:val="0000FF"/>
                <w:sz w:val="18"/>
                <w:szCs w:val="18"/>
              </w:rPr>
            </w:pPr>
          </w:p>
        </w:tc>
      </w:tr>
      <w:tr w:rsidR="0089449B" w:rsidRPr="00B77A92"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B77A92" w:rsidRDefault="0089449B" w:rsidP="004E61EE">
            <w:pPr>
              <w:spacing w:after="0" w:line="240" w:lineRule="auto"/>
              <w:jc w:val="right"/>
              <w:rPr>
                <w:rFonts w:cs="Arial"/>
                <w:color w:val="0000FF"/>
                <w:sz w:val="18"/>
                <w:szCs w:val="18"/>
              </w:rPr>
            </w:pPr>
          </w:p>
        </w:tc>
      </w:tr>
      <w:tr w:rsidR="0089449B" w:rsidRPr="00B77A92"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B77A92" w:rsidRDefault="0089449B" w:rsidP="004E61EE">
            <w:pPr>
              <w:spacing w:after="0" w:line="240" w:lineRule="auto"/>
              <w:jc w:val="right"/>
              <w:rPr>
                <w:rFonts w:cs="Arial"/>
                <w:color w:val="0000FF"/>
                <w:sz w:val="18"/>
                <w:szCs w:val="18"/>
              </w:rPr>
            </w:pPr>
          </w:p>
        </w:tc>
      </w:tr>
      <w:tr w:rsidR="0089449B" w:rsidRPr="00B77A92"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B77A92" w:rsidRDefault="0089449B" w:rsidP="004E61EE">
            <w:pPr>
              <w:spacing w:after="0" w:line="240" w:lineRule="auto"/>
              <w:jc w:val="right"/>
              <w:rPr>
                <w:rFonts w:cs="Arial"/>
                <w:color w:val="0000FF"/>
                <w:sz w:val="18"/>
                <w:szCs w:val="18"/>
              </w:rPr>
            </w:pPr>
          </w:p>
        </w:tc>
      </w:tr>
      <w:tr w:rsidR="0089449B" w:rsidRPr="00B77A92"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B77A92" w:rsidRDefault="0089449B" w:rsidP="004E61EE">
            <w:pPr>
              <w:spacing w:after="0" w:line="240" w:lineRule="auto"/>
              <w:jc w:val="right"/>
              <w:rPr>
                <w:rFonts w:cs="Arial"/>
                <w:color w:val="0000FF"/>
                <w:sz w:val="18"/>
                <w:szCs w:val="18"/>
              </w:rPr>
            </w:pPr>
          </w:p>
        </w:tc>
      </w:tr>
      <w:tr w:rsidR="0089449B" w:rsidRPr="00B77A92"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B77A92" w:rsidRDefault="0089449B" w:rsidP="004E61EE">
            <w:pPr>
              <w:spacing w:after="0" w:line="240" w:lineRule="auto"/>
              <w:jc w:val="right"/>
              <w:rPr>
                <w:rFonts w:cs="Arial"/>
                <w:color w:val="0000FF"/>
                <w:sz w:val="18"/>
                <w:szCs w:val="18"/>
              </w:rPr>
            </w:pPr>
          </w:p>
        </w:tc>
      </w:tr>
      <w:tr w:rsidR="0089449B" w:rsidRPr="00B77A92"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B77A92" w:rsidRDefault="0089449B" w:rsidP="004E61EE">
            <w:pPr>
              <w:spacing w:after="0" w:line="240" w:lineRule="auto"/>
              <w:jc w:val="right"/>
              <w:rPr>
                <w:rFonts w:cs="Arial"/>
                <w:color w:val="0000FF"/>
                <w:sz w:val="18"/>
                <w:szCs w:val="18"/>
              </w:rPr>
            </w:pPr>
          </w:p>
        </w:tc>
      </w:tr>
      <w:tr w:rsidR="0089449B" w:rsidRPr="00B77A92"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B77A92" w:rsidRDefault="0089449B" w:rsidP="004E61EE">
            <w:pPr>
              <w:spacing w:after="0" w:line="240" w:lineRule="auto"/>
              <w:jc w:val="right"/>
              <w:rPr>
                <w:rFonts w:cs="Arial"/>
                <w:color w:val="0000FF"/>
                <w:sz w:val="18"/>
                <w:szCs w:val="18"/>
              </w:rPr>
            </w:pPr>
          </w:p>
        </w:tc>
      </w:tr>
      <w:tr w:rsidR="0089449B" w:rsidRPr="00B77A92"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B77A92" w:rsidRDefault="0089449B" w:rsidP="004E61EE">
            <w:pPr>
              <w:spacing w:after="0" w:line="240" w:lineRule="auto"/>
              <w:jc w:val="right"/>
              <w:rPr>
                <w:rFonts w:cs="Arial"/>
                <w:color w:val="0000FF"/>
                <w:sz w:val="18"/>
                <w:szCs w:val="18"/>
              </w:rPr>
            </w:pPr>
          </w:p>
        </w:tc>
      </w:tr>
      <w:tr w:rsidR="0089449B" w:rsidRPr="00B77A92"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B77A92" w:rsidRDefault="0089449B" w:rsidP="004E61EE">
            <w:pPr>
              <w:spacing w:after="0" w:line="240" w:lineRule="auto"/>
              <w:jc w:val="right"/>
              <w:rPr>
                <w:rFonts w:cs="Arial"/>
                <w:color w:val="0000FF"/>
                <w:sz w:val="18"/>
                <w:szCs w:val="18"/>
              </w:rPr>
            </w:pPr>
          </w:p>
        </w:tc>
      </w:tr>
      <w:tr w:rsidR="0089449B" w:rsidRPr="00B77A92"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B77A92" w:rsidRDefault="0089449B" w:rsidP="004E61EE">
            <w:pPr>
              <w:spacing w:after="0" w:line="240" w:lineRule="auto"/>
              <w:jc w:val="right"/>
              <w:rPr>
                <w:rFonts w:cs="Arial"/>
                <w:color w:val="0000FF"/>
                <w:sz w:val="18"/>
                <w:szCs w:val="18"/>
              </w:rPr>
            </w:pPr>
          </w:p>
        </w:tc>
      </w:tr>
      <w:tr w:rsidR="0089449B" w:rsidRPr="00B77A92"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B77A92" w:rsidRDefault="0089449B" w:rsidP="004E61EE">
            <w:pPr>
              <w:spacing w:after="0" w:line="240" w:lineRule="auto"/>
              <w:jc w:val="right"/>
              <w:rPr>
                <w:rFonts w:cs="Arial"/>
                <w:color w:val="0000FF"/>
                <w:sz w:val="18"/>
                <w:szCs w:val="18"/>
              </w:rPr>
            </w:pPr>
          </w:p>
        </w:tc>
      </w:tr>
      <w:tr w:rsidR="0089449B" w:rsidRPr="00B77A92"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B77A92" w:rsidRDefault="0089449B" w:rsidP="004E61EE">
            <w:pPr>
              <w:spacing w:after="0" w:line="240" w:lineRule="auto"/>
              <w:jc w:val="right"/>
              <w:rPr>
                <w:rFonts w:cs="Arial"/>
                <w:color w:val="0000FF"/>
                <w:sz w:val="18"/>
                <w:szCs w:val="18"/>
              </w:rPr>
            </w:pPr>
          </w:p>
        </w:tc>
      </w:tr>
      <w:tr w:rsidR="0089449B" w:rsidRPr="00B77A92"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B77A92" w:rsidRDefault="0089449B" w:rsidP="004E61EE">
            <w:pPr>
              <w:spacing w:after="0" w:line="240" w:lineRule="auto"/>
              <w:jc w:val="right"/>
              <w:rPr>
                <w:rFonts w:cs="Arial"/>
                <w:color w:val="0000FF"/>
                <w:sz w:val="18"/>
                <w:szCs w:val="18"/>
              </w:rPr>
            </w:pPr>
          </w:p>
        </w:tc>
      </w:tr>
      <w:tr w:rsidR="0089449B" w:rsidRPr="00B77A92"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B77A92" w:rsidRDefault="0089449B" w:rsidP="004E61EE">
            <w:pPr>
              <w:spacing w:after="0" w:line="240" w:lineRule="auto"/>
              <w:jc w:val="right"/>
              <w:rPr>
                <w:rFonts w:cs="Arial"/>
                <w:color w:val="0000FF"/>
                <w:sz w:val="18"/>
                <w:szCs w:val="18"/>
              </w:rPr>
            </w:pPr>
          </w:p>
        </w:tc>
      </w:tr>
      <w:tr w:rsidR="0089449B" w:rsidRPr="00B77A92"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B77A92" w:rsidRDefault="0089449B" w:rsidP="004E61EE">
            <w:pPr>
              <w:keepNext/>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B77A92" w:rsidRDefault="0089449B" w:rsidP="004E61EE">
            <w:pPr>
              <w:keepNext/>
              <w:spacing w:after="0" w:line="240" w:lineRule="auto"/>
              <w:jc w:val="right"/>
              <w:rPr>
                <w:rFonts w:cs="Arial"/>
                <w:color w:val="0000FF"/>
                <w:sz w:val="18"/>
                <w:szCs w:val="18"/>
              </w:rPr>
            </w:pPr>
          </w:p>
        </w:tc>
      </w:tr>
    </w:tbl>
    <w:p w14:paraId="071ECD70" w14:textId="055A704C" w:rsidR="00662EDA" w:rsidRPr="00B77A92" w:rsidRDefault="00662EDA" w:rsidP="00A05AE2">
      <w:pPr>
        <w:pStyle w:val="Caption"/>
        <w:spacing w:after="120" w:line="240" w:lineRule="auto"/>
        <w:jc w:val="center"/>
      </w:pPr>
      <w:bookmarkStart w:id="2905" w:name="_Ref46758217"/>
      <w:bookmarkEnd w:id="2883"/>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2906" w:author="jonathan pritchard" w:date="2024-08-21T11:05:00Z" w16du:dateUtc="2024-08-21T10:05:00Z">
            <w:rPr>
              <w:noProof/>
            </w:rPr>
          </w:rPrChange>
        </w:rPr>
        <w:t>29</w:t>
      </w:r>
      <w:r w:rsidR="00331A1D" w:rsidRPr="00B77A92">
        <w:fldChar w:fldCharType="end"/>
      </w:r>
      <w:bookmarkEnd w:id="2905"/>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commentRangeStart w:id="2907"/>
    </w:p>
    <w:p w14:paraId="3935D3FF" w14:textId="496116F7" w:rsidR="00B40FD2" w:rsidRPr="00237F07" w:rsidRDefault="00B61EF8" w:rsidP="00E673D5">
      <w:pPr>
        <w:pStyle w:val="Heading2"/>
        <w:rPr>
          <w:strike/>
          <w:rPrChange w:id="2908" w:author="jonathan pritchard" w:date="2024-08-21T11:05:00Z" w16du:dateUtc="2024-08-21T10:05:00Z">
            <w:rPr/>
          </w:rPrChange>
        </w:rPr>
      </w:pPr>
      <w:bookmarkStart w:id="2909" w:name="_Ref47357465"/>
      <w:bookmarkStart w:id="2910" w:name="_Toc175134668"/>
      <w:r w:rsidRPr="00237F07">
        <w:rPr>
          <w:strike/>
          <w:rPrChange w:id="2911" w:author="jonathan pritchard" w:date="2024-08-21T11:05:00Z" w16du:dateUtc="2024-08-21T10:05:00Z">
            <w:rPr/>
          </w:rPrChange>
        </w:rPr>
        <w:t xml:space="preserve">Schedules, </w:t>
      </w:r>
      <w:r w:rsidR="002519D7" w:rsidRPr="00237F07">
        <w:rPr>
          <w:strike/>
          <w:rPrChange w:id="2912" w:author="jonathan pritchard" w:date="2024-08-21T11:05:00Z" w16du:dateUtc="2024-08-21T10:05:00Z">
            <w:rPr/>
          </w:rPrChange>
        </w:rPr>
        <w:t>c</w:t>
      </w:r>
      <w:r w:rsidRPr="00237F07">
        <w:rPr>
          <w:strike/>
          <w:rPrChange w:id="2913" w:author="jonathan pritchard" w:date="2024-08-21T11:05:00Z" w16du:dateUtc="2024-08-21T10:05:00Z">
            <w:rPr/>
          </w:rPrChange>
        </w:rPr>
        <w:t>ontact Information</w:t>
      </w:r>
      <w:r w:rsidR="00047335" w:rsidRPr="00237F07">
        <w:rPr>
          <w:strike/>
          <w:rPrChange w:id="2914" w:author="jonathan pritchard" w:date="2024-08-21T11:05:00Z" w16du:dateUtc="2024-08-21T10:05:00Z">
            <w:rPr/>
          </w:rPrChange>
        </w:rPr>
        <w:t>,</w:t>
      </w:r>
      <w:r w:rsidRPr="00237F07">
        <w:rPr>
          <w:strike/>
          <w:rPrChange w:id="2915" w:author="jonathan pritchard" w:date="2024-08-21T11:05:00Z" w16du:dateUtc="2024-08-21T10:05:00Z">
            <w:rPr/>
          </w:rPrChange>
        </w:rPr>
        <w:t xml:space="preserve"> and </w:t>
      </w:r>
      <w:r w:rsidR="002519D7" w:rsidRPr="00237F07">
        <w:rPr>
          <w:strike/>
          <w:rPrChange w:id="2916" w:author="jonathan pritchard" w:date="2024-08-21T11:05:00Z" w16du:dateUtc="2024-08-21T10:05:00Z">
            <w:rPr/>
          </w:rPrChange>
        </w:rPr>
        <w:t>v</w:t>
      </w:r>
      <w:r w:rsidR="00047335" w:rsidRPr="00237F07">
        <w:rPr>
          <w:strike/>
          <w:rPrChange w:id="2917" w:author="jonathan pritchard" w:date="2024-08-21T11:05:00Z" w16du:dateUtc="2024-08-21T10:05:00Z">
            <w:rPr/>
          </w:rPrChange>
        </w:rPr>
        <w:t xml:space="preserve">essel </w:t>
      </w:r>
      <w:r w:rsidR="002519D7" w:rsidRPr="00237F07">
        <w:rPr>
          <w:strike/>
          <w:rPrChange w:id="2918" w:author="jonathan pritchard" w:date="2024-08-21T11:05:00Z" w16du:dateUtc="2024-08-21T10:05:00Z">
            <w:rPr/>
          </w:rPrChange>
        </w:rPr>
        <w:t>c</w:t>
      </w:r>
      <w:r w:rsidR="00047335" w:rsidRPr="00237F07">
        <w:rPr>
          <w:strike/>
          <w:rPrChange w:id="2919" w:author="jonathan pritchard" w:date="2024-08-21T11:05:00Z" w16du:dateUtc="2024-08-21T10:05:00Z">
            <w:rPr/>
          </w:rPrChange>
        </w:rPr>
        <w:t>haracteristics</w:t>
      </w:r>
      <w:bookmarkEnd w:id="2909"/>
      <w:ins w:id="2920" w:author="jonathan pritchard" w:date="2024-08-14T16:34:00Z" w16du:dateUtc="2024-08-14T15:34:00Z">
        <w:r w:rsidR="00C64961" w:rsidRPr="00B77A92">
          <w:rPr>
            <w:strike/>
          </w:rPr>
          <w:t xml:space="preserve"> DELETED</w:t>
        </w:r>
      </w:ins>
      <w:bookmarkEnd w:id="2910"/>
    </w:p>
    <w:p w14:paraId="16011E20" w14:textId="7AC0448A" w:rsidR="00047335" w:rsidRPr="00B77A92" w:rsidRDefault="00047335" w:rsidP="006C26BC">
      <w:pPr>
        <w:spacing w:after="120" w:line="240" w:lineRule="auto"/>
        <w:jc w:val="both"/>
        <w:rPr>
          <w:color w:val="FF0000"/>
        </w:rPr>
      </w:pPr>
      <w:r w:rsidRPr="00B77A92">
        <w:rPr>
          <w:color w:val="FF0000"/>
        </w:rPr>
        <w:t>[Templates to be developed.]</w:t>
      </w:r>
      <w:commentRangeEnd w:id="2907"/>
      <w:r w:rsidR="00BB0BEC" w:rsidRPr="00237F07">
        <w:rPr>
          <w:rStyle w:val="CommentReference"/>
          <w:lang w:val="en-GB"/>
          <w:rPrChange w:id="2921" w:author="jonathan pritchard" w:date="2024-08-21T11:05:00Z" w16du:dateUtc="2024-08-21T10:05:00Z">
            <w:rPr>
              <w:rStyle w:val="CommentReference"/>
            </w:rPr>
          </w:rPrChange>
        </w:rPr>
        <w:commentReference w:id="2907"/>
      </w:r>
    </w:p>
    <w:p w14:paraId="50BDACCF" w14:textId="77777777" w:rsidR="006C26BC" w:rsidRPr="00B77A92" w:rsidRDefault="006C26BC" w:rsidP="006C26BC">
      <w:pPr>
        <w:spacing w:after="120" w:line="240" w:lineRule="auto"/>
      </w:pPr>
    </w:p>
    <w:p w14:paraId="3D126868" w14:textId="2EB7F9A1" w:rsidR="00DF3726" w:rsidRPr="00237F07" w:rsidRDefault="00DF3726" w:rsidP="00E673D5">
      <w:pPr>
        <w:pStyle w:val="Heading2"/>
        <w:rPr>
          <w:strike/>
          <w:rPrChange w:id="2922" w:author="jonathan pritchard" w:date="2024-08-21T11:05:00Z" w16du:dateUtc="2024-08-21T10:05:00Z">
            <w:rPr/>
          </w:rPrChange>
        </w:rPr>
      </w:pPr>
      <w:bookmarkStart w:id="2923" w:name="_Toc175134669"/>
      <w:commentRangeStart w:id="2924"/>
      <w:r w:rsidRPr="00237F07">
        <w:rPr>
          <w:strike/>
          <w:rPrChange w:id="2925" w:author="jonathan pritchard" w:date="2024-08-21T11:05:00Z" w16du:dateUtc="2024-08-21T10:05:00Z">
            <w:rPr/>
          </w:rPrChange>
        </w:rPr>
        <w:t xml:space="preserve">Special </w:t>
      </w:r>
      <w:r w:rsidR="006C26BC" w:rsidRPr="00237F07">
        <w:rPr>
          <w:strike/>
          <w:rPrChange w:id="2926" w:author="jonathan pritchard" w:date="2024-08-21T11:05:00Z" w16du:dateUtc="2024-08-21T10:05:00Z">
            <w:rPr/>
          </w:rPrChange>
        </w:rPr>
        <w:t>P</w:t>
      </w:r>
      <w:r w:rsidRPr="00237F07">
        <w:rPr>
          <w:strike/>
          <w:rPrChange w:id="2927" w:author="jonathan pritchard" w:date="2024-08-21T11:05:00Z" w16du:dateUtc="2024-08-21T10:05:00Z">
            <w:rPr/>
          </w:rPrChange>
        </w:rPr>
        <w:t xml:space="preserve">ick </w:t>
      </w:r>
      <w:r w:rsidR="006C26BC" w:rsidRPr="00237F07">
        <w:rPr>
          <w:strike/>
          <w:rPrChange w:id="2928" w:author="jonathan pritchard" w:date="2024-08-21T11:05:00Z" w16du:dateUtc="2024-08-21T10:05:00Z">
            <w:rPr/>
          </w:rPrChange>
        </w:rPr>
        <w:t>R</w:t>
      </w:r>
      <w:r w:rsidRPr="00237F07">
        <w:rPr>
          <w:strike/>
          <w:rPrChange w:id="2929" w:author="jonathan pritchard" w:date="2024-08-21T11:05:00Z" w16du:dateUtc="2024-08-21T10:05:00Z">
            <w:rPr/>
          </w:rPrChange>
        </w:rPr>
        <w:t>eport formats</w:t>
      </w:r>
      <w:bookmarkEnd w:id="2923"/>
    </w:p>
    <w:p w14:paraId="7D6F25D4" w14:textId="155E073B" w:rsidR="00DF3726" w:rsidRPr="00237F07" w:rsidRDefault="004B4996" w:rsidP="006C26BC">
      <w:pPr>
        <w:spacing w:after="120" w:line="240" w:lineRule="auto"/>
        <w:jc w:val="both"/>
        <w:rPr>
          <w:strike/>
          <w:rPrChange w:id="2930" w:author="jonathan pritchard" w:date="2024-08-21T11:05:00Z" w16du:dateUtc="2024-08-21T10:05:00Z">
            <w:rPr/>
          </w:rPrChange>
        </w:rPr>
      </w:pPr>
      <w:r w:rsidRPr="00237F07">
        <w:rPr>
          <w:strike/>
          <w:rPrChange w:id="2931" w:author="jonathan pritchard" w:date="2024-08-21T11:05:00Z" w16du:dateUtc="2024-08-21T10:05:00Z">
            <w:rPr/>
          </w:rPrChange>
        </w:rPr>
        <w:t xml:space="preserve">Some </w:t>
      </w:r>
      <w:r w:rsidR="006C26BC" w:rsidRPr="00237F07">
        <w:rPr>
          <w:strike/>
          <w:rPrChange w:id="2932" w:author="jonathan pritchard" w:date="2024-08-21T11:05:00Z" w16du:dateUtc="2024-08-21T10:05:00Z">
            <w:rPr/>
          </w:rPrChange>
        </w:rPr>
        <w:t>P</w:t>
      </w:r>
      <w:r w:rsidRPr="00237F07">
        <w:rPr>
          <w:strike/>
          <w:rPrChange w:id="2933" w:author="jonathan pritchard" w:date="2024-08-21T11:05:00Z" w16du:dateUtc="2024-08-21T10:05:00Z">
            <w:rPr/>
          </w:rPrChange>
        </w:rPr>
        <w:t xml:space="preserve">roduct </w:t>
      </w:r>
      <w:r w:rsidR="006C26BC" w:rsidRPr="00237F07">
        <w:rPr>
          <w:strike/>
          <w:rPrChange w:id="2934" w:author="jonathan pritchard" w:date="2024-08-21T11:05:00Z" w16du:dateUtc="2024-08-21T10:05:00Z">
            <w:rPr/>
          </w:rPrChange>
        </w:rPr>
        <w:t>S</w:t>
      </w:r>
      <w:r w:rsidRPr="00237F07">
        <w:rPr>
          <w:strike/>
          <w:rPrChange w:id="2935" w:author="jonathan pritchard" w:date="2024-08-21T11:05:00Z" w16du:dateUtc="2024-08-21T10:05:00Z">
            <w:rPr/>
          </w:rPrChange>
        </w:rPr>
        <w:t xml:space="preserve">pecifications may require or suggest specific layout and contents for </w:t>
      </w:r>
      <w:r w:rsidR="006C26BC" w:rsidRPr="00237F07">
        <w:rPr>
          <w:strike/>
          <w:rPrChange w:id="2936" w:author="jonathan pritchard" w:date="2024-08-21T11:05:00Z" w16du:dateUtc="2024-08-21T10:05:00Z">
            <w:rPr/>
          </w:rPrChange>
        </w:rPr>
        <w:t>P</w:t>
      </w:r>
      <w:r w:rsidRPr="00237F07">
        <w:rPr>
          <w:strike/>
          <w:rPrChange w:id="2937" w:author="jonathan pritchard" w:date="2024-08-21T11:05:00Z" w16du:dateUtc="2024-08-21T10:05:00Z">
            <w:rPr/>
          </w:rPrChange>
        </w:rPr>
        <w:t xml:space="preserve">ick </w:t>
      </w:r>
      <w:r w:rsidR="006C26BC" w:rsidRPr="00237F07">
        <w:rPr>
          <w:strike/>
          <w:rPrChange w:id="2938" w:author="jonathan pritchard" w:date="2024-08-21T11:05:00Z" w16du:dateUtc="2024-08-21T10:05:00Z">
            <w:rPr/>
          </w:rPrChange>
        </w:rPr>
        <w:t>R</w:t>
      </w:r>
      <w:r w:rsidRPr="00237F07">
        <w:rPr>
          <w:strike/>
          <w:rPrChange w:id="2939" w:author="jonathan pritchard" w:date="2024-08-21T11:05:00Z" w16du:dateUtc="2024-08-21T10:05:00Z">
            <w:rPr/>
          </w:rPrChange>
        </w:rPr>
        <w:t xml:space="preserve">eports (examples are shown in </w:t>
      </w:r>
      <w:r w:rsidR="00AA3EF9" w:rsidRPr="00237F07">
        <w:rPr>
          <w:strike/>
          <w:rPrChange w:id="2940" w:author="jonathan pritchard" w:date="2024-08-21T11:05:00Z" w16du:dateUtc="2024-08-21T10:05:00Z">
            <w:rPr/>
          </w:rPrChange>
        </w:rPr>
        <w:fldChar w:fldCharType="begin"/>
      </w:r>
      <w:r w:rsidR="00AA3EF9" w:rsidRPr="00237F07">
        <w:rPr>
          <w:strike/>
          <w:rPrChange w:id="2941" w:author="jonathan pritchard" w:date="2024-08-21T11:05:00Z" w16du:dateUtc="2024-08-21T10:05:00Z">
            <w:rPr/>
          </w:rPrChange>
        </w:rPr>
        <w:instrText xml:space="preserve"> REF _Ref49355699 \h </w:instrText>
      </w:r>
      <w:r w:rsidR="006C26BC" w:rsidRPr="00237F07">
        <w:rPr>
          <w:strike/>
          <w:rPrChange w:id="2942" w:author="jonathan pritchard" w:date="2024-08-21T11:05:00Z" w16du:dateUtc="2024-08-21T10:05:00Z">
            <w:rPr/>
          </w:rPrChange>
        </w:rPr>
        <w:instrText xml:space="preserve"> \* MERGEFORMAT </w:instrText>
      </w:r>
      <w:r w:rsidR="00AA3EF9" w:rsidRPr="00B77A92">
        <w:rPr>
          <w:strike/>
        </w:rPr>
      </w:r>
      <w:r w:rsidR="00AA3EF9" w:rsidRPr="00237F07">
        <w:rPr>
          <w:strike/>
          <w:rPrChange w:id="2943" w:author="jonathan pritchard" w:date="2024-08-21T11:05:00Z" w16du:dateUtc="2024-08-21T10:05:00Z">
            <w:rPr/>
          </w:rPrChange>
        </w:rPr>
        <w:fldChar w:fldCharType="separate"/>
      </w:r>
      <w:r w:rsidR="00832978" w:rsidRPr="00237F07">
        <w:rPr>
          <w:strike/>
          <w:rPrChange w:id="2944" w:author="jonathan pritchard" w:date="2024-08-21T11:05:00Z" w16du:dateUtc="2024-08-21T10:05:00Z">
            <w:rPr/>
          </w:rPrChange>
        </w:rPr>
        <w:t>Figure C-8</w:t>
      </w:r>
      <w:r w:rsidR="00AA3EF9" w:rsidRPr="00237F07">
        <w:rPr>
          <w:strike/>
          <w:rPrChange w:id="2945" w:author="jonathan pritchard" w:date="2024-08-21T11:05:00Z" w16du:dateUtc="2024-08-21T10:05:00Z">
            <w:rPr/>
          </w:rPrChange>
        </w:rPr>
        <w:fldChar w:fldCharType="end"/>
      </w:r>
      <w:r w:rsidRPr="00237F07">
        <w:rPr>
          <w:strike/>
          <w:rPrChange w:id="2946" w:author="jonathan pritchard" w:date="2024-08-21T11:05:00Z" w16du:dateUtc="2024-08-21T10:05:00Z">
            <w:rPr/>
          </w:rPrChange>
        </w:rPr>
        <w:t xml:space="preserve">). Since there is at present no generic format for </w:t>
      </w:r>
      <w:r w:rsidR="00E32B07" w:rsidRPr="00237F07">
        <w:rPr>
          <w:strike/>
          <w:rPrChange w:id="2947" w:author="jonathan pritchard" w:date="2024-08-21T11:05:00Z" w16du:dateUtc="2024-08-21T10:05:00Z">
            <w:rPr/>
          </w:rPrChange>
        </w:rPr>
        <w:t xml:space="preserve">defining such custom </w:t>
      </w:r>
      <w:r w:rsidR="006C26BC" w:rsidRPr="00237F07">
        <w:rPr>
          <w:strike/>
          <w:rPrChange w:id="2948" w:author="jonathan pritchard" w:date="2024-08-21T11:05:00Z" w16du:dateUtc="2024-08-21T10:05:00Z">
            <w:rPr/>
          </w:rPrChange>
        </w:rPr>
        <w:t>P</w:t>
      </w:r>
      <w:r w:rsidR="00E32B07" w:rsidRPr="00237F07">
        <w:rPr>
          <w:strike/>
          <w:rPrChange w:id="2949" w:author="jonathan pritchard" w:date="2024-08-21T11:05:00Z" w16du:dateUtc="2024-08-21T10:05:00Z">
            <w:rPr/>
          </w:rPrChange>
        </w:rPr>
        <w:t xml:space="preserve">ick </w:t>
      </w:r>
      <w:r w:rsidR="006C26BC" w:rsidRPr="00237F07">
        <w:rPr>
          <w:strike/>
          <w:rPrChange w:id="2950" w:author="jonathan pritchard" w:date="2024-08-21T11:05:00Z" w16du:dateUtc="2024-08-21T10:05:00Z">
            <w:rPr/>
          </w:rPrChange>
        </w:rPr>
        <w:t>R</w:t>
      </w:r>
      <w:r w:rsidR="00E32B07" w:rsidRPr="00237F07">
        <w:rPr>
          <w:strike/>
          <w:rPrChange w:id="2951" w:author="jonathan pritchard" w:date="2024-08-21T11:05:00Z" w16du:dateUtc="2024-08-21T10:05:00Z">
            <w:rPr/>
          </w:rPrChange>
        </w:rPr>
        <w:t>eports, manufacturers will need to develop their own solutions.</w:t>
      </w:r>
    </w:p>
    <w:p w14:paraId="4A836A5B" w14:textId="77777777" w:rsidR="00E32B07" w:rsidRPr="00237F07" w:rsidRDefault="00E32B07" w:rsidP="004E61EE">
      <w:pPr>
        <w:keepNext/>
        <w:spacing w:line="240" w:lineRule="auto"/>
        <w:jc w:val="center"/>
        <w:rPr>
          <w:strike/>
          <w:rPrChange w:id="2952" w:author="jonathan pritchard" w:date="2024-08-21T11:05:00Z" w16du:dateUtc="2024-08-21T10:05:00Z">
            <w:rPr/>
          </w:rPrChange>
        </w:rPr>
      </w:pPr>
      <w:r w:rsidRPr="00237F07">
        <w:rPr>
          <w:strike/>
          <w:lang w:eastAsia="fr-FR"/>
          <w:rPrChange w:id="2953" w:author="jonathan pritchard" w:date="2024-08-21T11:05:00Z" w16du:dateUtc="2024-08-21T10:05:00Z">
            <w:rPr>
              <w:noProof/>
              <w:lang w:val="fr-FR" w:eastAsia="fr-FR"/>
            </w:rPr>
          </w:rPrChange>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1">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237F07" w:rsidRDefault="00E32B07" w:rsidP="004710ED">
      <w:pPr>
        <w:pStyle w:val="Caption"/>
        <w:spacing w:after="120" w:line="240" w:lineRule="auto"/>
        <w:jc w:val="center"/>
        <w:rPr>
          <w:strike/>
          <w:rPrChange w:id="2954" w:author="jonathan pritchard" w:date="2024-08-21T11:05:00Z" w16du:dateUtc="2024-08-21T10:05:00Z">
            <w:rPr/>
          </w:rPrChange>
        </w:rPr>
      </w:pPr>
      <w:bookmarkStart w:id="2955" w:name="_Ref49355699"/>
      <w:r w:rsidRPr="00237F07">
        <w:rPr>
          <w:strike/>
          <w:rPrChange w:id="2956" w:author="jonathan pritchard" w:date="2024-08-21T11:05:00Z" w16du:dateUtc="2024-08-21T10:05:00Z">
            <w:rPr/>
          </w:rPrChange>
        </w:rPr>
        <w:t xml:space="preserve">Figure </w:t>
      </w:r>
      <w:r w:rsidR="004710ED" w:rsidRPr="00237F07">
        <w:rPr>
          <w:strike/>
          <w:rPrChange w:id="2957" w:author="jonathan pritchard" w:date="2024-08-21T11:05:00Z" w16du:dateUtc="2024-08-21T10:05:00Z">
            <w:rPr/>
          </w:rPrChange>
        </w:rPr>
        <w:t>C-</w:t>
      </w:r>
      <w:r w:rsidRPr="00237F07">
        <w:rPr>
          <w:strike/>
          <w:rPrChange w:id="2958" w:author="jonathan pritchard" w:date="2024-08-21T11:05:00Z" w16du:dateUtc="2024-08-21T10:05:00Z">
            <w:rPr/>
          </w:rPrChange>
        </w:rPr>
        <w:fldChar w:fldCharType="begin"/>
      </w:r>
      <w:r w:rsidRPr="00237F07">
        <w:rPr>
          <w:strike/>
          <w:rPrChange w:id="2959" w:author="jonathan pritchard" w:date="2024-08-21T11:05:00Z" w16du:dateUtc="2024-08-21T10:05:00Z">
            <w:rPr/>
          </w:rPrChange>
        </w:rPr>
        <w:instrText xml:space="preserve"> SEQ Figure \* ARABIC </w:instrText>
      </w:r>
      <w:r w:rsidRPr="00237F07">
        <w:rPr>
          <w:strike/>
          <w:rPrChange w:id="2960" w:author="jonathan pritchard" w:date="2024-08-21T11:05:00Z" w16du:dateUtc="2024-08-21T10:05:00Z">
            <w:rPr/>
          </w:rPrChange>
        </w:rPr>
        <w:fldChar w:fldCharType="separate"/>
      </w:r>
      <w:r w:rsidR="00832978" w:rsidRPr="00237F07">
        <w:rPr>
          <w:strike/>
          <w:rPrChange w:id="2961" w:author="jonathan pritchard" w:date="2024-08-21T11:05:00Z" w16du:dateUtc="2024-08-21T10:05:00Z">
            <w:rPr>
              <w:noProof/>
            </w:rPr>
          </w:rPrChange>
        </w:rPr>
        <w:t>8</w:t>
      </w:r>
      <w:r w:rsidRPr="00237F07">
        <w:rPr>
          <w:strike/>
          <w:rPrChange w:id="2962" w:author="jonathan pritchard" w:date="2024-08-21T11:05:00Z" w16du:dateUtc="2024-08-21T10:05:00Z">
            <w:rPr/>
          </w:rPrChange>
        </w:rPr>
        <w:fldChar w:fldCharType="end"/>
      </w:r>
      <w:bookmarkEnd w:id="2955"/>
      <w:r w:rsidRPr="00237F07">
        <w:rPr>
          <w:strike/>
          <w:rPrChange w:id="2963" w:author="jonathan pritchard" w:date="2024-08-21T11:05:00Z" w16du:dateUtc="2024-08-21T10:05:00Z">
            <w:rPr/>
          </w:rPrChange>
        </w:rPr>
        <w:t xml:space="preserve"> - Examples of special formats</w:t>
      </w:r>
      <w:r w:rsidR="00A95F3E" w:rsidRPr="00237F07">
        <w:rPr>
          <w:strike/>
          <w:rPrChange w:id="2964" w:author="jonathan pritchard" w:date="2024-08-21T11:05:00Z" w16du:dateUtc="2024-08-21T10:05:00Z">
            <w:rPr/>
          </w:rPrChange>
        </w:rPr>
        <w:t xml:space="preserve">: </w:t>
      </w:r>
      <w:r w:rsidRPr="00237F07">
        <w:rPr>
          <w:strike/>
          <w:rPrChange w:id="2965" w:author="jonathan pritchard" w:date="2024-08-21T11:05:00Z" w16du:dateUtc="2024-08-21T10:05:00Z">
            <w:rPr/>
          </w:rPrChange>
        </w:rPr>
        <w:t>Water level at a station (L) and graphic showing time series of water level data (R)</w:t>
      </w:r>
      <w:commentRangeEnd w:id="2924"/>
      <w:r w:rsidR="00927C2B" w:rsidRPr="00237F07">
        <w:rPr>
          <w:rStyle w:val="CommentReference"/>
          <w:b w:val="0"/>
          <w:strike/>
          <w:lang w:val="en-GB"/>
          <w:rPrChange w:id="2966" w:author="jonathan pritchard" w:date="2024-08-21T11:05:00Z" w16du:dateUtc="2024-08-21T10:05:00Z">
            <w:rPr>
              <w:rStyle w:val="CommentReference"/>
              <w:b w:val="0"/>
            </w:rPr>
          </w:rPrChange>
        </w:rPr>
        <w:commentReference w:id="2924"/>
      </w:r>
    </w:p>
    <w:p w14:paraId="107E3557" w14:textId="77777777" w:rsidR="00B61EF8" w:rsidRPr="00B77A92" w:rsidRDefault="00B61EF8" w:rsidP="004710ED">
      <w:pPr>
        <w:spacing w:after="120" w:line="240" w:lineRule="auto"/>
        <w:jc w:val="both"/>
        <w:rPr>
          <w:ins w:id="2967" w:author="jonathan pritchard" w:date="2023-12-06T14:59:00Z"/>
        </w:rPr>
      </w:pPr>
    </w:p>
    <w:p w14:paraId="050A63F0" w14:textId="2A2680C2" w:rsidR="003D4443" w:rsidRPr="00B77A92" w:rsidRDefault="006B59AA" w:rsidP="003D4443">
      <w:pPr>
        <w:pStyle w:val="Heading2"/>
        <w:rPr>
          <w:ins w:id="2968" w:author="jonathan pritchard" w:date="2023-12-06T14:59:00Z"/>
        </w:rPr>
      </w:pPr>
      <w:bookmarkStart w:id="2969" w:name="_Toc175134670"/>
      <w:ins w:id="2970" w:author="jonathan pritchard" w:date="2024-05-21T09:20:00Z" w16du:dateUtc="2024-05-21T08:20:00Z">
        <w:r w:rsidRPr="00237F07">
          <w:rPr>
            <w:strike/>
            <w:rPrChange w:id="2971" w:author="jonathan pritchard" w:date="2024-08-21T11:05:00Z" w16du:dateUtc="2024-08-21T10:05:00Z">
              <w:rPr/>
            </w:rPrChange>
          </w:rPr>
          <w:t>DELETED</w:t>
        </w:r>
        <w:r w:rsidRPr="00B77A92">
          <w:t xml:space="preserve"> (duplicate)</w:t>
        </w:r>
      </w:ins>
      <w:bookmarkEnd w:id="2969"/>
    </w:p>
    <w:p w14:paraId="7620BCD2" w14:textId="77777777" w:rsidR="003D4443" w:rsidRPr="00B77A92" w:rsidRDefault="003D4443" w:rsidP="004710ED">
      <w:pPr>
        <w:spacing w:after="120" w:line="240" w:lineRule="auto"/>
        <w:jc w:val="both"/>
        <w:rPr>
          <w:ins w:id="2972" w:author="jonathan pritchard" w:date="2023-12-06T14:59:00Z"/>
        </w:rPr>
      </w:pPr>
    </w:p>
    <w:p w14:paraId="2E0A1F44" w14:textId="77777777" w:rsidR="003D4443" w:rsidRPr="00B77A92" w:rsidRDefault="003D4443" w:rsidP="004710ED">
      <w:pPr>
        <w:spacing w:after="120" w:line="240" w:lineRule="auto"/>
        <w:jc w:val="both"/>
      </w:pPr>
    </w:p>
    <w:p w14:paraId="3F2CBAD0" w14:textId="518E9E8B" w:rsidR="00A80530" w:rsidRPr="00B77A92" w:rsidRDefault="005F2B6F" w:rsidP="00BE68E8">
      <w:pPr>
        <w:pStyle w:val="Heading1"/>
      </w:pPr>
      <w:bookmarkStart w:id="2973" w:name="_Toc38829567"/>
      <w:bookmarkStart w:id="2974" w:name="_Toc38830070"/>
      <w:bookmarkStart w:id="2975" w:name="_Toc38936233"/>
      <w:bookmarkStart w:id="2976" w:name="_Toc40990424"/>
      <w:bookmarkStart w:id="2977" w:name="_Toc41235035"/>
      <w:bookmarkStart w:id="2978" w:name="_Toc41235079"/>
      <w:bookmarkStart w:id="2979" w:name="_Toc42694851"/>
      <w:bookmarkStart w:id="2980" w:name="_Toc42708812"/>
      <w:bookmarkStart w:id="2981" w:name="_Toc175134671"/>
      <w:bookmarkEnd w:id="2973"/>
      <w:bookmarkEnd w:id="2974"/>
      <w:bookmarkEnd w:id="2975"/>
      <w:bookmarkEnd w:id="2976"/>
      <w:bookmarkEnd w:id="2977"/>
      <w:bookmarkEnd w:id="2978"/>
      <w:bookmarkEnd w:id="2979"/>
      <w:bookmarkEnd w:id="2980"/>
      <w:r w:rsidRPr="00B77A92">
        <w:t xml:space="preserve">Alerts </w:t>
      </w:r>
      <w:r w:rsidR="00A80530" w:rsidRPr="00B77A92">
        <w:t>and Indications</w:t>
      </w:r>
      <w:bookmarkEnd w:id="2981"/>
    </w:p>
    <w:p w14:paraId="345CA945" w14:textId="0108F26A" w:rsidR="005F2B6F" w:rsidRPr="00B77A92" w:rsidRDefault="00A80530" w:rsidP="004710ED">
      <w:pPr>
        <w:spacing w:after="120" w:line="240" w:lineRule="auto"/>
        <w:jc w:val="both"/>
      </w:pPr>
      <w:r w:rsidRPr="00B77A92">
        <w:t>IMO Resolution MSC.</w:t>
      </w:r>
      <w:del w:id="2982" w:author="Raphael Malyankar" w:date="2023-08-31T19:48:00Z">
        <w:r w:rsidRPr="00B77A92" w:rsidDel="005C7BA9">
          <w:delText>232(82)</w:delText>
        </w:r>
      </w:del>
      <w:ins w:id="2983" w:author="Raphael Malyankar" w:date="2023-08-31T19:48:00Z">
        <w:r w:rsidR="005C7BA9" w:rsidRPr="00B77A92">
          <w:t>530(106)</w:t>
        </w:r>
      </w:ins>
      <w:r w:rsidRPr="00B77A92">
        <w:t xml:space="preserve"> states</w:t>
      </w:r>
      <w:r w:rsidR="004710ED" w:rsidRPr="00B77A92">
        <w:t xml:space="preserve"> in 11.3 and 11.4 and their sub-</w:t>
      </w:r>
      <w:r w:rsidRPr="00B77A92">
        <w:t>paragraphs how an ECDIS should respond to risk of crossing, dangers, prohibited areas or areas with special conditions</w:t>
      </w:r>
      <w:ins w:id="2984" w:author="Raphael Malyankar" w:date="2023-08-31T19:48:00Z">
        <w:r w:rsidR="005C7BA9" w:rsidRPr="00B77A92">
          <w:t>, during route planning (11.3) or route monitoring (11.4)</w:t>
        </w:r>
      </w:ins>
      <w:r w:rsidRPr="00B77A92">
        <w:t xml:space="preserve">. </w:t>
      </w:r>
      <w:commentRangeStart w:id="2985"/>
      <w:r w:rsidRPr="00B77A92">
        <w:t xml:space="preserve">Appendix 4 and Appendix 5 </w:t>
      </w:r>
      <w:commentRangeEnd w:id="2985"/>
      <w:r w:rsidR="00171A98" w:rsidRPr="00237F07">
        <w:rPr>
          <w:rStyle w:val="CommentReference"/>
          <w:lang w:val="en-GB"/>
          <w:rPrChange w:id="2986" w:author="jonathan pritchard" w:date="2024-08-21T11:05:00Z" w16du:dateUtc="2024-08-21T10:05:00Z">
            <w:rPr>
              <w:rStyle w:val="CommentReference"/>
            </w:rPr>
          </w:rPrChange>
        </w:rPr>
        <w:commentReference w:id="2985"/>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05663146" w14:textId="39BD7573" w:rsidR="00F42A19" w:rsidRPr="00B77A92" w:rsidRDefault="00A80530" w:rsidP="004710ED">
      <w:pPr>
        <w:spacing w:after="120" w:line="240" w:lineRule="auto"/>
        <w:jc w:val="both"/>
      </w:pPr>
      <w:r w:rsidRPr="00B77A92">
        <w:t xml:space="preserve">All </w:t>
      </w:r>
      <w:r w:rsidR="00194607" w:rsidRPr="00B77A92">
        <w:t>P</w:t>
      </w:r>
      <w:r w:rsidRPr="00B77A92">
        <w:t xml:space="preserve">roduct </w:t>
      </w:r>
      <w:r w:rsidR="00194607" w:rsidRPr="00B77A92">
        <w:t>S</w:t>
      </w:r>
      <w:r w:rsidRPr="00B77A92">
        <w:t xml:space="preserve">pecifications which are intended for navigation should specify any feature combinations that match one or more of the areas for which alarm or indication should be given to ensure there is a harmonized implementation of </w:t>
      </w:r>
      <w:del w:id="2987" w:author="jonathan pritchard" w:date="2024-05-21T10:40:00Z" w16du:dateUtc="2024-05-21T09:40:00Z">
        <w:r w:rsidRPr="00B77A92" w:rsidDel="00C0149A">
          <w:delText xml:space="preserve">alarms </w:delText>
        </w:r>
      </w:del>
      <w:ins w:id="2988" w:author="jonathan pritchard" w:date="2024-05-21T10:40:00Z" w16du:dateUtc="2024-05-21T09:40:00Z">
        <w:r w:rsidR="00C0149A" w:rsidRPr="00B77A92">
          <w:t xml:space="preserve">alerts </w:t>
        </w:r>
      </w:ins>
      <w:r w:rsidRPr="00B77A92">
        <w:t xml:space="preserve">and indications in navigational products. </w:t>
      </w:r>
      <w:r w:rsidR="00EB0224" w:rsidRPr="00B77A92">
        <w:t xml:space="preserve">Such specification could be done using a </w:t>
      </w:r>
      <w:r w:rsidR="00DB1E45" w:rsidRPr="00B77A92">
        <w:t>machine-readable</w:t>
      </w:r>
      <w:r w:rsidR="00EB0224" w:rsidRPr="00B77A92">
        <w:t xml:space="preserve"> </w:t>
      </w:r>
      <w:r w:rsidR="00194607" w:rsidRPr="00B77A92">
        <w:t>A</w:t>
      </w:r>
      <w:r w:rsidR="00EB0224" w:rsidRPr="00B77A92">
        <w:t xml:space="preserve">lerts and </w:t>
      </w:r>
      <w:r w:rsidR="00194607" w:rsidRPr="00B77A92">
        <w:t>I</w:t>
      </w:r>
      <w:r w:rsidR="00EB0224" w:rsidRPr="00B77A92">
        <w:t xml:space="preserve">ndication </w:t>
      </w:r>
      <w:r w:rsidR="00194607" w:rsidRPr="00B77A92">
        <w:t>C</w:t>
      </w:r>
      <w:r w:rsidR="00EB0224" w:rsidRPr="00B77A92">
        <w:t>atalogue.</w:t>
      </w:r>
    </w:p>
    <w:p w14:paraId="289665F2" w14:textId="2A7BAF0B" w:rsidR="00F42A19" w:rsidRPr="00B77A92" w:rsidRDefault="00201DB6" w:rsidP="00BE68E8">
      <w:pPr>
        <w:pStyle w:val="Heading1"/>
      </w:pPr>
      <w:bookmarkStart w:id="2989" w:name="_Ref44433395"/>
      <w:bookmarkStart w:id="2990" w:name="_Toc175134672"/>
      <w:commentRangeStart w:id="2991"/>
      <w:commentRangeStart w:id="2992"/>
      <w:r w:rsidRPr="00B77A92">
        <w:lastRenderedPageBreak/>
        <w:t xml:space="preserve">Use of </w:t>
      </w:r>
      <w:r w:rsidR="00F42A19" w:rsidRPr="00B77A92">
        <w:t xml:space="preserve">Context </w:t>
      </w:r>
      <w:r w:rsidRPr="00B77A92">
        <w:t>P</w:t>
      </w:r>
      <w:r w:rsidR="00F42A19" w:rsidRPr="00B77A92">
        <w:t>arameters</w:t>
      </w:r>
      <w:bookmarkEnd w:id="2989"/>
      <w:commentRangeEnd w:id="2991"/>
      <w:r w:rsidR="006B59AA" w:rsidRPr="00237F07">
        <w:rPr>
          <w:rStyle w:val="CommentReference"/>
          <w:rFonts w:eastAsia="MS Mincho"/>
          <w:b w:val="0"/>
          <w:bCs w:val="0"/>
          <w:lang w:val="en-GB"/>
          <w:rPrChange w:id="2993" w:author="jonathan pritchard" w:date="2024-08-21T11:05:00Z" w16du:dateUtc="2024-08-21T10:05:00Z">
            <w:rPr>
              <w:rStyle w:val="CommentReference"/>
              <w:rFonts w:eastAsia="MS Mincho"/>
              <w:b w:val="0"/>
              <w:bCs w:val="0"/>
            </w:rPr>
          </w:rPrChange>
        </w:rPr>
        <w:commentReference w:id="2991"/>
      </w:r>
      <w:commentRangeEnd w:id="2992"/>
      <w:r w:rsidR="00B912FF" w:rsidRPr="00237F07">
        <w:rPr>
          <w:rStyle w:val="CommentReference"/>
          <w:rFonts w:eastAsia="MS Mincho"/>
          <w:b w:val="0"/>
          <w:bCs w:val="0"/>
          <w:lang w:val="en-GB"/>
          <w:rPrChange w:id="2994" w:author="jonathan pritchard" w:date="2024-08-21T11:05:00Z" w16du:dateUtc="2024-08-21T10:05:00Z">
            <w:rPr>
              <w:rStyle w:val="CommentReference"/>
              <w:rFonts w:eastAsia="MS Mincho"/>
              <w:b w:val="0"/>
              <w:bCs w:val="0"/>
            </w:rPr>
          </w:rPrChange>
        </w:rPr>
        <w:commentReference w:id="2992"/>
      </w:r>
      <w:bookmarkEnd w:id="2990"/>
    </w:p>
    <w:p w14:paraId="2ED462D9" w14:textId="133D5E00" w:rsidR="003A70CA" w:rsidRPr="00B77A92" w:rsidRDefault="00422AF5" w:rsidP="00194607">
      <w:pPr>
        <w:spacing w:after="120" w:line="240" w:lineRule="auto"/>
        <w:jc w:val="both"/>
      </w:pPr>
      <w:r w:rsidRPr="00B77A92">
        <w:t xml:space="preserve">The Portrayal Register in the </w:t>
      </w:r>
      <w:r w:rsidR="00194607" w:rsidRPr="00B77A92">
        <w:t xml:space="preserve">IHO </w:t>
      </w:r>
      <w:r w:rsidRPr="00B77A92">
        <w:t xml:space="preserve">GI </w:t>
      </w:r>
      <w:r w:rsidR="00194607" w:rsidRPr="00B77A92">
        <w:t>R</w:t>
      </w:r>
      <w:r w:rsidRPr="00B77A92">
        <w:t xml:space="preserve">egistry contains a list of </w:t>
      </w:r>
      <w:r w:rsidR="00A54533" w:rsidRPr="00B77A92">
        <w:t xml:space="preserve">predefined </w:t>
      </w:r>
      <w:r w:rsidRPr="00B77A92">
        <w:t>context parameters</w:t>
      </w:r>
      <w:r w:rsidR="00A77999" w:rsidRPr="00B77A92">
        <w:t xml:space="preserve"> used in S-100 </w:t>
      </w:r>
      <w:r w:rsidR="00C82694" w:rsidRPr="00B77A92">
        <w:t>P</w:t>
      </w:r>
      <w:r w:rsidR="00A77999" w:rsidRPr="00B77A92">
        <w:t xml:space="preserve">ortrayal </w:t>
      </w:r>
      <w:r w:rsidR="00C82694" w:rsidRPr="00B77A92">
        <w:t>C</w:t>
      </w:r>
      <w:r w:rsidR="00A77999" w:rsidRPr="00B77A92">
        <w:t>atalogues</w:t>
      </w:r>
      <w:r w:rsidRPr="00B77A92">
        <w:t xml:space="preserve">. </w:t>
      </w:r>
      <w:r w:rsidR="00F42A19" w:rsidRPr="00B77A92">
        <w:t xml:space="preserve">Manufacturers may add </w:t>
      </w:r>
      <w:r w:rsidR="00A54533" w:rsidRPr="00B77A92">
        <w:t>additional</w:t>
      </w:r>
      <w:r w:rsidRPr="00B77A92">
        <w:t xml:space="preserve"> parameter</w:t>
      </w:r>
      <w:r w:rsidR="00F42A19" w:rsidRPr="00B77A92">
        <w:t>s</w:t>
      </w:r>
      <w:r w:rsidR="00B851E8" w:rsidRPr="00B77A92">
        <w:t>, but should not change the names</w:t>
      </w:r>
      <w:r w:rsidR="00A77999" w:rsidRPr="00B77A92">
        <w:t>, roles,</w:t>
      </w:r>
      <w:r w:rsidR="00A54533" w:rsidRPr="00B77A92">
        <w:t xml:space="preserve"> or data types or predefined parameters,</w:t>
      </w:r>
      <w:r w:rsidR="00B851E8" w:rsidRPr="00B77A92">
        <w:t xml:space="preserve"> or substitute other parameters of the same </w:t>
      </w:r>
      <w:r w:rsidR="00A77999" w:rsidRPr="00B77A92">
        <w:t>scope</w:t>
      </w:r>
      <w:r w:rsidR="00F42A19" w:rsidRPr="00B77A92">
        <w:t>.</w:t>
      </w:r>
      <w:r w:rsidR="00A77999" w:rsidRPr="00B77A92">
        <w:t xml:space="preserve"> </w:t>
      </w:r>
    </w:p>
    <w:p w14:paraId="6BEE0AC7" w14:textId="291408CB"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known parameters which </w:t>
      </w:r>
      <w:r w:rsidR="007B4404" w:rsidRPr="00B77A92">
        <w:t>may be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995"/>
      <w:r w:rsidR="000C18F8" w:rsidRPr="00B77A92">
        <w:t>different products</w:t>
      </w:r>
      <w:r w:rsidR="00A54533" w:rsidRPr="00237F07">
        <w:rPr>
          <w:rStyle w:val="FootnoteReference"/>
          <w:noProof w:val="0"/>
          <w:sz w:val="20"/>
          <w:vertAlign w:val="superscript"/>
          <w:lang w:val="en-GB"/>
          <w:rPrChange w:id="2996" w:author="jonathan pritchard" w:date="2024-08-21T11:05:00Z" w16du:dateUtc="2024-08-21T10:05:00Z">
            <w:rPr>
              <w:rStyle w:val="FootnoteReference"/>
              <w:sz w:val="20"/>
              <w:vertAlign w:val="superscript"/>
              <w:lang w:val="en-GB"/>
            </w:rPr>
          </w:rPrChange>
        </w:rPr>
        <w:footnoteReference w:id="5"/>
      </w:r>
      <w:r w:rsidR="000C18F8" w:rsidRPr="00B77A92">
        <w:t>.</w:t>
      </w:r>
      <w:r w:rsidR="007B4404" w:rsidRPr="00B77A92">
        <w:t xml:space="preserve"> </w:t>
      </w:r>
      <w:commentRangeEnd w:id="2995"/>
      <w:r w:rsidR="00171A98" w:rsidRPr="00237F07">
        <w:rPr>
          <w:rStyle w:val="CommentReference"/>
          <w:lang w:val="en-GB"/>
          <w:rPrChange w:id="2999" w:author="jonathan pritchard" w:date="2024-08-21T11:05:00Z" w16du:dateUtc="2024-08-21T10:05:00Z">
            <w:rPr>
              <w:rStyle w:val="CommentReference"/>
            </w:rPr>
          </w:rPrChange>
        </w:rPr>
        <w:commentReference w:id="2995"/>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1618AD6E" w:rsidR="006616FA" w:rsidRPr="00237F07" w:rsidRDefault="006616FA" w:rsidP="00194607">
      <w:pPr>
        <w:spacing w:after="120" w:line="240" w:lineRule="auto"/>
        <w:jc w:val="both"/>
        <w:rPr>
          <w:b/>
          <w:bCs/>
          <w:rPrChange w:id="3000" w:author="jonathan pritchard" w:date="2024-08-21T11:05:00Z" w16du:dateUtc="2024-08-21T10:05:00Z">
            <w:rPr/>
          </w:rPrChange>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The context parameters used in a </w:t>
      </w:r>
      <w:r w:rsidR="00C82694" w:rsidRPr="00B77A92">
        <w:t>P</w:t>
      </w:r>
      <w:r w:rsidR="004E2E7C" w:rsidRPr="00B77A92">
        <w:t xml:space="preserve">ortrayal </w:t>
      </w:r>
      <w:r w:rsidR="00C82694" w:rsidRPr="00B77A92">
        <w:t>C</w:t>
      </w:r>
      <w:r w:rsidR="004E2E7C" w:rsidRPr="00B77A92">
        <w:t xml:space="preserve">atalogue are listed in the </w:t>
      </w:r>
      <w:r w:rsidR="004E2E7C" w:rsidRPr="00B77A92">
        <w:rPr>
          <w:b/>
          <w:bCs/>
        </w:rPr>
        <w:t>&lt;context&gt;…&lt;/context&gt;</w:t>
      </w:r>
      <w:r w:rsidR="004E2E7C" w:rsidRPr="00B77A92">
        <w:t xml:space="preserve"> section of the </w:t>
      </w:r>
      <w:r w:rsidR="00C82694" w:rsidRPr="00B77A92">
        <w:t>P</w:t>
      </w:r>
      <w:r w:rsidR="004E2E7C" w:rsidRPr="00B77A92">
        <w:t xml:space="preserve">ortrayal </w:t>
      </w:r>
      <w:r w:rsidR="00C82694" w:rsidRPr="00B77A92">
        <w:t>C</w:t>
      </w:r>
      <w:r w:rsidR="004E2E7C" w:rsidRPr="00B77A92">
        <w:t>atalogue XML file</w:t>
      </w:r>
      <w:r w:rsidR="004E2E7C" w:rsidRPr="00237F07">
        <w:rPr>
          <w:highlight w:val="yellow"/>
          <w:rPrChange w:id="3001" w:author="jonathan pritchard" w:date="2024-08-21T11:05:00Z" w16du:dateUtc="2024-08-21T10:05:00Z">
            <w:rPr/>
          </w:rPrChange>
        </w:rPr>
        <w:t>.</w:t>
      </w:r>
      <w:ins w:id="3002" w:author="jonathan pritchard" w:date="2024-08-13T08:54:00Z" w16du:dateUtc="2024-08-13T07:54:00Z">
        <w:r w:rsidR="00171A98" w:rsidRPr="00237F07">
          <w:rPr>
            <w:b/>
            <w:bCs/>
            <w:highlight w:val="yellow"/>
            <w:rPrChange w:id="3003" w:author="jonathan pritchard" w:date="2024-08-21T11:05:00Z" w16du:dateUtc="2024-08-21T10:05:00Z">
              <w:rPr>
                <w:b/>
                <w:bCs/>
              </w:rPr>
            </w:rPrChange>
          </w:rPr>
          <w:t>[ref part 9?]</w:t>
        </w:r>
      </w:ins>
    </w:p>
    <w:p w14:paraId="74DD2BEA" w14:textId="22461993"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237F07">
        <w:rPr>
          <w:sz w:val="20"/>
          <w:highlight w:val="yellow"/>
          <w:rPrChange w:id="3004" w:author="jonathan pritchard" w:date="2024-08-21T11:05:00Z" w16du:dateUtc="2024-08-21T10:05:00Z">
            <w:rPr>
              <w:sz w:val="20"/>
            </w:rPr>
          </w:rPrChange>
        </w:rPr>
        <w:t xml:space="preserve">Context parameters which cannot be automatically associated with ECDIS display functions or user interface features must be exposed to the </w:t>
      </w:r>
      <w:r w:rsidR="00C82694" w:rsidRPr="00237F07">
        <w:rPr>
          <w:sz w:val="20"/>
          <w:highlight w:val="yellow"/>
          <w:rPrChange w:id="3005" w:author="jonathan pritchard" w:date="2024-08-21T11:05:00Z" w16du:dateUtc="2024-08-21T10:05:00Z">
            <w:rPr>
              <w:sz w:val="20"/>
            </w:rPr>
          </w:rPrChange>
        </w:rPr>
        <w:t>M</w:t>
      </w:r>
      <w:r w:rsidRPr="00237F07">
        <w:rPr>
          <w:sz w:val="20"/>
          <w:highlight w:val="yellow"/>
          <w:rPrChange w:id="3006" w:author="jonathan pritchard" w:date="2024-08-21T11:05:00Z" w16du:dateUtc="2024-08-21T10:05:00Z">
            <w:rPr>
              <w:sz w:val="20"/>
            </w:rPr>
          </w:rPrChange>
        </w:rPr>
        <w:t>ariner for use.</w:t>
      </w:r>
    </w:p>
    <w:p w14:paraId="6CFFA172" w14:textId="61DC9636" w:rsidR="00594DC5" w:rsidRPr="00B77A92" w:rsidRDefault="00594DC5" w:rsidP="00194607">
      <w:pPr>
        <w:spacing w:after="120" w:line="240" w:lineRule="auto"/>
        <w:jc w:val="both"/>
      </w:pPr>
    </w:p>
    <w:p w14:paraId="771C6F04" w14:textId="0E98241E" w:rsidR="005C730A" w:rsidRPr="00B77A92" w:rsidRDefault="005C730A" w:rsidP="00E673D5">
      <w:pPr>
        <w:pStyle w:val="Heading2"/>
      </w:pPr>
      <w:bookmarkStart w:id="3007" w:name="_Ref44797478"/>
      <w:bookmarkStart w:id="3008" w:name="_Toc175134673"/>
      <w:commentRangeStart w:id="3009"/>
      <w:r w:rsidRPr="00B77A92">
        <w:t>Context parameters for ECDIS functionality</w:t>
      </w:r>
      <w:bookmarkEnd w:id="3007"/>
      <w:commentRangeEnd w:id="3009"/>
      <w:r w:rsidR="00E27B73" w:rsidRPr="00237F07">
        <w:rPr>
          <w:rStyle w:val="CommentReference"/>
          <w:rFonts w:eastAsia="MS Mincho"/>
          <w:b w:val="0"/>
          <w:bCs w:val="0"/>
          <w:lang w:val="en-GB"/>
          <w:rPrChange w:id="3010" w:author="jonathan pritchard" w:date="2024-08-21T11:05:00Z" w16du:dateUtc="2024-08-21T10:05:00Z">
            <w:rPr>
              <w:rStyle w:val="CommentReference"/>
              <w:rFonts w:eastAsia="MS Mincho"/>
              <w:b w:val="0"/>
              <w:bCs w:val="0"/>
            </w:rPr>
          </w:rPrChange>
        </w:rPr>
        <w:commentReference w:id="3009"/>
      </w:r>
      <w:bookmarkEnd w:id="3008"/>
    </w:p>
    <w:p w14:paraId="5C47BA63" w14:textId="45467269" w:rsidR="00C5786D" w:rsidRPr="00B77A92" w:rsidRDefault="00645161" w:rsidP="00C82694">
      <w:pPr>
        <w:spacing w:after="120" w:line="240" w:lineRule="auto"/>
        <w:jc w:val="both"/>
      </w:pPr>
      <w:r w:rsidRPr="00B77A92">
        <w:t>Context</w:t>
      </w:r>
      <w:r w:rsidR="005C730A" w:rsidRPr="00B77A92">
        <w:t xml:space="preserve"> parameters are </w:t>
      </w:r>
      <w:r w:rsidR="006616FA" w:rsidRPr="00B77A92">
        <w:t xml:space="preserve">used in </w:t>
      </w:r>
      <w:r w:rsidR="00C82694" w:rsidRPr="00B77A92">
        <w:t>P</w:t>
      </w:r>
      <w:r w:rsidR="006616FA" w:rsidRPr="00B77A92">
        <w:t xml:space="preserve">ortrayal </w:t>
      </w:r>
      <w:r w:rsidR="00C82694" w:rsidRPr="00B77A92">
        <w:t>C</w:t>
      </w:r>
      <w:r w:rsidR="006616FA" w:rsidRPr="00B77A92">
        <w:t>atalogue</w:t>
      </w:r>
      <w:r w:rsidRPr="00B77A92">
        <w:t>s</w:t>
      </w:r>
      <w:r w:rsidR="005C730A" w:rsidRPr="00B77A92">
        <w:t xml:space="preserve"> for implementing</w:t>
      </w:r>
      <w:r w:rsidR="006C45D2" w:rsidRPr="00B77A92">
        <w:t xml:space="preserve"> mandatory and optional</w:t>
      </w:r>
      <w:r w:rsidR="005C730A" w:rsidRPr="00B77A92">
        <w:t xml:space="preserve"> ECDIS functionality mandated by the IMO </w:t>
      </w:r>
      <w:r w:rsidR="00C82694" w:rsidRPr="00B77A92">
        <w:t>P</w:t>
      </w:r>
      <w:r w:rsidR="005C730A" w:rsidRPr="00B77A92">
        <w:t xml:space="preserve">erformance </w:t>
      </w:r>
      <w:r w:rsidR="00C82694" w:rsidRPr="00B77A92">
        <w:t>S</w:t>
      </w:r>
      <w:r w:rsidR="005C730A" w:rsidRPr="00B77A92">
        <w:t>tandards</w:t>
      </w:r>
      <w:r w:rsidR="00D76094" w:rsidRPr="00B77A92">
        <w:t xml:space="preserve">. </w:t>
      </w:r>
      <w:r w:rsidR="006616FA" w:rsidRPr="00B77A92">
        <w:t xml:space="preserve">Since they are used </w:t>
      </w:r>
      <w:r w:rsidR="006C45D2" w:rsidRPr="00B77A92">
        <w:t xml:space="preserve">by rules </w:t>
      </w:r>
      <w:r w:rsidR="006616FA" w:rsidRPr="00B77A92">
        <w:t xml:space="preserve">in the IHO </w:t>
      </w:r>
      <w:r w:rsidR="00E20C82" w:rsidRPr="00B77A92">
        <w:t>P</w:t>
      </w:r>
      <w:r w:rsidR="006616FA" w:rsidRPr="00B77A92">
        <w:t xml:space="preserve">ortrayal </w:t>
      </w:r>
      <w:r w:rsidR="00E20C82" w:rsidRPr="00B77A92">
        <w:t>C</w:t>
      </w:r>
      <w:r w:rsidR="006616FA" w:rsidRPr="00B77A92">
        <w:t xml:space="preserve">atalogue, they </w:t>
      </w:r>
      <w:r w:rsidR="006616FA" w:rsidRPr="00237F07">
        <w:rPr>
          <w:highlight w:val="yellow"/>
          <w:rPrChange w:id="3011" w:author="jonathan pritchard" w:date="2024-08-21T11:05:00Z" w16du:dateUtc="2024-08-21T10:05:00Z">
            <w:rPr/>
          </w:rPrChange>
        </w:rPr>
        <w:t>should</w:t>
      </w:r>
      <w:r w:rsidR="006616FA" w:rsidRPr="00B77A92">
        <w:t xml:space="preserve"> be implemented without change by manufacturers in order to maintain compatibility with the IHO </w:t>
      </w:r>
      <w:r w:rsidR="00C82694" w:rsidRPr="00B77A92">
        <w:t>P</w:t>
      </w:r>
      <w:r w:rsidR="006616FA" w:rsidRPr="00B77A92">
        <w:t xml:space="preserve">ortrayal </w:t>
      </w:r>
      <w:r w:rsidR="00C82694" w:rsidRPr="00B77A92">
        <w:t>C</w:t>
      </w:r>
      <w:r w:rsidR="006616FA" w:rsidRPr="00B77A92">
        <w:t>atalogue.</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012" w:name="_Ref45143486"/>
      <w:bookmarkStart w:id="3013" w:name="_Ref171161739"/>
      <w:bookmarkStart w:id="3014" w:name="_Toc175134674"/>
      <w:commentRangeStart w:id="3015"/>
      <w:r w:rsidRPr="00B77A92">
        <w:t>Dual-fuel systems</w:t>
      </w:r>
      <w:bookmarkEnd w:id="3012"/>
      <w:commentRangeEnd w:id="3015"/>
      <w:r w:rsidR="00E27B73" w:rsidRPr="00237F07">
        <w:rPr>
          <w:rStyle w:val="CommentReference"/>
          <w:rFonts w:eastAsia="MS Mincho"/>
          <w:b w:val="0"/>
          <w:bCs w:val="0"/>
          <w:lang w:val="en-GB"/>
          <w:rPrChange w:id="3016" w:author="jonathan pritchard" w:date="2024-08-21T11:05:00Z" w16du:dateUtc="2024-08-21T10:05:00Z">
            <w:rPr>
              <w:rStyle w:val="CommentReference"/>
              <w:rFonts w:eastAsia="MS Mincho"/>
              <w:b w:val="0"/>
              <w:bCs w:val="0"/>
            </w:rPr>
          </w:rPrChange>
        </w:rPr>
        <w:commentReference w:id="3015"/>
      </w:r>
      <w:bookmarkEnd w:id="3013"/>
      <w:bookmarkEnd w:id="301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4BF7E727" w14:textId="3969BAF8" w:rsidR="000F539D" w:rsidRPr="00B77A92" w:rsidRDefault="002519D7" w:rsidP="00E20C82">
      <w:pPr>
        <w:spacing w:after="120" w:line="240" w:lineRule="auto"/>
        <w:jc w:val="both"/>
      </w:pPr>
      <w:r w:rsidRPr="00B77A92">
        <w:t>All stakeholders should anticipate a transition period during which new S-100 formats increasingly replace older formats.</w:t>
      </w:r>
    </w:p>
    <w:p w14:paraId="0ACA3196" w14:textId="297BCB8D" w:rsidR="000F539D" w:rsidRPr="00B77A92" w:rsidRDefault="00E20C82" w:rsidP="00E20C82">
      <w:pPr>
        <w:spacing w:after="120" w:line="240" w:lineRule="auto"/>
        <w:jc w:val="both"/>
      </w:pPr>
      <w:r w:rsidRPr="00B77A92">
        <w:t>An</w:t>
      </w:r>
      <w:r w:rsidR="002519D7" w:rsidRPr="00B77A92">
        <w:t xml:space="preserve"> </w:t>
      </w:r>
      <w:r w:rsidRPr="00B77A92">
        <w:t>S-100</w:t>
      </w:r>
      <w:r w:rsidR="002519D7" w:rsidRPr="00B77A92">
        <w:t xml:space="preserve"> ECDIS must be able to handle both S-57 and S-101 ENC</w:t>
      </w:r>
      <w:r w:rsidR="006D24EE" w:rsidRPr="00B77A92">
        <w:t>s</w:t>
      </w:r>
      <w:r w:rsidR="002519D7" w:rsidRPr="00B77A92">
        <w:t xml:space="preserve"> during the transition period.</w:t>
      </w:r>
    </w:p>
    <w:p w14:paraId="6A0774F6" w14:textId="77777777" w:rsidR="00E20C82" w:rsidRPr="00B77A92" w:rsidRDefault="00E20C82" w:rsidP="00E20C82">
      <w:pPr>
        <w:spacing w:after="120" w:line="240" w:lineRule="auto"/>
        <w:jc w:val="both"/>
      </w:pPr>
    </w:p>
    <w:p w14:paraId="361FB462" w14:textId="26D9A4AB" w:rsidR="003F7A9B" w:rsidRPr="00237F07" w:rsidRDefault="00302EC5" w:rsidP="00E673D5">
      <w:pPr>
        <w:pStyle w:val="Heading2"/>
        <w:rPr>
          <w:strike/>
          <w:rPrChange w:id="3017" w:author="jonathan pritchard" w:date="2024-08-21T11:05:00Z" w16du:dateUtc="2024-08-21T10:05:00Z">
            <w:rPr/>
          </w:rPrChange>
        </w:rPr>
      </w:pPr>
      <w:bookmarkStart w:id="3018" w:name="_Toc175134675"/>
      <w:r w:rsidRPr="00237F07">
        <w:rPr>
          <w:strike/>
          <w:rPrChange w:id="3019" w:author="jonathan pritchard" w:date="2024-08-21T11:05:00Z" w16du:dateUtc="2024-08-21T10:05:00Z">
            <w:rPr/>
          </w:rPrChange>
        </w:rPr>
        <w:t>Display of data available in both new and legacy formats</w:t>
      </w:r>
      <w:bookmarkEnd w:id="3018"/>
    </w:p>
    <w:p w14:paraId="52E6B648" w14:textId="1708DC8C" w:rsidR="002519D7" w:rsidRPr="00237F07" w:rsidDel="00443F43" w:rsidRDefault="002519D7" w:rsidP="00E20C82">
      <w:pPr>
        <w:spacing w:after="120" w:line="240" w:lineRule="auto"/>
        <w:jc w:val="both"/>
        <w:rPr>
          <w:del w:id="3020" w:author="jonathan pritchard" w:date="2024-05-20T15:18:00Z" w16du:dateUtc="2024-05-20T14:18:00Z"/>
          <w:strike/>
          <w:rPrChange w:id="3021" w:author="jonathan pritchard" w:date="2024-08-21T11:05:00Z" w16du:dateUtc="2024-08-21T10:05:00Z">
            <w:rPr>
              <w:del w:id="3022" w:author="jonathan pritchard" w:date="2024-05-20T15:18:00Z" w16du:dateUtc="2024-05-20T14:18:00Z"/>
            </w:rPr>
          </w:rPrChange>
        </w:rPr>
      </w:pPr>
      <w:del w:id="3023" w:author="jonathan pritchard" w:date="2024-05-20T15:18:00Z" w16du:dateUtc="2024-05-20T14:18:00Z">
        <w:r w:rsidRPr="00237F07" w:rsidDel="00443F43">
          <w:rPr>
            <w:strike/>
            <w:rPrChange w:id="3024" w:author="jonathan pritchard" w:date="2024-08-21T11:05:00Z" w16du:dateUtc="2024-08-21T10:05:00Z">
              <w:rPr/>
            </w:rPrChange>
          </w:rPr>
          <w:delText xml:space="preserve">In general, </w:delText>
        </w:r>
        <w:r w:rsidR="000F539D" w:rsidRPr="00237F07" w:rsidDel="00443F43">
          <w:rPr>
            <w:strike/>
            <w:rPrChange w:id="3025" w:author="jonathan pritchard" w:date="2024-08-21T11:05:00Z" w16du:dateUtc="2024-08-21T10:05:00Z">
              <w:rPr/>
            </w:rPrChange>
          </w:rPr>
          <w:delText>systems should give</w:delText>
        </w:r>
        <w:r w:rsidRPr="00237F07" w:rsidDel="00443F43">
          <w:rPr>
            <w:strike/>
            <w:rPrChange w:id="3026" w:author="jonathan pritchard" w:date="2024-08-21T11:05:00Z" w16du:dateUtc="2024-08-21T10:05:00Z">
              <w:rPr/>
            </w:rPrChange>
          </w:rPr>
          <w:delText xml:space="preserve"> newer formats priority over the older formats, and utili</w:delText>
        </w:r>
        <w:r w:rsidR="000F539D" w:rsidRPr="00237F07" w:rsidDel="00443F43">
          <w:rPr>
            <w:strike/>
            <w:rPrChange w:id="3027" w:author="jonathan pritchard" w:date="2024-08-21T11:05:00Z" w16du:dateUtc="2024-08-21T10:05:00Z">
              <w:rPr/>
            </w:rPrChange>
          </w:rPr>
          <w:delText>s</w:delText>
        </w:r>
        <w:r w:rsidRPr="00237F07" w:rsidDel="00443F43">
          <w:rPr>
            <w:strike/>
            <w:rPrChange w:id="3028" w:author="jonathan pritchard" w:date="2024-08-21T11:05:00Z" w16du:dateUtc="2024-08-21T10:05:00Z">
              <w:rPr/>
            </w:rPrChange>
          </w:rPr>
          <w:delText xml:space="preserve">e data from the older format </w:delText>
        </w:r>
        <w:r w:rsidR="006D24EE" w:rsidRPr="00237F07" w:rsidDel="00443F43">
          <w:rPr>
            <w:strike/>
            <w:rPrChange w:id="3029" w:author="jonathan pritchard" w:date="2024-08-21T11:05:00Z" w16du:dateUtc="2024-08-21T10:05:00Z">
              <w:rPr/>
            </w:rPrChange>
          </w:rPr>
          <w:delText xml:space="preserve">only </w:delText>
        </w:r>
        <w:r w:rsidRPr="00237F07" w:rsidDel="00443F43">
          <w:rPr>
            <w:strike/>
            <w:rPrChange w:id="3030" w:author="jonathan pritchard" w:date="2024-08-21T11:05:00Z" w16du:dateUtc="2024-08-21T10:05:00Z">
              <w:rPr/>
            </w:rPrChange>
          </w:rPr>
          <w:delText>when there is no coverage of the new format data at an appropriate scale</w:delText>
        </w:r>
        <w:r w:rsidR="006D24EE" w:rsidRPr="00237F07" w:rsidDel="00443F43">
          <w:rPr>
            <w:strike/>
            <w:rPrChange w:id="3031" w:author="jonathan pritchard" w:date="2024-08-21T11:05:00Z" w16du:dateUtc="2024-08-21T10:05:00Z">
              <w:rPr/>
            </w:rPrChange>
          </w:rPr>
          <w:delText xml:space="preserve"> (</w:delText>
        </w:r>
        <w:r w:rsidR="00825C9F" w:rsidRPr="00237F07" w:rsidDel="00443F43">
          <w:rPr>
            <w:strike/>
            <w:rPrChange w:id="3032" w:author="jonathan pritchard" w:date="2024-08-21T11:05:00Z" w16du:dateUtc="2024-08-21T10:05:00Z">
              <w:rPr/>
            </w:rPrChange>
          </w:rPr>
          <w:delText>that is</w:delText>
        </w:r>
        <w:r w:rsidR="006D24EE" w:rsidRPr="00237F07" w:rsidDel="00443F43">
          <w:rPr>
            <w:strike/>
            <w:rPrChange w:id="3033" w:author="jonathan pritchard" w:date="2024-08-21T11:05:00Z" w16du:dateUtc="2024-08-21T10:05:00Z">
              <w:rPr/>
            </w:rPrChange>
          </w:rPr>
          <w:delText xml:space="preserve">, </w:delText>
        </w:r>
        <w:r w:rsidR="005A1ADA" w:rsidRPr="00237F07" w:rsidDel="00443F43">
          <w:rPr>
            <w:strike/>
            <w:rPrChange w:id="3034" w:author="jonathan pritchard" w:date="2024-08-21T11:05:00Z" w16du:dateUtc="2024-08-21T10:05:00Z">
              <w:rPr/>
            </w:rPrChange>
          </w:rPr>
          <w:delText>when the display scale is out of the scale bounds in dataset metadata)</w:delText>
        </w:r>
        <w:r w:rsidRPr="00237F07" w:rsidDel="00443F43">
          <w:rPr>
            <w:strike/>
            <w:rPrChange w:id="3035" w:author="jonathan pritchard" w:date="2024-08-21T11:05:00Z" w16du:dateUtc="2024-08-21T10:05:00Z">
              <w:rPr/>
            </w:rPrChange>
          </w:rPr>
          <w:delText>.</w:delText>
        </w:r>
      </w:del>
    </w:p>
    <w:p w14:paraId="4C66AEEC" w14:textId="30F352C3" w:rsidR="00623D67" w:rsidRPr="00237F07" w:rsidDel="00443F43" w:rsidRDefault="00623D67" w:rsidP="00E20C82">
      <w:pPr>
        <w:spacing w:after="120" w:line="240" w:lineRule="auto"/>
        <w:jc w:val="both"/>
        <w:rPr>
          <w:del w:id="3036" w:author="jonathan pritchard" w:date="2024-05-20T15:18:00Z" w16du:dateUtc="2024-05-20T14:18:00Z"/>
          <w:strike/>
          <w:rPrChange w:id="3037" w:author="jonathan pritchard" w:date="2024-08-21T11:05:00Z" w16du:dateUtc="2024-08-21T10:05:00Z">
            <w:rPr>
              <w:del w:id="3038" w:author="jonathan pritchard" w:date="2024-05-20T15:18:00Z" w16du:dateUtc="2024-05-20T14:18:00Z"/>
            </w:rPr>
          </w:rPrChange>
        </w:rPr>
      </w:pPr>
      <w:commentRangeStart w:id="3039"/>
      <w:del w:id="3040" w:author="jonathan pritchard" w:date="2024-05-20T15:18:00Z" w16du:dateUtc="2024-05-20T14:18:00Z">
        <w:r w:rsidRPr="00237F07" w:rsidDel="00443F43">
          <w:rPr>
            <w:strike/>
            <w:rPrChange w:id="3041" w:author="jonathan pritchard" w:date="2024-08-21T11:05:00Z" w16du:dateUtc="2024-08-21T10:05:00Z">
              <w:rPr/>
            </w:rPrChange>
          </w:rPr>
          <w:delText>S-101</w:delText>
        </w:r>
        <w:r w:rsidR="000F539D" w:rsidRPr="00237F07" w:rsidDel="00443F43">
          <w:rPr>
            <w:strike/>
            <w:rPrChange w:id="3042" w:author="jonathan pritchard" w:date="2024-08-21T11:05:00Z" w16du:dateUtc="2024-08-21T10:05:00Z">
              <w:rPr/>
            </w:rPrChange>
          </w:rPr>
          <w:delText xml:space="preserve"> ENC</w:delText>
        </w:r>
        <w:r w:rsidR="00116680" w:rsidRPr="00237F07" w:rsidDel="00443F43">
          <w:rPr>
            <w:strike/>
            <w:rPrChange w:id="3043" w:author="jonathan pritchard" w:date="2024-08-21T11:05:00Z" w16du:dateUtc="2024-08-21T10:05:00Z">
              <w:rPr/>
            </w:rPrChange>
          </w:rPr>
          <w:delText xml:space="preserve"> data</w:delText>
        </w:r>
        <w:r w:rsidRPr="00237F07" w:rsidDel="00443F43">
          <w:rPr>
            <w:strike/>
            <w:rPrChange w:id="3044" w:author="jonathan pritchard" w:date="2024-08-21T11:05:00Z" w16du:dateUtc="2024-08-21T10:05:00Z">
              <w:rPr/>
            </w:rPrChange>
          </w:rPr>
          <w:delText xml:space="preserve"> should always be given priority over S-57 </w:delText>
        </w:r>
        <w:r w:rsidR="00116680" w:rsidRPr="00237F07" w:rsidDel="00443F43">
          <w:rPr>
            <w:strike/>
            <w:rPrChange w:id="3045" w:author="jonathan pritchard" w:date="2024-08-21T11:05:00Z" w16du:dateUtc="2024-08-21T10:05:00Z">
              <w:rPr/>
            </w:rPrChange>
          </w:rPr>
          <w:delText xml:space="preserve">ENC data </w:delText>
        </w:r>
        <w:r w:rsidRPr="00237F07" w:rsidDel="00443F43">
          <w:rPr>
            <w:strike/>
            <w:rPrChange w:id="3046" w:author="jonathan pritchard" w:date="2024-08-21T11:05:00Z" w16du:dateUtc="2024-08-21T10:05:00Z">
              <w:rPr/>
            </w:rPrChange>
          </w:rPr>
          <w:delText xml:space="preserve">when </w:delText>
        </w:r>
        <w:r w:rsidR="00116680" w:rsidRPr="00237F07" w:rsidDel="00443F43">
          <w:rPr>
            <w:strike/>
            <w:rPrChange w:id="3047" w:author="jonathan pritchard" w:date="2024-08-21T11:05:00Z" w16du:dateUtc="2024-08-21T10:05:00Z">
              <w:rPr/>
            </w:rPrChange>
          </w:rPr>
          <w:delText xml:space="preserve">both S-101 and S-57 ENCs provide </w:delText>
        </w:r>
        <w:r w:rsidRPr="00237F07" w:rsidDel="00443F43">
          <w:rPr>
            <w:strike/>
            <w:rPrChange w:id="3048" w:author="jonathan pritchard" w:date="2024-08-21T11:05:00Z" w16du:dateUtc="2024-08-21T10:05:00Z">
              <w:rPr/>
            </w:rPrChange>
          </w:rPr>
          <w:delText xml:space="preserve">data coverage at the </w:delText>
        </w:r>
        <w:r w:rsidR="00825C9F" w:rsidRPr="00237F07" w:rsidDel="00443F43">
          <w:rPr>
            <w:strike/>
            <w:rPrChange w:id="3049" w:author="jonathan pritchard" w:date="2024-08-21T11:05:00Z" w16du:dateUtc="2024-08-21T10:05:00Z">
              <w:rPr/>
            </w:rPrChange>
          </w:rPr>
          <w:delText>Mariner’s set</w:delText>
        </w:r>
        <w:r w:rsidR="00A5689D" w:rsidRPr="00237F07" w:rsidDel="00443F43">
          <w:rPr>
            <w:strike/>
            <w:rPrChange w:id="3050" w:author="jonathan pritchard" w:date="2024-08-21T11:05:00Z" w16du:dateUtc="2024-08-21T10:05:00Z">
              <w:rPr/>
            </w:rPrChange>
          </w:rPr>
          <w:delText xml:space="preserve"> </w:delText>
        </w:r>
        <w:r w:rsidR="00116680" w:rsidRPr="00237F07" w:rsidDel="00443F43">
          <w:rPr>
            <w:strike/>
            <w:rPrChange w:id="3051" w:author="jonathan pritchard" w:date="2024-08-21T11:05:00Z" w16du:dateUtc="2024-08-21T10:05:00Z">
              <w:rPr/>
            </w:rPrChange>
          </w:rPr>
          <w:delText>display</w:delText>
        </w:r>
        <w:r w:rsidRPr="00237F07" w:rsidDel="00443F43">
          <w:rPr>
            <w:strike/>
            <w:rPrChange w:id="3052" w:author="jonathan pritchard" w:date="2024-08-21T11:05:00Z" w16du:dateUtc="2024-08-21T10:05:00Z">
              <w:rPr/>
            </w:rPrChange>
          </w:rPr>
          <w:delText xml:space="preserve"> scale.</w:delText>
        </w:r>
        <w:commentRangeEnd w:id="3039"/>
        <w:r w:rsidR="00307E58" w:rsidRPr="00237F07" w:rsidDel="00443F43">
          <w:rPr>
            <w:rStyle w:val="CommentReference"/>
            <w:strike/>
            <w:lang w:val="en-GB"/>
            <w:rPrChange w:id="3053" w:author="jonathan pritchard" w:date="2024-08-21T11:05:00Z" w16du:dateUtc="2024-08-21T10:05:00Z">
              <w:rPr>
                <w:rStyle w:val="CommentReference"/>
              </w:rPr>
            </w:rPrChange>
          </w:rPr>
          <w:commentReference w:id="3039"/>
        </w:r>
      </w:del>
    </w:p>
    <w:p w14:paraId="3F364579" w14:textId="69F2CE25" w:rsidR="00623D67" w:rsidRPr="00B77A92" w:rsidDel="00443F43" w:rsidRDefault="00623D67" w:rsidP="00675209">
      <w:pPr>
        <w:spacing w:after="60" w:line="240" w:lineRule="auto"/>
        <w:jc w:val="both"/>
        <w:rPr>
          <w:del w:id="3054" w:author="jonathan pritchard" w:date="2024-05-20T15:18:00Z" w16du:dateUtc="2024-05-20T14:18:00Z"/>
        </w:rPr>
      </w:pPr>
      <w:commentRangeStart w:id="3055"/>
      <w:commentRangeStart w:id="3056"/>
      <w:commentRangeStart w:id="3057"/>
      <w:r w:rsidRPr="00237F07">
        <w:rPr>
          <w:strike/>
          <w:rPrChange w:id="3058" w:author="jonathan pritchard" w:date="2024-08-21T11:05:00Z" w16du:dateUtc="2024-08-21T10:05:00Z">
            <w:rPr/>
          </w:rPrChange>
        </w:rPr>
        <w:t xml:space="preserve">The question of handling simultaneous display of data in old and new formats is still to be addressed by the IHO at the time this </w:t>
      </w:r>
      <w:r w:rsidR="00825C9F" w:rsidRPr="00237F07">
        <w:rPr>
          <w:strike/>
          <w:rPrChange w:id="3059" w:author="jonathan pritchard" w:date="2024-08-21T11:05:00Z" w16du:dateUtc="2024-08-21T10:05:00Z">
            <w:rPr/>
          </w:rPrChange>
        </w:rPr>
        <w:t>document</w:t>
      </w:r>
      <w:r w:rsidRPr="00237F07">
        <w:rPr>
          <w:strike/>
          <w:rPrChange w:id="3060" w:author="jonathan pritchard" w:date="2024-08-21T11:05:00Z" w16du:dateUtc="2024-08-21T10:05:00Z">
            <w:rPr/>
          </w:rPrChange>
        </w:rPr>
        <w:t xml:space="preserve"> is being written</w:t>
      </w:r>
      <w:commentRangeEnd w:id="3055"/>
      <w:r w:rsidR="00307E58" w:rsidRPr="00237F07">
        <w:rPr>
          <w:rStyle w:val="CommentReference"/>
          <w:strike/>
          <w:lang w:val="en-GB"/>
          <w:rPrChange w:id="3061" w:author="jonathan pritchard" w:date="2024-08-21T11:05:00Z" w16du:dateUtc="2024-08-21T10:05:00Z">
            <w:rPr>
              <w:rStyle w:val="CommentReference"/>
            </w:rPr>
          </w:rPrChange>
        </w:rPr>
        <w:commentReference w:id="3055"/>
      </w:r>
      <w:commentRangeEnd w:id="3056"/>
      <w:r w:rsidR="0007289C" w:rsidRPr="00237F07">
        <w:rPr>
          <w:rStyle w:val="CommentReference"/>
          <w:strike/>
          <w:lang w:val="en-GB"/>
          <w:rPrChange w:id="3062" w:author="jonathan pritchard" w:date="2024-08-21T11:05:00Z" w16du:dateUtc="2024-08-21T10:05:00Z">
            <w:rPr>
              <w:rStyle w:val="CommentReference"/>
            </w:rPr>
          </w:rPrChange>
        </w:rPr>
        <w:commentReference w:id="3056"/>
      </w:r>
      <w:r w:rsidRPr="00237F07">
        <w:rPr>
          <w:strike/>
          <w:rPrChange w:id="3063" w:author="jonathan pritchard" w:date="2024-08-21T11:05:00Z" w16du:dateUtc="2024-08-21T10:05:00Z">
            <w:rPr/>
          </w:rPrChange>
        </w:rPr>
        <w:t>.</w:t>
      </w:r>
      <w:ins w:id="3064" w:author="jonathan pritchard" w:date="2024-05-20T15:18:00Z" w16du:dateUtc="2024-05-20T14:18:00Z">
        <w:r w:rsidR="00443F43" w:rsidRPr="00B77A92" w:rsidDel="00443F43">
          <w:t xml:space="preserve"> </w:t>
        </w:r>
      </w:ins>
      <w:del w:id="3065" w:author="jonathan pritchard" w:date="2024-05-20T15:18:00Z" w16du:dateUtc="2024-05-20T14:18:00Z">
        <w:r w:rsidRPr="00B77A92" w:rsidDel="00443F43">
          <w:delText xml:space="preserve"> In the interim, systems should:</w:delText>
        </w:r>
      </w:del>
      <w:commentRangeEnd w:id="3057"/>
      <w:r w:rsidR="00443F43" w:rsidRPr="00237F07">
        <w:rPr>
          <w:rStyle w:val="CommentReference"/>
          <w:lang w:val="en-GB"/>
          <w:rPrChange w:id="3066" w:author="jonathan pritchard" w:date="2024-08-21T11:05:00Z" w16du:dateUtc="2024-08-21T10:05:00Z">
            <w:rPr>
              <w:rStyle w:val="CommentReference"/>
            </w:rPr>
          </w:rPrChange>
        </w:rPr>
        <w:commentReference w:id="3057"/>
      </w:r>
    </w:p>
    <w:p w14:paraId="201410B2" w14:textId="144424E6" w:rsidR="00623D67" w:rsidRPr="00B77A92" w:rsidDel="00443F43" w:rsidRDefault="00623D67" w:rsidP="00E673D5">
      <w:pPr>
        <w:spacing w:after="60" w:line="240" w:lineRule="auto"/>
        <w:jc w:val="both"/>
        <w:rPr>
          <w:del w:id="3067" w:author="jonathan pritchard" w:date="2024-05-20T15:18:00Z" w16du:dateUtc="2024-05-20T14:18:00Z"/>
        </w:rPr>
      </w:pPr>
      <w:commentRangeStart w:id="3068"/>
      <w:del w:id="3069" w:author="jonathan pritchard" w:date="2024-05-20T15:18:00Z" w16du:dateUtc="2024-05-20T14:18:00Z">
        <w:r w:rsidRPr="00B77A92" w:rsidDel="00443F43">
          <w:delText>Indicate when the screen is displaying older-format data.</w:delText>
        </w:r>
        <w:commentRangeEnd w:id="3068"/>
        <w:r w:rsidR="00307E58" w:rsidRPr="00237F07" w:rsidDel="00443F43">
          <w:rPr>
            <w:rStyle w:val="CommentReference"/>
            <w:lang w:val="en-GB"/>
            <w:rPrChange w:id="3070" w:author="jonathan pritchard" w:date="2024-08-21T11:05:00Z" w16du:dateUtc="2024-08-21T10:05:00Z">
              <w:rPr>
                <w:rStyle w:val="CommentReference"/>
              </w:rPr>
            </w:rPrChange>
          </w:rPr>
          <w:commentReference w:id="3068"/>
        </w:r>
      </w:del>
    </w:p>
    <w:p w14:paraId="1A45C173" w14:textId="637AEB7E" w:rsidR="00623D67" w:rsidRPr="00B77A92" w:rsidDel="00443F43" w:rsidRDefault="00623D67" w:rsidP="00E673D5">
      <w:pPr>
        <w:spacing w:after="60" w:line="240" w:lineRule="auto"/>
        <w:jc w:val="both"/>
        <w:rPr>
          <w:del w:id="3071" w:author="jonathan pritchard" w:date="2024-05-20T15:18:00Z" w16du:dateUtc="2024-05-20T14:18:00Z"/>
        </w:rPr>
      </w:pPr>
      <w:commentRangeStart w:id="3072"/>
      <w:del w:id="3073" w:author="jonathan pritchard" w:date="2024-05-20T15:18:00Z" w16du:dateUtc="2024-05-20T14:18:00Z">
        <w:r w:rsidRPr="00B77A92" w:rsidDel="00443F43">
          <w:lastRenderedPageBreak/>
          <w:delText>Indicate the boundary between new and old-format datasets if both new and old formats are being simultaneously displayed (one part of the screen is displaying new-format data and another old-format data).</w:delText>
        </w:r>
        <w:commentRangeEnd w:id="3072"/>
        <w:r w:rsidR="00307E58" w:rsidRPr="00237F07" w:rsidDel="00443F43">
          <w:rPr>
            <w:rStyle w:val="CommentReference"/>
            <w:lang w:val="en-GB"/>
            <w:rPrChange w:id="3074" w:author="jonathan pritchard" w:date="2024-08-21T11:05:00Z" w16du:dateUtc="2024-08-21T10:05:00Z">
              <w:rPr>
                <w:rStyle w:val="CommentReference"/>
              </w:rPr>
            </w:rPrChange>
          </w:rPr>
          <w:commentReference w:id="3072"/>
        </w:r>
      </w:del>
    </w:p>
    <w:p w14:paraId="0831A6E7" w14:textId="3106B8F8" w:rsidR="00623D67" w:rsidRPr="00B77A92" w:rsidRDefault="00623D67" w:rsidP="00E673D5">
      <w:pPr>
        <w:spacing w:after="60" w:line="240" w:lineRule="auto"/>
        <w:jc w:val="both"/>
      </w:pPr>
      <w:commentRangeStart w:id="3075"/>
      <w:del w:id="3076" w:author="jonathan pritchard" w:date="2024-05-20T15:18:00Z" w16du:dateUtc="2024-05-20T14:18:00Z">
        <w:r w:rsidRPr="00B77A92" w:rsidDel="00443F43">
          <w:delText xml:space="preserve">Anticipate that the portrayal of newer formats aligns with the portrayal of the older formats during the </w:delText>
        </w:r>
        <w:r w:rsidR="00825C9F" w:rsidRPr="00B77A92" w:rsidDel="00443F43">
          <w:delText>transition period, so that dual-</w:delText>
        </w:r>
        <w:r w:rsidRPr="00B77A92" w:rsidDel="00443F43">
          <w:delText xml:space="preserve">fuel </w:delText>
        </w:r>
        <w:r w:rsidR="00825C9F" w:rsidRPr="00B77A92" w:rsidDel="00443F43">
          <w:delText xml:space="preserve">capable </w:delText>
        </w:r>
        <w:r w:rsidRPr="00B77A92" w:rsidDel="00443F43">
          <w:delText>systems will not show significant differences in portrayal of what is essentially the same data in different formats or between different regions where S</w:delText>
        </w:r>
        <w:r w:rsidR="006D24EE" w:rsidRPr="00B77A92" w:rsidDel="00443F43">
          <w:noBreakHyphen/>
        </w:r>
        <w:r w:rsidRPr="00B77A92" w:rsidDel="00443F43">
          <w:delText>100 adoptions are occurring at different paces.</w:delText>
        </w:r>
        <w:commentRangeEnd w:id="3075"/>
        <w:r w:rsidR="00307E58" w:rsidRPr="00237F07" w:rsidDel="00443F43">
          <w:rPr>
            <w:rStyle w:val="CommentReference"/>
            <w:lang w:val="en-GB"/>
            <w:rPrChange w:id="3077" w:author="jonathan pritchard" w:date="2024-08-21T11:05:00Z" w16du:dateUtc="2024-08-21T10:05:00Z">
              <w:rPr>
                <w:rStyle w:val="CommentReference"/>
              </w:rPr>
            </w:rPrChange>
          </w:rPr>
          <w:commentReference w:id="3075"/>
        </w:r>
      </w:del>
    </w:p>
    <w:p w14:paraId="3B7B9A4B" w14:textId="77777777" w:rsidR="00825C9F" w:rsidRPr="00B77A92" w:rsidRDefault="00825C9F" w:rsidP="00825C9F">
      <w:pPr>
        <w:spacing w:after="120" w:line="240" w:lineRule="auto"/>
        <w:jc w:val="both"/>
      </w:pPr>
    </w:p>
    <w:p w14:paraId="7426E1DB" w14:textId="1F07D844" w:rsidR="00302EC5" w:rsidRPr="00B77A92" w:rsidRDefault="00302EC5" w:rsidP="00E673D5">
      <w:pPr>
        <w:pStyle w:val="Heading2"/>
      </w:pPr>
      <w:bookmarkStart w:id="3078" w:name="_Toc175134676"/>
      <w:r w:rsidRPr="00B77A92">
        <w:t>Display of additional information layers</w:t>
      </w:r>
      <w:bookmarkEnd w:id="3078"/>
    </w:p>
    <w:p w14:paraId="4D6818EF" w14:textId="3AADA257" w:rsidR="004B7D03" w:rsidRPr="00B77A92" w:rsidRDefault="00A5689D" w:rsidP="00A13E02">
      <w:pPr>
        <w:spacing w:after="120" w:line="240" w:lineRule="auto"/>
        <w:jc w:val="both"/>
        <w:rPr>
          <w:ins w:id="3079" w:author="jonathan pritchard" w:date="2024-08-13T09:04:00Z" w16du:dateUtc="2024-08-13T08:04:00Z"/>
        </w:rPr>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del w:id="3080" w:author="jonathan pritchard" w:date="2024-08-20T07:14:00Z" w16du:dateUtc="2024-08-20T06:14:00Z">
        <w:r w:rsidRPr="00B77A92" w:rsidDel="00075907">
          <w:delText xml:space="preserve">using </w:delText>
        </w:r>
      </w:del>
      <w:ins w:id="3081" w:author="jonathan pritchard" w:date="2024-08-20T07:14:00Z" w16du:dateUtc="2024-08-20T06:14:00Z">
        <w:r w:rsidR="00075907" w:rsidRPr="00B77A92">
          <w:t xml:space="preserve">the use of </w:t>
        </w:r>
      </w:ins>
      <w:r w:rsidRPr="00B77A92">
        <w:t xml:space="preserve">S-101 ENCs as the base layer. </w:t>
      </w:r>
    </w:p>
    <w:p w14:paraId="4D055CD9" w14:textId="7624035E" w:rsidR="0017066F" w:rsidRPr="00B77A92" w:rsidRDefault="00A5689D" w:rsidP="00A13E02">
      <w:pPr>
        <w:spacing w:after="120" w:line="240" w:lineRule="auto"/>
        <w:jc w:val="both"/>
      </w:pPr>
      <w:del w:id="3082" w:author="jonathan pritchard" w:date="2024-08-20T07:20:00Z" w16du:dateUtc="2024-08-20T06:20:00Z">
        <w:r w:rsidRPr="00B77A92" w:rsidDel="00046CD8">
          <w:delText>Therefore</w:delText>
        </w:r>
      </w:del>
      <w:ins w:id="3083" w:author="jonathan pritchard" w:date="2024-08-20T07:20:00Z" w16du:dateUtc="2024-08-20T06:20:00Z">
        <w:r w:rsidR="00046CD8" w:rsidRPr="00B77A92">
          <w:t>I</w:t>
        </w:r>
      </w:ins>
      <w:del w:id="3084" w:author="jonathan pritchard" w:date="2024-08-20T07:20:00Z" w16du:dateUtc="2024-08-20T06:20:00Z">
        <w:r w:rsidRPr="00B77A92" w:rsidDel="00046CD8">
          <w:delText>, i</w:delText>
        </w:r>
      </w:del>
      <w:r w:rsidRPr="00B77A92">
        <w:t xml:space="preserve">n areas without S-101 ENC data, manufacturers and data producers </w:t>
      </w:r>
      <w:del w:id="3085" w:author="jonathan pritchard" w:date="2024-08-20T07:14:00Z" w16du:dateUtc="2024-08-20T06:14:00Z">
        <w:r w:rsidRPr="00B77A92" w:rsidDel="00075907">
          <w:delText xml:space="preserve">should </w:delText>
        </w:r>
      </w:del>
      <w:ins w:id="3086" w:author="jonathan pritchard" w:date="2024-08-20T07:14:00Z" w16du:dateUtc="2024-08-20T06:14:00Z">
        <w:r w:rsidR="00075907" w:rsidRPr="00B77A92">
          <w:t xml:space="preserve">may </w:t>
        </w:r>
      </w:ins>
      <w:r w:rsidRPr="00B77A92">
        <w:t>expect additional information layers to be displayed as overlays over S-57 ENC data.</w:t>
      </w:r>
    </w:p>
    <w:p w14:paraId="619EB3BF" w14:textId="628B9F71" w:rsidR="00DF2DD4" w:rsidRPr="00B77A92" w:rsidRDefault="00F02FE8" w:rsidP="00A13E02">
      <w:pPr>
        <w:spacing w:after="120" w:line="240" w:lineRule="auto"/>
        <w:jc w:val="both"/>
      </w:pPr>
      <w:r w:rsidRPr="00B77A92">
        <w:t xml:space="preserve">The converse is also </w:t>
      </w:r>
      <w:r w:rsidR="00225582" w:rsidRPr="00B77A92">
        <w:t xml:space="preserve">allowed - data in legacy formats may be </w:t>
      </w:r>
      <w:ins w:id="3087" w:author="jonathan pritchard" w:date="2024-08-20T07:20:00Z" w16du:dateUtc="2024-08-20T06:20:00Z">
        <w:r w:rsidR="00046CD8" w:rsidRPr="00B77A92">
          <w:t xml:space="preserve">also </w:t>
        </w:r>
      </w:ins>
      <w:r w:rsidR="00225582" w:rsidRPr="00B77A92">
        <w:t>displayed as overlays over S-101 data</w:t>
      </w:r>
      <w:r w:rsidR="00DF2DD4" w:rsidRPr="00B77A92">
        <w:t>.</w:t>
      </w:r>
    </w:p>
    <w:p w14:paraId="28643C4E" w14:textId="2ED7B51D" w:rsidR="00F02FE8" w:rsidRPr="00B77A92" w:rsidRDefault="00DF2DD4" w:rsidP="00A13E02">
      <w:pPr>
        <w:spacing w:after="120" w:line="240" w:lineRule="auto"/>
        <w:jc w:val="both"/>
      </w:pPr>
      <w:r w:rsidRPr="00B77A92">
        <w:t>In both cases</w:t>
      </w:r>
      <w:ins w:id="3088" w:author="jonathan pritchard" w:date="2024-08-20T07:20:00Z" w16du:dateUtc="2024-08-20T06:20:00Z">
        <w:r w:rsidR="00046CD8" w:rsidRPr="00B77A92">
          <w:t xml:space="preserve"> however</w:t>
        </w:r>
      </w:ins>
      <w:r w:rsidRPr="00B77A92">
        <w:t xml:space="preserve">, the applicable requirements in </w:t>
      </w:r>
      <w:r w:rsidR="004C121F" w:rsidRPr="00B77A92">
        <w:t xml:space="preserve">the </w:t>
      </w:r>
      <w:r w:rsidRPr="00B77A92">
        <w:t xml:space="preserve">IMO </w:t>
      </w:r>
      <w:r w:rsidR="004C121F" w:rsidRPr="00B77A92">
        <w:t>P</w:t>
      </w:r>
      <w:r w:rsidRPr="00B77A92">
        <w:t xml:space="preserve">erformance </w:t>
      </w:r>
      <w:r w:rsidR="004C121F" w:rsidRPr="00B77A92">
        <w:t>S</w:t>
      </w:r>
      <w:r w:rsidRPr="00B77A92">
        <w:t xml:space="preserve">tandards must still be met, especially requirements about not degrading the </w:t>
      </w:r>
      <w:r w:rsidR="00A83443" w:rsidRPr="00B77A92">
        <w:t xml:space="preserve">route monitoring </w:t>
      </w:r>
      <w:r w:rsidRPr="00B77A92">
        <w:t>display</w:t>
      </w:r>
      <w:r w:rsidR="00225582" w:rsidRPr="00B77A92">
        <w:t>.</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rPr>
          <w:ins w:id="3089" w:author="jonathan pritchard" w:date="2024-08-13T09:05:00Z" w16du:dateUtc="2024-08-13T08:05:00Z"/>
        </w:rPr>
      </w:pPr>
      <w:bookmarkStart w:id="3090" w:name="_Toc175134677"/>
      <w:r w:rsidRPr="00B77A92">
        <w:t>Concurrent applicability of S-</w:t>
      </w:r>
      <w:r w:rsidR="00962723" w:rsidRPr="00B77A92">
        <w:t>52</w:t>
      </w:r>
      <w:r w:rsidR="00390D83" w:rsidRPr="00B77A92">
        <w:t xml:space="preserve"> and S-57</w:t>
      </w:r>
      <w:bookmarkEnd w:id="3090"/>
    </w:p>
    <w:p w14:paraId="7100ED1D" w14:textId="7388732B" w:rsidR="004B7D03" w:rsidRPr="00B77A92" w:rsidDel="002F1059" w:rsidRDefault="004B7D03">
      <w:pPr>
        <w:rPr>
          <w:del w:id="3091" w:author="jonathan pritchard" w:date="2024-08-20T07:08:00Z" w16du:dateUtc="2024-08-20T06:08:00Z"/>
        </w:rPr>
        <w:pPrChange w:id="3092" w:author="jonathan pritchard" w:date="2024-08-13T09:05:00Z" w16du:dateUtc="2024-08-13T08:05:00Z">
          <w:pPr>
            <w:pStyle w:val="Heading2"/>
          </w:pPr>
        </w:pPrChange>
      </w:pPr>
    </w:p>
    <w:p w14:paraId="16FAA11D" w14:textId="77777777" w:rsidR="00075907" w:rsidRPr="00B77A92" w:rsidRDefault="007A21C9" w:rsidP="004C121F">
      <w:pPr>
        <w:spacing w:after="120" w:line="240" w:lineRule="auto"/>
        <w:jc w:val="both"/>
        <w:rPr>
          <w:ins w:id="3093" w:author="jonathan pritchard" w:date="2024-08-20T07:13:00Z" w16du:dateUtc="2024-08-20T06:13:00Z"/>
        </w:rPr>
      </w:pPr>
      <w:r w:rsidRPr="00B77A92">
        <w:t xml:space="preserve">Dual-fuel </w:t>
      </w:r>
      <w:r w:rsidR="004C121F" w:rsidRPr="00B77A92">
        <w:t xml:space="preserve">capable </w:t>
      </w:r>
      <w:r w:rsidRPr="00B77A92">
        <w:t xml:space="preserve">systems </w:t>
      </w:r>
      <w:commentRangeStart w:id="3094"/>
      <w:r w:rsidRPr="00B77A92">
        <w:t xml:space="preserve">should </w:t>
      </w:r>
      <w:commentRangeEnd w:id="3094"/>
      <w:r w:rsidR="006E3553" w:rsidRPr="00237F07">
        <w:rPr>
          <w:rStyle w:val="CommentReference"/>
          <w:lang w:val="en-GB"/>
          <w:rPrChange w:id="3095" w:author="jonathan pritchard" w:date="2024-08-21T11:05:00Z" w16du:dateUtc="2024-08-21T10:05:00Z">
            <w:rPr>
              <w:rStyle w:val="CommentReference"/>
            </w:rPr>
          </w:rPrChange>
        </w:rPr>
        <w:commentReference w:id="3094"/>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del w:id="3096" w:author="jonathan pritchard" w:date="2024-08-20T07:09:00Z" w16du:dateUtc="2024-08-20T06:09:00Z">
        <w:r w:rsidR="003F3566" w:rsidRPr="00B77A92" w:rsidDel="002F1059">
          <w:delText xml:space="preserve">in </w:delText>
        </w:r>
      </w:del>
      <w:ins w:id="3097" w:author="jonathan pritchard" w:date="2024-08-20T07:09:00Z" w16du:dateUtc="2024-08-20T06:09:00Z">
        <w:r w:rsidR="002F1059" w:rsidRPr="00B77A92">
          <w:t xml:space="preserve">of </w:t>
        </w:r>
      </w:ins>
      <w:r w:rsidR="003F3566" w:rsidRPr="00B77A92">
        <w:t>S-101 and this Annex</w:t>
      </w:r>
      <w:ins w:id="3098" w:author="jonathan pritchard" w:date="2024-08-20T07:10:00Z" w16du:dateUtc="2024-08-20T06:10:00Z">
        <w:r w:rsidR="002F1059" w:rsidRPr="00B77A92">
          <w:t xml:space="preserve"> (particularly data loading strategy Appendix C-7</w:t>
        </w:r>
      </w:ins>
      <w:r w:rsidR="003F3566" w:rsidRPr="00B77A92">
        <w:t xml:space="preserve"> should be </w:t>
      </w:r>
      <w:r w:rsidR="003300DF" w:rsidRPr="00B77A92">
        <w:t xml:space="preserve">concurrently </w:t>
      </w:r>
      <w:r w:rsidR="003F3566" w:rsidRPr="00B77A92">
        <w:t xml:space="preserve">applied where S-101 data </w:t>
      </w:r>
      <w:r w:rsidR="00165336" w:rsidRPr="00B77A92">
        <w:t>is displayed</w:t>
      </w:r>
      <w:r w:rsidR="003F3566" w:rsidRPr="00B77A92">
        <w:t>. This includes the case where one part of the chart window has S-101 data as the chart layer and another has S-57 data as the chart layer - S57/S-52 appl</w:t>
      </w:r>
      <w:ins w:id="3099" w:author="jonathan pritchard" w:date="2024-08-20T07:10:00Z" w16du:dateUtc="2024-08-20T06:10:00Z">
        <w:r w:rsidR="002F1059" w:rsidRPr="00B77A92">
          <w:t>ies</w:t>
        </w:r>
      </w:ins>
      <w:del w:id="3100" w:author="jonathan pritchard" w:date="2024-08-20T07:10:00Z" w16du:dateUtc="2024-08-20T06:10:00Z">
        <w:r w:rsidR="003F3566" w:rsidRPr="00B77A92" w:rsidDel="002F1059">
          <w:delText>y</w:delText>
        </w:r>
      </w:del>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ins w:id="3101" w:author="jonathan pritchard" w:date="2024-08-20T07:11:00Z" w16du:dateUtc="2024-08-20T06:11:00Z">
        <w:r w:rsidR="002F1059" w:rsidRPr="00B77A92">
          <w:t xml:space="preserve"> </w:t>
        </w:r>
      </w:ins>
    </w:p>
    <w:p w14:paraId="32F5B97E" w14:textId="25AA7296" w:rsidR="00F909F1" w:rsidRPr="00B77A92" w:rsidRDefault="002F1059" w:rsidP="004C121F">
      <w:pPr>
        <w:spacing w:after="120" w:line="240" w:lineRule="auto"/>
        <w:jc w:val="both"/>
      </w:pPr>
      <w:ins w:id="3102" w:author="jonathan pritchard" w:date="2024-08-20T07:11:00Z" w16du:dateUtc="2024-08-20T06:11:00Z">
        <w:r w:rsidRPr="00B77A92">
          <w:t xml:space="preserve">Seamless portrayal of S-57 and S-101 data is achieved with use of the </w:t>
        </w:r>
        <w:proofErr w:type="spellStart"/>
        <w:r w:rsidRPr="00B77A92">
          <w:t>drawingIndex</w:t>
        </w:r>
        <w:proofErr w:type="spellEnd"/>
        <w:r w:rsidRPr="00B77A92">
          <w:t xml:space="preserve"> parameter, as described in Appendix C-7.</w:t>
        </w:r>
      </w:ins>
    </w:p>
    <w:p w14:paraId="6F87AA52" w14:textId="6B7FB30A" w:rsidR="00165336" w:rsidRPr="00B77A92" w:rsidRDefault="00165336" w:rsidP="004C121F">
      <w:pPr>
        <w:spacing w:after="120" w:line="240" w:lineRule="auto"/>
        <w:jc w:val="both"/>
      </w:pPr>
      <w:r w:rsidRPr="00237F07">
        <w:rPr>
          <w:highlight w:val="yellow"/>
          <w:rPrChange w:id="3103" w:author="jonathan pritchard" w:date="2024-08-21T11:05:00Z" w16du:dateUtc="2024-08-21T10:05:00Z">
            <w:rPr/>
          </w:rPrChange>
        </w:rPr>
        <w:t xml:space="preserve">Overlays of S-100-based non-ENC data over S-57 chart data are left to manufacturer discretion, pending development of </w:t>
      </w:r>
      <w:ins w:id="3104" w:author="jonathan pritchard" w:date="2024-08-20T07:21:00Z" w16du:dateUtc="2024-08-20T06:21:00Z">
        <w:r w:rsidR="00046CD8" w:rsidRPr="00B77A92">
          <w:rPr>
            <w:highlight w:val="yellow"/>
          </w:rPr>
          <w:t xml:space="preserve">future </w:t>
        </w:r>
      </w:ins>
      <w:r w:rsidRPr="00237F07">
        <w:rPr>
          <w:highlight w:val="yellow"/>
          <w:rPrChange w:id="3105" w:author="jonathan pritchard" w:date="2024-08-21T11:05:00Z" w16du:dateUtc="2024-08-21T10:05:00Z">
            <w:rPr/>
          </w:rPrChange>
        </w:rPr>
        <w:t xml:space="preserve">guidance by the IHO. Where S-100-based non-ENC datasets are overlaid over S-57 data, they </w:t>
      </w:r>
      <w:del w:id="3106" w:author="jonathan pritchard" w:date="2024-08-20T07:21:00Z" w16du:dateUtc="2024-08-20T06:21:00Z">
        <w:r w:rsidRPr="00237F07" w:rsidDel="00046CD8">
          <w:rPr>
            <w:highlight w:val="yellow"/>
            <w:rPrChange w:id="3107" w:author="jonathan pritchard" w:date="2024-08-21T11:05:00Z" w16du:dateUtc="2024-08-21T10:05:00Z">
              <w:rPr/>
            </w:rPrChange>
          </w:rPr>
          <w:delText xml:space="preserve">should </w:delText>
        </w:r>
      </w:del>
      <w:ins w:id="3108" w:author="jonathan pritchard" w:date="2024-08-20T07:21:00Z" w16du:dateUtc="2024-08-20T06:21:00Z">
        <w:r w:rsidR="00046CD8" w:rsidRPr="00B77A92">
          <w:rPr>
            <w:highlight w:val="yellow"/>
          </w:rPr>
          <w:t>must</w:t>
        </w:r>
        <w:r w:rsidR="00046CD8" w:rsidRPr="00237F07">
          <w:rPr>
            <w:highlight w:val="yellow"/>
            <w:rPrChange w:id="3109" w:author="jonathan pritchard" w:date="2024-08-21T11:05:00Z" w16du:dateUtc="2024-08-21T10:05:00Z">
              <w:rPr/>
            </w:rPrChange>
          </w:rPr>
          <w:t xml:space="preserve"> </w:t>
        </w:r>
      </w:ins>
      <w:r w:rsidRPr="00237F07">
        <w:rPr>
          <w:highlight w:val="yellow"/>
          <w:rPrChange w:id="3110" w:author="jonathan pritchard" w:date="2024-08-21T11:05:00Z" w16du:dateUtc="2024-08-21T10:05:00Z">
            <w:rPr/>
          </w:rPrChange>
        </w:rPr>
        <w:t xml:space="preserve">be treated as “additional information” in the sense of </w:t>
      </w:r>
      <w:r w:rsidR="004C121F" w:rsidRPr="00237F07">
        <w:rPr>
          <w:highlight w:val="yellow"/>
          <w:rPrChange w:id="3111" w:author="jonathan pritchard" w:date="2024-08-21T11:05:00Z" w16du:dateUtc="2024-08-21T10:05:00Z">
            <w:rPr/>
          </w:rPrChange>
        </w:rPr>
        <w:t xml:space="preserve">IMO </w:t>
      </w:r>
      <w:r w:rsidRPr="00237F07">
        <w:rPr>
          <w:highlight w:val="yellow"/>
          <w:rPrChange w:id="3112" w:author="jonathan pritchard" w:date="2024-08-21T11:05:00Z" w16du:dateUtc="2024-08-21T10:05:00Z">
            <w:rPr/>
          </w:rPrChange>
        </w:rPr>
        <w:t>MSC.</w:t>
      </w:r>
      <w:del w:id="3113" w:author="Raphael Malyankar" w:date="2023-08-31T19:49:00Z">
        <w:r w:rsidRPr="00237F07" w:rsidDel="005C7BA9">
          <w:rPr>
            <w:highlight w:val="yellow"/>
            <w:rPrChange w:id="3114" w:author="jonathan pritchard" w:date="2024-08-21T11:05:00Z" w16du:dateUtc="2024-08-21T10:05:00Z">
              <w:rPr/>
            </w:rPrChange>
          </w:rPr>
          <w:delText>232(82)</w:delText>
        </w:r>
      </w:del>
      <w:ins w:id="3115" w:author="Raphael Malyankar" w:date="2023-08-31T19:49:00Z">
        <w:r w:rsidR="005C7BA9" w:rsidRPr="00237F07">
          <w:rPr>
            <w:highlight w:val="yellow"/>
            <w:rPrChange w:id="3116" w:author="jonathan pritchard" w:date="2024-08-21T11:05:00Z" w16du:dateUtc="2024-08-21T10:05:00Z">
              <w:rPr/>
            </w:rPrChange>
          </w:rPr>
          <w:t>530(106)</w:t>
        </w:r>
      </w:ins>
      <w:r w:rsidRPr="00237F07">
        <w:rPr>
          <w:highlight w:val="yellow"/>
          <w:rPrChange w:id="3117" w:author="jonathan pritchard" w:date="2024-08-21T11:05:00Z" w16du:dateUtc="2024-08-21T10:05:00Z">
            <w:rPr/>
          </w:rPrChange>
        </w:rPr>
        <w:t>, including the requirement to avoid degrading the display of ENC information.</w:t>
      </w:r>
      <w:r w:rsidR="00962723" w:rsidRPr="00237F07">
        <w:rPr>
          <w:highlight w:val="yellow"/>
          <w:rPrChange w:id="3118" w:author="jonathan pritchard" w:date="2024-08-21T11:05:00Z" w16du:dateUtc="2024-08-21T10:05:00Z">
            <w:rPr/>
          </w:rPrChange>
        </w:rPr>
        <w:t xml:space="preserve"> </w:t>
      </w:r>
      <w:commentRangeStart w:id="3119"/>
      <w:r w:rsidR="00962723" w:rsidRPr="00237F07">
        <w:rPr>
          <w:highlight w:val="yellow"/>
          <w:rPrChange w:id="3120" w:author="jonathan pritchard" w:date="2024-08-21T11:05:00Z" w16du:dateUtc="2024-08-21T10:05:00Z">
            <w:rPr/>
          </w:rPrChange>
        </w:rPr>
        <w:t xml:space="preserve">Activation of </w:t>
      </w:r>
      <w:ins w:id="3121" w:author="jonathan pritchard" w:date="2024-08-20T07:22:00Z" w16du:dateUtc="2024-08-20T06:22:00Z">
        <w:r w:rsidR="00046CD8" w:rsidRPr="00B77A92">
          <w:rPr>
            <w:highlight w:val="yellow"/>
          </w:rPr>
          <w:t xml:space="preserve">any of </w:t>
        </w:r>
      </w:ins>
      <w:r w:rsidR="00E0520E" w:rsidRPr="00237F07">
        <w:rPr>
          <w:highlight w:val="yellow"/>
          <w:rPrChange w:id="3122" w:author="jonathan pritchard" w:date="2024-08-21T11:05:00Z" w16du:dateUtc="2024-08-21T10:05:00Z">
            <w:rPr/>
          </w:rPrChange>
        </w:rPr>
        <w:t>the new</w:t>
      </w:r>
      <w:r w:rsidR="00962723" w:rsidRPr="00237F07">
        <w:rPr>
          <w:highlight w:val="yellow"/>
          <w:rPrChange w:id="3123" w:author="jonathan pritchard" w:date="2024-08-21T11:05:00Z" w16du:dateUtc="2024-08-21T10:05:00Z">
            <w:rPr/>
          </w:rPrChange>
        </w:rPr>
        <w:t xml:space="preserve"> functionalities described in this Annex for screen regions where S-100 data is overlaid over S-57 ENCs is left to manufacturer discretion, pending the development of </w:t>
      </w:r>
      <w:ins w:id="3124" w:author="jonathan pritchard" w:date="2024-08-20T07:13:00Z" w16du:dateUtc="2024-08-20T06:13:00Z">
        <w:r w:rsidR="00075907" w:rsidRPr="00B77A92">
          <w:rPr>
            <w:highlight w:val="yellow"/>
          </w:rPr>
          <w:t xml:space="preserve">future </w:t>
        </w:r>
      </w:ins>
      <w:r w:rsidR="00962723" w:rsidRPr="00237F07">
        <w:rPr>
          <w:highlight w:val="yellow"/>
          <w:rPrChange w:id="3125" w:author="jonathan pritchard" w:date="2024-08-21T11:05:00Z" w16du:dateUtc="2024-08-21T10:05:00Z">
            <w:rPr/>
          </w:rPrChange>
        </w:rPr>
        <w:t>guidance by the IHO</w:t>
      </w:r>
      <w:commentRangeEnd w:id="3119"/>
      <w:r w:rsidR="00307E58" w:rsidRPr="00237F07">
        <w:rPr>
          <w:rStyle w:val="CommentReference"/>
          <w:highlight w:val="yellow"/>
          <w:lang w:val="en-GB"/>
          <w:rPrChange w:id="3126" w:author="jonathan pritchard" w:date="2024-08-21T11:05:00Z" w16du:dateUtc="2024-08-21T10:05:00Z">
            <w:rPr>
              <w:rStyle w:val="CommentReference"/>
            </w:rPr>
          </w:rPrChange>
        </w:rPr>
        <w:commentReference w:id="3119"/>
      </w:r>
      <w:r w:rsidR="00962723" w:rsidRPr="00237F07">
        <w:rPr>
          <w:highlight w:val="yellow"/>
          <w:rPrChange w:id="3127" w:author="jonathan pritchard" w:date="2024-08-21T11:05:00Z" w16du:dateUtc="2024-08-21T10:05:00Z">
            <w:rPr/>
          </w:rPrChange>
        </w:rPr>
        <w:t>.</w:t>
      </w:r>
      <w:r w:rsidR="00E0520E" w:rsidRPr="00237F07">
        <w:rPr>
          <w:highlight w:val="yellow"/>
          <w:rPrChange w:id="3128" w:author="jonathan pritchard" w:date="2024-08-21T11:05:00Z" w16du:dateUtc="2024-08-21T10:05:00Z">
            <w:rPr/>
          </w:rPrChange>
        </w:rPr>
        <w:t xml:space="preserve"> For example, S-98 interoperability need not be implemented in the </w:t>
      </w:r>
      <w:r w:rsidR="009F7151" w:rsidRPr="00237F07">
        <w:rPr>
          <w:highlight w:val="yellow"/>
          <w:rPrChange w:id="3129" w:author="jonathan pritchard" w:date="2024-08-21T11:05:00Z" w16du:dateUtc="2024-08-21T10:05:00Z">
            <w:rPr/>
          </w:rPrChange>
        </w:rPr>
        <w:t>absence</w:t>
      </w:r>
      <w:r w:rsidR="00E0520E" w:rsidRPr="00237F07">
        <w:rPr>
          <w:highlight w:val="yellow"/>
          <w:rPrChange w:id="3130" w:author="jonathan pritchard" w:date="2024-08-21T11:05:00Z" w16du:dateUtc="2024-08-21T10:05:00Z">
            <w:rPr/>
          </w:rPrChange>
        </w:rPr>
        <w:t xml:space="preserve"> of an S-101 base layer, but graphical indexes can still be displayed </w:t>
      </w:r>
      <w:r w:rsidR="00390D83" w:rsidRPr="00237F07">
        <w:rPr>
          <w:highlight w:val="yellow"/>
          <w:rPrChange w:id="3131" w:author="jonathan pritchard" w:date="2024-08-21T11:05:00Z" w16du:dateUtc="2024-08-21T10:05:00Z">
            <w:rPr/>
          </w:rPrChange>
        </w:rPr>
        <w:t xml:space="preserve">for non-ENC S-100 products </w:t>
      </w:r>
      <w:r w:rsidR="00E0520E" w:rsidRPr="00237F07">
        <w:rPr>
          <w:highlight w:val="yellow"/>
          <w:rPrChange w:id="3132" w:author="jonathan pritchard" w:date="2024-08-21T11:05:00Z" w16du:dateUtc="2024-08-21T10:05:00Z">
            <w:rPr/>
          </w:rPrChange>
        </w:rPr>
        <w:t>and thinning for an S-111 (Surface Currents) grid can still be applied even if it overlays S-57 data.</w:t>
      </w:r>
      <w:r w:rsidR="00E0520E" w:rsidRPr="00B77A92">
        <w:t xml:space="preserve"> </w:t>
      </w:r>
    </w:p>
    <w:p w14:paraId="17EF0BB2" w14:textId="26855A31" w:rsidR="007A21C9" w:rsidRPr="00B77A92" w:rsidRDefault="00F909F1" w:rsidP="004C121F">
      <w:pPr>
        <w:spacing w:after="120" w:line="240" w:lineRule="auto"/>
        <w:jc w:val="both"/>
      </w:pPr>
      <w:r w:rsidRPr="00237F07">
        <w:rPr>
          <w:highlight w:val="yellow"/>
          <w:rPrChange w:id="3133" w:author="jonathan pritchard" w:date="2024-08-21T11:05:00Z" w16du:dateUtc="2024-08-21T10:05:00Z">
            <w:rPr/>
          </w:rPrChange>
        </w:rPr>
        <w:t>MSC.</w:t>
      </w:r>
      <w:del w:id="3134" w:author="Raphael Malyankar" w:date="2023-08-31T19:49:00Z">
        <w:r w:rsidRPr="00237F07" w:rsidDel="005C7BA9">
          <w:rPr>
            <w:highlight w:val="yellow"/>
            <w:rPrChange w:id="3135" w:author="jonathan pritchard" w:date="2024-08-21T11:05:00Z" w16du:dateUtc="2024-08-21T10:05:00Z">
              <w:rPr/>
            </w:rPrChange>
          </w:rPr>
          <w:delText>232(82)</w:delText>
        </w:r>
      </w:del>
      <w:ins w:id="3136" w:author="Raphael Malyankar" w:date="2023-08-31T19:49:00Z">
        <w:r w:rsidR="005C7BA9" w:rsidRPr="00237F07">
          <w:rPr>
            <w:highlight w:val="yellow"/>
            <w:rPrChange w:id="3137" w:author="jonathan pritchard" w:date="2024-08-21T11:05:00Z" w16du:dateUtc="2024-08-21T10:05:00Z">
              <w:rPr/>
            </w:rPrChange>
          </w:rPr>
          <w:t>530(106)</w:t>
        </w:r>
      </w:ins>
      <w:r w:rsidRPr="00237F07">
        <w:rPr>
          <w:highlight w:val="yellow"/>
          <w:rPrChange w:id="3138" w:author="jonathan pritchard" w:date="2024-08-21T11:05:00Z" w16du:dateUtc="2024-08-21T10:05:00Z">
            <w:rPr/>
          </w:rPrChange>
        </w:rPr>
        <w:t xml:space="preserve"> and other applicable IMO standards continue to apply</w:t>
      </w:r>
      <w:r w:rsidR="005822CB" w:rsidRPr="00237F07">
        <w:rPr>
          <w:highlight w:val="yellow"/>
          <w:rPrChange w:id="3139" w:author="jonathan pritchard" w:date="2024-08-21T11:05:00Z" w16du:dateUtc="2024-08-21T10:05:00Z">
            <w:rPr/>
          </w:rPrChange>
        </w:rPr>
        <w:t xml:space="preserve"> </w:t>
      </w:r>
      <w:r w:rsidRPr="00237F07">
        <w:rPr>
          <w:highlight w:val="yellow"/>
          <w:rPrChange w:id="3140" w:author="jonathan pritchard" w:date="2024-08-21T11:05:00Z" w16du:dateUtc="2024-08-21T10:05:00Z">
            <w:rPr/>
          </w:rPrChange>
        </w:rPr>
        <w:t>to the “S-57 portion” of the display, and, in the absence of updated IMO standards specifically for S-</w:t>
      </w:r>
      <w:r w:rsidR="00F821B0" w:rsidRPr="00237F07">
        <w:rPr>
          <w:highlight w:val="yellow"/>
          <w:rPrChange w:id="3141" w:author="jonathan pritchard" w:date="2024-08-21T11:05:00Z" w16du:dateUtc="2024-08-21T10:05:00Z">
            <w:rPr/>
          </w:rPrChange>
        </w:rPr>
        <w:t>100-based data, also to the “S-101 portion” of the display</w:t>
      </w:r>
      <w:r w:rsidR="003F3566" w:rsidRPr="00237F07">
        <w:rPr>
          <w:highlight w:val="yellow"/>
          <w:rPrChange w:id="3142" w:author="jonathan pritchard" w:date="2024-08-21T11:05:00Z" w16du:dateUtc="2024-08-21T10:05:00Z">
            <w:rPr/>
          </w:rPrChange>
        </w:rPr>
        <w:t>.</w:t>
      </w:r>
      <w:r w:rsidR="00F821B0" w:rsidRPr="00237F07">
        <w:rPr>
          <w:highlight w:val="yellow"/>
          <w:rPrChange w:id="3143" w:author="jonathan pritchard" w:date="2024-08-21T11:05:00Z" w16du:dateUtc="2024-08-21T10:05:00Z">
            <w:rPr/>
          </w:rPrChange>
        </w:rPr>
        <w:t xml:space="preserve"> The IEC standards should continue to be used for testing, with necessary extensions to test for the “S-101 portion” of the display</w:t>
      </w:r>
      <w:r w:rsidR="00C47198" w:rsidRPr="00237F07">
        <w:rPr>
          <w:highlight w:val="yellow"/>
          <w:rPrChange w:id="3144" w:author="jonathan pritchard" w:date="2024-08-21T11:05:00Z" w16du:dateUtc="2024-08-21T10:05:00Z">
            <w:rPr/>
          </w:rPrChange>
        </w:rPr>
        <w:t>, pending IEC update of the IEC standards for S-100-based displays and this Annex</w:t>
      </w:r>
      <w:r w:rsidR="00F821B0" w:rsidRPr="00237F07">
        <w:rPr>
          <w:highlight w:val="yellow"/>
          <w:rPrChange w:id="3145" w:author="jonathan pritchard" w:date="2024-08-21T11:05:00Z" w16du:dateUtc="2024-08-21T10:05:00Z">
            <w:rPr/>
          </w:rPrChange>
        </w:rPr>
        <w:t>.</w:t>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B77A92" w:rsidRDefault="00C47198" w:rsidP="00AE2737">
      <w:pPr>
        <w:pStyle w:val="ListParagraph"/>
        <w:numPr>
          <w:ilvl w:val="0"/>
          <w:numId w:val="55"/>
        </w:numPr>
        <w:spacing w:after="60" w:line="240" w:lineRule="auto"/>
        <w:jc w:val="both"/>
      </w:pPr>
      <w:r w:rsidRPr="00B77A92">
        <w:t xml:space="preserve">The </w:t>
      </w:r>
      <w:r w:rsidR="00D713F4" w:rsidRPr="00B77A92">
        <w:t xml:space="preserve">IMO display categories and </w:t>
      </w:r>
      <w:r w:rsidRPr="00B77A92">
        <w:t>viewing groups</w:t>
      </w:r>
      <w:r w:rsidR="00D713F4" w:rsidRPr="00B77A92">
        <w:t xml:space="preserve"> for S-57 data are carried over into this Annex and </w:t>
      </w:r>
      <w:commentRangeStart w:id="3146"/>
      <w:r w:rsidR="00D713F4" w:rsidRPr="00237F07">
        <w:rPr>
          <w:highlight w:val="yellow"/>
          <w:rPrChange w:id="3147" w:author="jonathan pritchard" w:date="2024-08-21T11:05:00Z" w16du:dateUtc="2024-08-21T10:05:00Z">
            <w:rPr/>
          </w:rPrChange>
        </w:rPr>
        <w:t>include the same feature information for each group as in S-52.</w:t>
      </w:r>
      <w:commentRangeEnd w:id="3146"/>
      <w:r w:rsidR="00046CD8" w:rsidRPr="00237F07">
        <w:rPr>
          <w:rStyle w:val="CommentReference"/>
          <w:lang w:val="en-GB"/>
          <w:rPrChange w:id="3148" w:author="jonathan pritchard" w:date="2024-08-21T11:05:00Z" w16du:dateUtc="2024-08-21T10:05:00Z">
            <w:rPr>
              <w:rStyle w:val="CommentReference"/>
            </w:rPr>
          </w:rPrChange>
        </w:rPr>
        <w:commentReference w:id="3146"/>
      </w:r>
    </w:p>
    <w:p w14:paraId="19712B68" w14:textId="5CFF950B" w:rsidR="007B171D" w:rsidRPr="00B77A92" w:rsidRDefault="00D713F4" w:rsidP="00AE2737">
      <w:pPr>
        <w:pStyle w:val="ListParagraph"/>
        <w:numPr>
          <w:ilvl w:val="0"/>
          <w:numId w:val="55"/>
        </w:numPr>
        <w:spacing w:after="60" w:line="240" w:lineRule="auto"/>
        <w:jc w:val="both"/>
      </w:pPr>
      <w:r w:rsidRPr="00237F07">
        <w:rPr>
          <w:highlight w:val="yellow"/>
          <w:rPrChange w:id="3149" w:author="jonathan pritchard" w:date="2024-08-21T11:05:00Z" w16du:dateUtc="2024-08-21T10:05:00Z">
            <w:rPr/>
          </w:rPrChange>
        </w:rPr>
        <w:t xml:space="preserve">Where S-101 </w:t>
      </w:r>
      <w:ins w:id="3150" w:author="jonathan pritchard" w:date="2024-08-20T07:28:00Z" w16du:dateUtc="2024-08-20T06:28:00Z">
        <w:r w:rsidR="00046CD8" w:rsidRPr="00237F07">
          <w:rPr>
            <w:highlight w:val="yellow"/>
            <w:rPrChange w:id="3151" w:author="jonathan pritchard" w:date="2024-08-21T11:05:00Z" w16du:dateUtc="2024-08-21T10:05:00Z">
              <w:rPr/>
            </w:rPrChange>
          </w:rPr>
          <w:t xml:space="preserve">has </w:t>
        </w:r>
      </w:ins>
      <w:r w:rsidRPr="00237F07">
        <w:rPr>
          <w:highlight w:val="yellow"/>
          <w:rPrChange w:id="3152" w:author="jonathan pritchard" w:date="2024-08-21T11:05:00Z" w16du:dateUtc="2024-08-21T10:05:00Z">
            <w:rPr/>
          </w:rPrChange>
        </w:rPr>
        <w:t xml:space="preserve">changed S-57 </w:t>
      </w:r>
      <w:r w:rsidR="009F7151" w:rsidRPr="00237F07">
        <w:rPr>
          <w:highlight w:val="yellow"/>
          <w:rPrChange w:id="3153" w:author="jonathan pritchard" w:date="2024-08-21T11:05:00Z" w16du:dateUtc="2024-08-21T10:05:00Z">
            <w:rPr/>
          </w:rPrChange>
        </w:rPr>
        <w:t>modelling</w:t>
      </w:r>
      <w:r w:rsidRPr="00237F07">
        <w:rPr>
          <w:highlight w:val="yellow"/>
          <w:rPrChange w:id="3154" w:author="jonathan pritchard" w:date="2024-08-21T11:05:00Z" w16du:dateUtc="2024-08-21T10:05:00Z">
            <w:rPr/>
          </w:rPrChange>
        </w:rPr>
        <w:t xml:space="preserve">, the replacement features have been assigned to the same </w:t>
      </w:r>
      <w:r w:rsidR="007B171D" w:rsidRPr="00237F07">
        <w:rPr>
          <w:highlight w:val="yellow"/>
          <w:rPrChange w:id="3155" w:author="jonathan pritchard" w:date="2024-08-21T11:05:00Z" w16du:dateUtc="2024-08-21T10:05:00Z">
            <w:rPr/>
          </w:rPrChange>
        </w:rPr>
        <w:t>viewing group as before</w:t>
      </w:r>
      <w:r w:rsidR="007B171D" w:rsidRPr="00B77A92">
        <w:t>.</w:t>
      </w:r>
    </w:p>
    <w:p w14:paraId="7223BC63" w14:textId="1FB980A8" w:rsidR="00D713F4" w:rsidRPr="00B77A92" w:rsidRDefault="007B171D" w:rsidP="00AE2737">
      <w:pPr>
        <w:pStyle w:val="ListParagraph"/>
        <w:numPr>
          <w:ilvl w:val="0"/>
          <w:numId w:val="55"/>
        </w:numPr>
        <w:spacing w:after="60" w:line="240" w:lineRule="auto"/>
        <w:jc w:val="both"/>
      </w:pPr>
      <w:r w:rsidRPr="00B77A92">
        <w:lastRenderedPageBreak/>
        <w:t>Features that are wholly new in S-101</w:t>
      </w:r>
      <w:r w:rsidR="003300DF" w:rsidRPr="00B77A92">
        <w:t xml:space="preserve"> compared to S-57</w:t>
      </w:r>
      <w:r w:rsidRPr="00B77A92">
        <w:t xml:space="preserve"> </w:t>
      </w:r>
      <w:r w:rsidR="00B95A50" w:rsidRPr="00B77A92">
        <w:t>are</w:t>
      </w:r>
      <w:r w:rsidRPr="00B77A92">
        <w:t xml:space="preserve"> assigned to new viewing groups.</w:t>
      </w:r>
    </w:p>
    <w:p w14:paraId="45AE6473" w14:textId="259AF06D" w:rsidR="00C47198" w:rsidRPr="00B77A92" w:rsidRDefault="007B171D" w:rsidP="00AE2737">
      <w:pPr>
        <w:pStyle w:val="ListParagraph"/>
        <w:numPr>
          <w:ilvl w:val="0"/>
          <w:numId w:val="55"/>
        </w:numPr>
        <w:spacing w:after="60" w:line="240" w:lineRule="auto"/>
        <w:jc w:val="both"/>
      </w:pPr>
      <w:r w:rsidRPr="00B77A92">
        <w:t>Features from n</w:t>
      </w:r>
      <w:r w:rsidR="00D713F4" w:rsidRPr="00B77A92">
        <w:t xml:space="preserve">ew </w:t>
      </w:r>
      <w:r w:rsidRPr="00B77A92">
        <w:t xml:space="preserve">non-S-101 </w:t>
      </w:r>
      <w:r w:rsidR="00D713F4" w:rsidRPr="00B77A92">
        <w:t>data products are assigned to new viewing groups.</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48AB93D7" w14:textId="36221BAB" w:rsidR="00060A04" w:rsidRPr="00B77A92" w:rsidRDefault="00060A04" w:rsidP="00AE2737">
      <w:pPr>
        <w:pStyle w:val="ListParagraph"/>
        <w:numPr>
          <w:ilvl w:val="0"/>
          <w:numId w:val="55"/>
        </w:numPr>
        <w:spacing w:after="60" w:line="240" w:lineRule="auto"/>
        <w:jc w:val="both"/>
      </w:pPr>
      <w:r w:rsidRPr="00B77A92">
        <w:t>Additional functionalit</w:t>
      </w:r>
      <w:r w:rsidR="00E2791B" w:rsidRPr="00B77A92">
        <w:t>ies</w:t>
      </w:r>
      <w:r w:rsidRPr="00B77A92">
        <w:t xml:space="preserve"> such as graphical indexes, data quality indication</w:t>
      </w:r>
      <w:r w:rsidR="00451E17" w:rsidRPr="00B77A92">
        <w:t>, etc</w:t>
      </w:r>
      <w:r w:rsidR="00E2791B" w:rsidRPr="00B77A92">
        <w:t xml:space="preserve">, are independent of the legacy/modernised nature of the information. To minimise clutter and maximise compatibility with legacy data, the functionalities for modernised data are defined </w:t>
      </w:r>
      <w:r w:rsidR="00783E33" w:rsidRPr="00B77A92">
        <w:t>so they</w:t>
      </w:r>
      <w:r w:rsidR="00E2791B" w:rsidRPr="00B77A92">
        <w:t xml:space="preserve"> </w:t>
      </w:r>
      <w:r w:rsidR="00783E33" w:rsidRPr="00B77A92">
        <w:t xml:space="preserve">can </w:t>
      </w:r>
      <w:r w:rsidR="00E2791B" w:rsidRPr="00B77A92">
        <w:t xml:space="preserve">act on/with </w:t>
      </w:r>
      <w:r w:rsidR="00783E33" w:rsidRPr="00B77A92">
        <w:t xml:space="preserve">only </w:t>
      </w:r>
      <w:r w:rsidR="00E2791B" w:rsidRPr="00B77A92">
        <w:t xml:space="preserve">ENC data in the first </w:t>
      </w:r>
      <w:r w:rsidR="00783E33" w:rsidRPr="00B77A92">
        <w:t>place,</w:t>
      </w:r>
      <w:r w:rsidR="00E2791B" w:rsidRPr="00B77A92">
        <w:t xml:space="preserve"> and</w:t>
      </w:r>
      <w:r w:rsidR="00783E33" w:rsidRPr="00B77A92">
        <w:t xml:space="preserve"> on/with other S-100-based data </w:t>
      </w:r>
      <w:r w:rsidR="00D33DF2" w:rsidRPr="00B77A92">
        <w:t xml:space="preserve">only </w:t>
      </w:r>
      <w:r w:rsidR="00783E33" w:rsidRPr="00B77A92">
        <w:t>upon additional or different operator action.</w:t>
      </w:r>
      <w:r w:rsidR="00E2791B" w:rsidRPr="00B77A92">
        <w:t xml:space="preserve"> </w:t>
      </w:r>
      <w:r w:rsidR="00783E33" w:rsidRPr="00B77A92">
        <w:t xml:space="preserve">For example, the graphical indexes requirement (clause </w:t>
      </w:r>
      <w:r w:rsidR="00783E33" w:rsidRPr="00B77A92">
        <w:fldChar w:fldCharType="begin"/>
      </w:r>
      <w:r w:rsidR="00783E33" w:rsidRPr="00B77A92">
        <w:instrText xml:space="preserve"> REF _Ref49376543 \r \h </w:instrText>
      </w:r>
      <w:r w:rsidR="004C121F" w:rsidRPr="00B77A92">
        <w:instrText xml:space="preserve"> \* MERGEFORMAT </w:instrText>
      </w:r>
      <w:r w:rsidR="00783E33" w:rsidRPr="00B77A92">
        <w:fldChar w:fldCharType="separate"/>
      </w:r>
      <w:ins w:id="3156" w:author="jonathan pritchard" w:date="2024-08-20T07:29:00Z" w16du:dateUtc="2024-08-20T06:29:00Z">
        <w:r w:rsidR="00E7457F" w:rsidRPr="00B77A92">
          <w:t>C-15.2</w:t>
        </w:r>
      </w:ins>
      <w:del w:id="3157" w:author="jonathan pritchard" w:date="2024-08-20T07:29:00Z" w16du:dateUtc="2024-08-20T06:29:00Z">
        <w:r w:rsidR="00832978" w:rsidRPr="00B77A92" w:rsidDel="00E7457F">
          <w:delText>C-12.2</w:delText>
        </w:r>
      </w:del>
      <w:r w:rsidR="00783E33" w:rsidRPr="00B77A92">
        <w:fldChar w:fldCharType="end"/>
      </w:r>
      <w:r w:rsidR="00783E33" w:rsidRPr="00B77A92">
        <w:t>)</w:t>
      </w:r>
      <w:r w:rsidR="00E2791B" w:rsidRPr="00B77A92">
        <w:t xml:space="preserve"> </w:t>
      </w:r>
      <w:r w:rsidR="00783E33" w:rsidRPr="00B77A92">
        <w:t>is separated into sub-requirements, one for ENCs and the other for other S-100-based products.</w:t>
      </w:r>
    </w:p>
    <w:p w14:paraId="75D4AF8A" w14:textId="702CBA34" w:rsidR="003300DF" w:rsidRPr="00B77A92"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4D0931B4" w14:textId="193F1648" w:rsidR="00F821B0" w:rsidRPr="00B77A92" w:rsidDel="00E7457F" w:rsidRDefault="00BA1423" w:rsidP="004C121F">
      <w:pPr>
        <w:spacing w:after="120" w:line="240" w:lineRule="auto"/>
        <w:jc w:val="both"/>
        <w:rPr>
          <w:del w:id="3158" w:author="jonathan pritchard" w:date="2024-08-20T07:30:00Z" w16du:dateUtc="2024-08-20T06:30:00Z"/>
        </w:rPr>
      </w:pPr>
      <w:r w:rsidRPr="00237F07">
        <w:rPr>
          <w:highlight w:val="yellow"/>
          <w:rPrChange w:id="3159" w:author="jonathan pritchard" w:date="2024-08-21T11:05:00Z" w16du:dateUtc="2024-08-21T10:05:00Z">
            <w:rPr/>
          </w:rPrChange>
        </w:rPr>
        <w:t xml:space="preserve">Note that some things required for complete compatibility of S-57/S-52 and S-101 presentations </w:t>
      </w:r>
      <w:r w:rsidR="00012A5A" w:rsidRPr="00237F07">
        <w:rPr>
          <w:highlight w:val="yellow"/>
          <w:rPrChange w:id="3160" w:author="jonathan pritchard" w:date="2024-08-21T11:05:00Z" w16du:dateUtc="2024-08-21T10:05:00Z">
            <w:rPr/>
          </w:rPrChange>
        </w:rPr>
        <w:t>cannot be controlled in</w:t>
      </w:r>
      <w:r w:rsidRPr="00237F07">
        <w:rPr>
          <w:highlight w:val="yellow"/>
          <w:rPrChange w:id="3161" w:author="jonathan pritchard" w:date="2024-08-21T11:05:00Z" w16du:dateUtc="2024-08-21T10:05:00Z">
            <w:rPr/>
          </w:rPrChange>
        </w:rPr>
        <w:t xml:space="preserve"> this </w:t>
      </w:r>
      <w:r w:rsidR="00012A5A" w:rsidRPr="00237F07">
        <w:rPr>
          <w:highlight w:val="yellow"/>
          <w:rPrChange w:id="3162" w:author="jonathan pritchard" w:date="2024-08-21T11:05:00Z" w16du:dateUtc="2024-08-21T10:05:00Z">
            <w:rPr/>
          </w:rPrChange>
        </w:rPr>
        <w:t>Annex</w:t>
      </w:r>
      <w:r w:rsidRPr="00237F07">
        <w:rPr>
          <w:highlight w:val="yellow"/>
          <w:rPrChange w:id="3163" w:author="jonathan pritchard" w:date="2024-08-21T11:05:00Z" w16du:dateUtc="2024-08-21T10:05:00Z">
            <w:rPr/>
          </w:rPrChange>
        </w:rPr>
        <w:t xml:space="preserve">, depending as they do on the harmonisation of </w:t>
      </w:r>
      <w:r w:rsidR="00451E17" w:rsidRPr="00237F07">
        <w:rPr>
          <w:highlight w:val="yellow"/>
          <w:rPrChange w:id="3164" w:author="jonathan pritchard" w:date="2024-08-21T11:05:00Z" w16du:dateUtc="2024-08-21T10:05:00Z">
            <w:rPr/>
          </w:rPrChange>
        </w:rPr>
        <w:t>P</w:t>
      </w:r>
      <w:r w:rsidRPr="00237F07">
        <w:rPr>
          <w:highlight w:val="yellow"/>
          <w:rPrChange w:id="3165" w:author="jonathan pritchard" w:date="2024-08-21T11:05:00Z" w16du:dateUtc="2024-08-21T10:05:00Z">
            <w:rPr/>
          </w:rPrChange>
        </w:rPr>
        <w:t xml:space="preserve">ortrayal </w:t>
      </w:r>
      <w:r w:rsidR="00451E17" w:rsidRPr="00237F07">
        <w:rPr>
          <w:highlight w:val="yellow"/>
          <w:rPrChange w:id="3166" w:author="jonathan pritchard" w:date="2024-08-21T11:05:00Z" w16du:dateUtc="2024-08-21T10:05:00Z">
            <w:rPr/>
          </w:rPrChange>
        </w:rPr>
        <w:t>C</w:t>
      </w:r>
      <w:r w:rsidRPr="00237F07">
        <w:rPr>
          <w:highlight w:val="yellow"/>
          <w:rPrChange w:id="3167" w:author="jonathan pritchard" w:date="2024-08-21T11:05:00Z" w16du:dateUtc="2024-08-21T10:05:00Z">
            <w:rPr/>
          </w:rPrChange>
        </w:rPr>
        <w:t>atalogues with S-52</w:t>
      </w:r>
      <w:r w:rsidR="00012A5A" w:rsidRPr="00237F07">
        <w:rPr>
          <w:highlight w:val="yellow"/>
          <w:rPrChange w:id="3168" w:author="jonathan pritchard" w:date="2024-08-21T11:05:00Z" w16du:dateUtc="2024-08-21T10:05:00Z">
            <w:rPr/>
          </w:rPrChange>
        </w:rPr>
        <w:t xml:space="preserve"> symbology, colour tables, and lookup tables</w:t>
      </w:r>
      <w:r w:rsidRPr="00237F07">
        <w:rPr>
          <w:highlight w:val="yellow"/>
          <w:rPrChange w:id="3169" w:author="jonathan pritchard" w:date="2024-08-21T11:05:00Z" w16du:dateUtc="2024-08-21T10:05:00Z">
            <w:rPr/>
          </w:rPrChange>
        </w:rPr>
        <w:t xml:space="preserve">. Among these are the </w:t>
      </w:r>
      <w:r w:rsidR="00012A5A" w:rsidRPr="00237F07">
        <w:rPr>
          <w:highlight w:val="yellow"/>
          <w:rPrChange w:id="3170" w:author="jonathan pritchard" w:date="2024-08-21T11:05:00Z" w16du:dateUtc="2024-08-21T10:05:00Z">
            <w:rPr/>
          </w:rPrChange>
        </w:rPr>
        <w:t xml:space="preserve">shapes and dimensions of </w:t>
      </w:r>
      <w:r w:rsidRPr="00237F07">
        <w:rPr>
          <w:highlight w:val="yellow"/>
          <w:rPrChange w:id="3171" w:author="jonathan pritchard" w:date="2024-08-21T11:05:00Z" w16du:dateUtc="2024-08-21T10:05:00Z">
            <w:rPr/>
          </w:rPrChange>
        </w:rPr>
        <w:t>symbols and the colour</w:t>
      </w:r>
      <w:r w:rsidR="00012A5A" w:rsidRPr="00237F07">
        <w:rPr>
          <w:highlight w:val="yellow"/>
          <w:rPrChange w:id="3172" w:author="jonathan pritchard" w:date="2024-08-21T11:05:00Z" w16du:dateUtc="2024-08-21T10:05:00Z">
            <w:rPr/>
          </w:rPrChange>
        </w:rPr>
        <w:t xml:space="preserve"> coordinates assigned to colour tokens.</w:t>
      </w:r>
    </w:p>
    <w:p w14:paraId="51C8D5ED" w14:textId="77777777" w:rsidR="00015F52" w:rsidRPr="00B77A92" w:rsidRDefault="00015F52" w:rsidP="004C121F">
      <w:pPr>
        <w:spacing w:after="120" w:line="240" w:lineRule="auto"/>
        <w:jc w:val="both"/>
      </w:pPr>
    </w:p>
    <w:p w14:paraId="3FF529D3" w14:textId="60A5B4BD" w:rsidR="006869F9" w:rsidRPr="00B77A92" w:rsidRDefault="006869F9" w:rsidP="00BE68E8">
      <w:pPr>
        <w:pStyle w:val="Heading1"/>
      </w:pPr>
      <w:bookmarkStart w:id="3173" w:name="_Ref47703115"/>
      <w:bookmarkStart w:id="3174" w:name="_Toc175134678"/>
      <w:r w:rsidRPr="00B77A92">
        <w:t>Type approval considerations</w:t>
      </w:r>
      <w:bookmarkEnd w:id="3173"/>
      <w:bookmarkEnd w:id="3174"/>
    </w:p>
    <w:p w14:paraId="5013931F" w14:textId="034AD7FA" w:rsidR="00C57647" w:rsidRPr="00B77A92" w:rsidRDefault="00C57647" w:rsidP="00451E17">
      <w:pPr>
        <w:spacing w:after="120" w:line="240" w:lineRule="auto"/>
        <w:jc w:val="both"/>
        <w:rPr>
          <w:lang w:eastAsia="en-US"/>
        </w:rPr>
      </w:pPr>
      <w:r w:rsidRPr="00B77A92">
        <w:rPr>
          <w:lang w:eastAsia="en-US"/>
        </w:rPr>
        <w:t xml:space="preserve">Manufacturers, type-approval authorities, and above all </w:t>
      </w:r>
      <w:r w:rsidR="00451E17" w:rsidRPr="00B77A92">
        <w:rPr>
          <w:lang w:eastAsia="en-US"/>
        </w:rPr>
        <w:t>M</w:t>
      </w:r>
      <w:r w:rsidRPr="00B77A92">
        <w:rPr>
          <w:lang w:eastAsia="en-US"/>
        </w:rPr>
        <w:t xml:space="preserve">ariners, are always encouraged to contact the IHO over any improvements, criticisms, questions or comments that they may have about the ECDIS display, in order that the </w:t>
      </w:r>
      <w:r w:rsidR="00451E17" w:rsidRPr="00B77A92">
        <w:rPr>
          <w:lang w:eastAsia="en-US"/>
        </w:rPr>
        <w:t>S</w:t>
      </w:r>
      <w:r w:rsidRPr="00B77A92">
        <w:rPr>
          <w:lang w:eastAsia="en-US"/>
        </w:rPr>
        <w:t>pecifications can be kept effective and up to date.</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175" w:name="_Toc175134679"/>
      <w:r w:rsidRPr="00237F07">
        <w:rPr>
          <w:rPrChange w:id="3176" w:author="jonathan pritchard" w:date="2024-08-21T11:05:00Z" w16du:dateUtc="2024-08-21T10:05:00Z">
            <w:rPr>
              <w:noProof/>
            </w:rPr>
          </w:rPrChange>
        </w:rPr>
        <w:t>Specifications for the display screen</w:t>
      </w:r>
      <w:bookmarkEnd w:id="3175"/>
    </w:p>
    <w:p w14:paraId="7AAA8BD5" w14:textId="2B70B9A4" w:rsidR="00874728" w:rsidRPr="00B77A92" w:rsidRDefault="00725E1B" w:rsidP="00E673D5">
      <w:pPr>
        <w:pStyle w:val="Heading2"/>
      </w:pPr>
      <w:bookmarkStart w:id="3177" w:name="_Ref47552325"/>
      <w:bookmarkStart w:id="3178" w:name="_Ref47552331"/>
      <w:bookmarkStart w:id="3179" w:name="_Ref47553093"/>
      <w:bookmarkStart w:id="3180" w:name="_Toc175134680"/>
      <w:r w:rsidRPr="00B77A92">
        <w:t>Physical display requirements</w:t>
      </w:r>
      <w:bookmarkEnd w:id="3177"/>
      <w:bookmarkEnd w:id="3178"/>
      <w:bookmarkEnd w:id="3179"/>
      <w:bookmarkEnd w:id="3180"/>
    </w:p>
    <w:p w14:paraId="0A34F28F" w14:textId="7F2A0BAE" w:rsidR="001913C0" w:rsidRPr="00B77A92" w:rsidRDefault="001913C0" w:rsidP="00D64790">
      <w:pPr>
        <w:spacing w:after="60" w:line="240" w:lineRule="auto"/>
        <w:jc w:val="both"/>
      </w:pPr>
      <w:r w:rsidRPr="00B77A92">
        <w:t>The requirements for the main graphic display are:</w:t>
      </w:r>
    </w:p>
    <w:p w14:paraId="2C4A09EE" w14:textId="572FAB83"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del w:id="3181" w:author="Raphael Malyankar" w:date="2023-08-31T19:50:00Z">
        <w:r w:rsidR="003035C4" w:rsidRPr="00B77A92" w:rsidDel="00C50708">
          <w:delText>232(82)</w:delText>
        </w:r>
      </w:del>
      <w:ins w:id="3182" w:author="Raphael Malyankar" w:date="2023-08-31T19:50:00Z">
        <w:r w:rsidR="00C50708" w:rsidRPr="00B77A92">
          <w:t>530(106)</w:t>
        </w:r>
      </w:ins>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07655ACA" w14:textId="6256DEE4" w:rsidR="001913C0" w:rsidRPr="00B77A92" w:rsidRDefault="001913C0" w:rsidP="00D64790">
      <w:pPr>
        <w:spacing w:after="120" w:line="240" w:lineRule="auto"/>
        <w:ind w:left="2160" w:hanging="1440"/>
        <w:jc w:val="both"/>
      </w:pPr>
      <w:r w:rsidRPr="00B77A92">
        <w:t>Colours:</w:t>
      </w:r>
      <w:r w:rsidR="0042409E" w:rsidRPr="00B77A92">
        <w:tab/>
      </w:r>
      <w:r w:rsidRPr="00B77A92">
        <w:t>64</w:t>
      </w:r>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should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should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should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ariner should be informed;</w:t>
      </w:r>
    </w:p>
    <w:p w14:paraId="39046F5C" w14:textId="39DACB3D" w:rsidR="001913C0" w:rsidRPr="00B77A92" w:rsidRDefault="00D64790" w:rsidP="00AE2737">
      <w:pPr>
        <w:pStyle w:val="ListParagraph"/>
        <w:numPr>
          <w:ilvl w:val="0"/>
          <w:numId w:val="45"/>
        </w:numPr>
        <w:spacing w:after="120" w:line="240" w:lineRule="auto"/>
        <w:jc w:val="both"/>
      </w:pPr>
      <w:r w:rsidRPr="00B77A92">
        <w:lastRenderedPageBreak/>
        <w:t>T</w:t>
      </w:r>
      <w:r w:rsidR="001913C0" w:rsidRPr="00B77A92">
        <w:t>he display should continue route monitoring until the new information is ready to draw within 5 seconds.</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3183" w:name="_Toc175134681"/>
      <w:r w:rsidRPr="00B77A92">
        <w:t>Colour reproduction</w:t>
      </w:r>
      <w:bookmarkEnd w:id="3183"/>
    </w:p>
    <w:p w14:paraId="64BD0612" w14:textId="682CA851" w:rsidR="00E07B88" w:rsidRPr="00B77A92" w:rsidRDefault="00E07B88" w:rsidP="00D64790">
      <w:pPr>
        <w:spacing w:after="120" w:line="240" w:lineRule="auto"/>
        <w:jc w:val="both"/>
      </w:pPr>
      <w:r w:rsidRPr="00B77A92">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3184" w:name="_Ref49462011"/>
      <w:bookmarkStart w:id="3185" w:name="_Toc175134682"/>
      <w:r w:rsidRPr="00B77A92">
        <w:t>Display requirements for colours</w:t>
      </w:r>
      <w:bookmarkEnd w:id="3184"/>
      <w:bookmarkEnd w:id="3185"/>
    </w:p>
    <w:p w14:paraId="767F24A6" w14:textId="668969B0" w:rsidR="004429C2" w:rsidRPr="00237F07" w:rsidRDefault="004429C2" w:rsidP="00203CD4">
      <w:pPr>
        <w:spacing w:after="120" w:line="240" w:lineRule="auto"/>
        <w:jc w:val="both"/>
        <w:rPr>
          <w:i/>
          <w:iCs/>
          <w:strike/>
          <w:rPrChange w:id="3186" w:author="jonathan pritchard" w:date="2024-08-21T11:05:00Z" w16du:dateUtc="2024-08-21T10:05:00Z">
            <w:rPr>
              <w:i/>
              <w:iCs/>
            </w:rPr>
          </w:rPrChange>
        </w:rPr>
      </w:pPr>
      <w:commentRangeStart w:id="3187"/>
      <w:commentRangeStart w:id="3188"/>
      <w:r w:rsidRPr="00237F07">
        <w:rPr>
          <w:i/>
          <w:iCs/>
          <w:strike/>
          <w:rPrChange w:id="3189" w:author="jonathan pritchard" w:date="2024-08-21T11:05:00Z" w16du:dateUtc="2024-08-21T10:05:00Z">
            <w:rPr>
              <w:i/>
              <w:iCs/>
            </w:rPr>
          </w:rPrChange>
        </w:rPr>
        <w:t>[Content is from the following sections of S-52 6.1.1:</w:t>
      </w:r>
    </w:p>
    <w:p w14:paraId="06ADF051" w14:textId="194287B2" w:rsidR="004429C2" w:rsidRPr="00237F07" w:rsidRDefault="004429C2" w:rsidP="00203CD4">
      <w:pPr>
        <w:spacing w:after="120" w:line="240" w:lineRule="auto"/>
        <w:jc w:val="both"/>
        <w:rPr>
          <w:i/>
          <w:iCs/>
          <w:strike/>
          <w:rPrChange w:id="3190" w:author="jonathan pritchard" w:date="2024-08-21T11:05:00Z" w16du:dateUtc="2024-08-21T10:05:00Z">
            <w:rPr>
              <w:i/>
              <w:iCs/>
            </w:rPr>
          </w:rPrChange>
        </w:rPr>
      </w:pPr>
      <w:r w:rsidRPr="00237F07">
        <w:rPr>
          <w:i/>
          <w:iCs/>
          <w:strike/>
          <w:rPrChange w:id="3191" w:author="jonathan pritchard" w:date="2024-08-21T11:05:00Z" w16du:dateUtc="2024-08-21T10:05:00Z">
            <w:rPr>
              <w:i/>
              <w:iCs/>
            </w:rPr>
          </w:rPrChange>
        </w:rPr>
        <w:t>4.1</w:t>
      </w:r>
      <w:r w:rsidRPr="00237F07">
        <w:rPr>
          <w:i/>
          <w:iCs/>
          <w:strike/>
          <w:rPrChange w:id="3192" w:author="jonathan pritchard" w:date="2024-08-21T11:05:00Z" w16du:dateUtc="2024-08-21T10:05:00Z">
            <w:rPr>
              <w:i/>
              <w:iCs/>
            </w:rPr>
          </w:rPrChange>
        </w:rPr>
        <w:tab/>
        <w:t>General</w:t>
      </w:r>
    </w:p>
    <w:p w14:paraId="301B1B78" w14:textId="012431DD" w:rsidR="004429C2" w:rsidRPr="00237F07" w:rsidRDefault="004429C2" w:rsidP="00203CD4">
      <w:pPr>
        <w:spacing w:after="120" w:line="240" w:lineRule="auto"/>
        <w:jc w:val="both"/>
        <w:rPr>
          <w:i/>
          <w:iCs/>
          <w:strike/>
          <w:rPrChange w:id="3193" w:author="jonathan pritchard" w:date="2024-08-21T11:05:00Z" w16du:dateUtc="2024-08-21T10:05:00Z">
            <w:rPr>
              <w:i/>
              <w:iCs/>
            </w:rPr>
          </w:rPrChange>
        </w:rPr>
      </w:pPr>
      <w:r w:rsidRPr="00237F07">
        <w:rPr>
          <w:i/>
          <w:iCs/>
          <w:strike/>
          <w:rPrChange w:id="3194" w:author="jonathan pritchard" w:date="2024-08-21T11:05:00Z" w16du:dateUtc="2024-08-21T10:05:00Z">
            <w:rPr>
              <w:i/>
              <w:iCs/>
            </w:rPr>
          </w:rPrChange>
        </w:rPr>
        <w:t>4.2</w:t>
      </w:r>
      <w:r w:rsidRPr="00237F07">
        <w:rPr>
          <w:i/>
          <w:iCs/>
          <w:strike/>
          <w:rPrChange w:id="3195" w:author="jonathan pritchard" w:date="2024-08-21T11:05:00Z" w16du:dateUtc="2024-08-21T10:05:00Z">
            <w:rPr>
              <w:i/>
              <w:iCs/>
            </w:rPr>
          </w:rPrChange>
        </w:rPr>
        <w:tab/>
        <w:t xml:space="preserve">Colour Assignment: Content directly under this S-52 heading is now in </w:t>
      </w:r>
      <w:r w:rsidR="00203CD4" w:rsidRPr="00237F07">
        <w:rPr>
          <w:i/>
          <w:iCs/>
          <w:strike/>
          <w:rPrChange w:id="3196" w:author="jonathan pritchard" w:date="2024-08-21T11:05:00Z" w16du:dateUtc="2024-08-21T10:05:00Z">
            <w:rPr>
              <w:i/>
              <w:iCs/>
            </w:rPr>
          </w:rPrChange>
        </w:rPr>
        <w:t xml:space="preserve">clause </w:t>
      </w:r>
      <w:r w:rsidRPr="00237F07">
        <w:rPr>
          <w:i/>
          <w:iCs/>
          <w:strike/>
          <w:rPrChange w:id="3197" w:author="jonathan pritchard" w:date="2024-08-21T11:05:00Z" w16du:dateUtc="2024-08-21T10:05:00Z">
            <w:rPr>
              <w:i/>
              <w:iCs/>
            </w:rPr>
          </w:rPrChange>
        </w:rPr>
        <w:t>C-16.2 (Selection of colours (informative) and will not be repeated here.]</w:t>
      </w:r>
    </w:p>
    <w:p w14:paraId="598736F0" w14:textId="6C3F2800" w:rsidR="004429C2" w:rsidRPr="00237F07" w:rsidRDefault="004429C2" w:rsidP="00203CD4">
      <w:pPr>
        <w:spacing w:after="120" w:line="240" w:lineRule="auto"/>
        <w:jc w:val="both"/>
        <w:rPr>
          <w:i/>
          <w:iCs/>
          <w:strike/>
          <w:rPrChange w:id="3198" w:author="jonathan pritchard" w:date="2024-08-21T11:05:00Z" w16du:dateUtc="2024-08-21T10:05:00Z">
            <w:rPr>
              <w:i/>
              <w:iCs/>
            </w:rPr>
          </w:rPrChange>
        </w:rPr>
      </w:pPr>
      <w:r w:rsidRPr="00237F07">
        <w:rPr>
          <w:i/>
          <w:iCs/>
          <w:strike/>
          <w:rPrChange w:id="3199" w:author="jonathan pritchard" w:date="2024-08-21T11:05:00Z" w16du:dateUtc="2024-08-21T10:05:00Z">
            <w:rPr>
              <w:i/>
              <w:iCs/>
            </w:rPr>
          </w:rPrChange>
        </w:rPr>
        <w:t>4.2.2</w:t>
      </w:r>
      <w:r w:rsidRPr="00237F07">
        <w:rPr>
          <w:i/>
          <w:iCs/>
          <w:strike/>
          <w:rPrChange w:id="3200" w:author="jonathan pritchard" w:date="2024-08-21T11:05:00Z" w16du:dateUtc="2024-08-21T10:05:00Z">
            <w:rPr>
              <w:i/>
              <w:iCs/>
            </w:rPr>
          </w:rPrChange>
        </w:rPr>
        <w:tab/>
        <w:t>Bright Sunlight or Night viewing - Use of filters, etc.</w:t>
      </w:r>
    </w:p>
    <w:p w14:paraId="335370AD" w14:textId="7038BC3C" w:rsidR="004429C2" w:rsidRPr="00237F07" w:rsidRDefault="004429C2" w:rsidP="00203CD4">
      <w:pPr>
        <w:spacing w:after="120" w:line="240" w:lineRule="auto"/>
        <w:jc w:val="both"/>
        <w:rPr>
          <w:i/>
          <w:iCs/>
          <w:strike/>
          <w:rPrChange w:id="3201" w:author="jonathan pritchard" w:date="2024-08-21T11:05:00Z" w16du:dateUtc="2024-08-21T10:05:00Z">
            <w:rPr>
              <w:i/>
              <w:iCs/>
            </w:rPr>
          </w:rPrChange>
        </w:rPr>
      </w:pPr>
      <w:r w:rsidRPr="00237F07">
        <w:rPr>
          <w:i/>
          <w:iCs/>
          <w:strike/>
          <w:rPrChange w:id="3202" w:author="jonathan pritchard" w:date="2024-08-21T11:05:00Z" w16du:dateUtc="2024-08-21T10:05:00Z">
            <w:rPr>
              <w:i/>
              <w:iCs/>
            </w:rPr>
          </w:rPrChange>
        </w:rPr>
        <w:t>4.2.3</w:t>
      </w:r>
      <w:r w:rsidRPr="00237F07">
        <w:rPr>
          <w:i/>
          <w:iCs/>
          <w:strike/>
          <w:rPrChange w:id="3203" w:author="jonathan pritchard" w:date="2024-08-21T11:05:00Z" w16du:dateUtc="2024-08-21T10:05:00Z">
            <w:rPr>
              <w:i/>
              <w:iCs/>
            </w:rPr>
          </w:rPrChange>
        </w:rPr>
        <w:tab/>
        <w:t>Display calibration and verification</w:t>
      </w:r>
      <w:r w:rsidR="00203CD4" w:rsidRPr="00237F07">
        <w:rPr>
          <w:i/>
          <w:iCs/>
          <w:strike/>
          <w:rPrChange w:id="3204" w:author="jonathan pritchard" w:date="2024-08-21T11:05:00Z" w16du:dateUtc="2024-08-21T10:05:00Z">
            <w:rPr>
              <w:i/>
              <w:iCs/>
            </w:rPr>
          </w:rPrChange>
        </w:rPr>
        <w:t>.</w:t>
      </w:r>
    </w:p>
    <w:p w14:paraId="23166E5F" w14:textId="1ED86F76" w:rsidR="004429C2" w:rsidRPr="00237F07" w:rsidRDefault="004429C2" w:rsidP="00203CD4">
      <w:pPr>
        <w:spacing w:after="120" w:line="240" w:lineRule="auto"/>
        <w:jc w:val="both"/>
        <w:rPr>
          <w:i/>
          <w:iCs/>
          <w:strike/>
          <w:rPrChange w:id="3205" w:author="jonathan pritchard" w:date="2024-08-21T11:05:00Z" w16du:dateUtc="2024-08-21T10:05:00Z">
            <w:rPr>
              <w:i/>
              <w:iCs/>
            </w:rPr>
          </w:rPrChange>
        </w:rPr>
      </w:pPr>
      <w:r w:rsidRPr="00237F07">
        <w:rPr>
          <w:i/>
          <w:iCs/>
          <w:strike/>
          <w:rPrChange w:id="3206" w:author="jonathan pritchard" w:date="2024-08-21T11:05:00Z" w16du:dateUtc="2024-08-21T10:05:00Z">
            <w:rPr>
              <w:i/>
              <w:iCs/>
            </w:rPr>
          </w:rPrChange>
        </w:rPr>
        <w:t>4.2.4</w:t>
      </w:r>
      <w:r w:rsidRPr="00237F07">
        <w:rPr>
          <w:i/>
          <w:iCs/>
          <w:strike/>
          <w:rPrChange w:id="3207" w:author="jonathan pritchard" w:date="2024-08-21T11:05:00Z" w16du:dateUtc="2024-08-21T10:05:00Z">
            <w:rPr>
              <w:i/>
              <w:iCs/>
            </w:rPr>
          </w:rPrChange>
        </w:rPr>
        <w:tab/>
        <w:t>Colour control; contrast and brightness controls</w:t>
      </w:r>
      <w:r w:rsidR="00203CD4" w:rsidRPr="00237F07">
        <w:rPr>
          <w:i/>
          <w:iCs/>
          <w:strike/>
          <w:rPrChange w:id="3208" w:author="jonathan pritchard" w:date="2024-08-21T11:05:00Z" w16du:dateUtc="2024-08-21T10:05:00Z">
            <w:rPr>
              <w:i/>
              <w:iCs/>
            </w:rPr>
          </w:rPrChange>
        </w:rPr>
        <w:t>.</w:t>
      </w:r>
    </w:p>
    <w:p w14:paraId="2E94FDF7" w14:textId="37F35430" w:rsidR="004429C2" w:rsidRPr="00237F07" w:rsidRDefault="004429C2" w:rsidP="00203CD4">
      <w:pPr>
        <w:spacing w:after="120" w:line="240" w:lineRule="auto"/>
        <w:jc w:val="both"/>
        <w:rPr>
          <w:i/>
          <w:iCs/>
          <w:strike/>
          <w:rPrChange w:id="3209" w:author="jonathan pritchard" w:date="2024-08-21T11:05:00Z" w16du:dateUtc="2024-08-21T10:05:00Z">
            <w:rPr>
              <w:i/>
              <w:iCs/>
            </w:rPr>
          </w:rPrChange>
        </w:rPr>
      </w:pPr>
      <w:r w:rsidRPr="00237F07">
        <w:rPr>
          <w:i/>
          <w:iCs/>
          <w:strike/>
          <w:rPrChange w:id="3210" w:author="jonathan pritchard" w:date="2024-08-21T11:05:00Z" w16du:dateUtc="2024-08-21T10:05:00Z">
            <w:rPr>
              <w:i/>
              <w:iCs/>
            </w:rPr>
          </w:rPrChange>
        </w:rPr>
        <w:t>4.2.4.1</w:t>
      </w:r>
      <w:r w:rsidRPr="00237F07">
        <w:rPr>
          <w:i/>
          <w:iCs/>
          <w:strike/>
          <w:rPrChange w:id="3211" w:author="jonathan pritchard" w:date="2024-08-21T11:05:00Z" w16du:dateUtc="2024-08-21T10:05:00Z">
            <w:rPr>
              <w:i/>
              <w:iCs/>
            </w:rPr>
          </w:rPrChange>
        </w:rPr>
        <w:tab/>
        <w:t>Effect of controls.</w:t>
      </w:r>
    </w:p>
    <w:p w14:paraId="24DFC333" w14:textId="27D94213" w:rsidR="004429C2" w:rsidRPr="00237F07" w:rsidRDefault="004429C2" w:rsidP="00203CD4">
      <w:pPr>
        <w:spacing w:after="120" w:line="240" w:lineRule="auto"/>
        <w:jc w:val="both"/>
        <w:rPr>
          <w:i/>
          <w:iCs/>
          <w:strike/>
          <w:rPrChange w:id="3212" w:author="jonathan pritchard" w:date="2024-08-21T11:05:00Z" w16du:dateUtc="2024-08-21T10:05:00Z">
            <w:rPr>
              <w:i/>
              <w:iCs/>
            </w:rPr>
          </w:rPrChange>
        </w:rPr>
      </w:pPr>
      <w:r w:rsidRPr="00237F07">
        <w:rPr>
          <w:i/>
          <w:iCs/>
          <w:strike/>
          <w:rPrChange w:id="3213" w:author="jonathan pritchard" w:date="2024-08-21T11:05:00Z" w16du:dateUtc="2024-08-21T10:05:00Z">
            <w:rPr>
              <w:i/>
              <w:iCs/>
            </w:rPr>
          </w:rPrChange>
        </w:rPr>
        <w:t>4.2.4.2.</w:t>
      </w:r>
      <w:r w:rsidRPr="00237F07">
        <w:rPr>
          <w:i/>
          <w:iCs/>
          <w:strike/>
          <w:rPrChange w:id="3214" w:author="jonathan pritchard" w:date="2024-08-21T11:05:00Z" w16du:dateUtc="2024-08-21T10:05:00Z">
            <w:rPr>
              <w:i/>
              <w:iCs/>
            </w:rPr>
          </w:rPrChange>
        </w:rPr>
        <w:tab/>
        <w:t xml:space="preserve">Use of the controls. </w:t>
      </w:r>
    </w:p>
    <w:p w14:paraId="37504688" w14:textId="76294599" w:rsidR="004429C2" w:rsidRPr="00237F07" w:rsidRDefault="004429C2" w:rsidP="00203CD4">
      <w:pPr>
        <w:spacing w:after="120" w:line="240" w:lineRule="auto"/>
        <w:jc w:val="both"/>
        <w:rPr>
          <w:i/>
          <w:iCs/>
          <w:strike/>
          <w:rPrChange w:id="3215" w:author="jonathan pritchard" w:date="2024-08-21T11:05:00Z" w16du:dateUtc="2024-08-21T10:05:00Z">
            <w:rPr>
              <w:i/>
              <w:iCs/>
            </w:rPr>
          </w:rPrChange>
        </w:rPr>
      </w:pPr>
      <w:r w:rsidRPr="00237F07">
        <w:rPr>
          <w:i/>
          <w:iCs/>
          <w:strike/>
          <w:rPrChange w:id="3216" w:author="jonathan pritchard" w:date="2024-08-21T11:05:00Z" w16du:dateUtc="2024-08-21T10:05:00Z">
            <w:rPr>
              <w:i/>
              <w:iCs/>
            </w:rPr>
          </w:rPrChange>
        </w:rPr>
        <w:t>4.2.4.3.</w:t>
      </w:r>
      <w:r w:rsidRPr="00237F07">
        <w:rPr>
          <w:i/>
          <w:iCs/>
          <w:strike/>
          <w:rPrChange w:id="3217" w:author="jonathan pritchard" w:date="2024-08-21T11:05:00Z" w16du:dateUtc="2024-08-21T10:05:00Z">
            <w:rPr>
              <w:i/>
              <w:iCs/>
            </w:rPr>
          </w:rPrChange>
        </w:rPr>
        <w:tab/>
        <w:t>Initial setting of the controls.</w:t>
      </w:r>
    </w:p>
    <w:p w14:paraId="1DAEA26E" w14:textId="69581874" w:rsidR="004429C2" w:rsidRPr="00237F07" w:rsidRDefault="004429C2" w:rsidP="00203CD4">
      <w:pPr>
        <w:spacing w:after="120" w:line="240" w:lineRule="auto"/>
        <w:jc w:val="both"/>
        <w:rPr>
          <w:i/>
          <w:iCs/>
          <w:strike/>
          <w:rPrChange w:id="3218" w:author="jonathan pritchard" w:date="2024-08-21T11:05:00Z" w16du:dateUtc="2024-08-21T10:05:00Z">
            <w:rPr>
              <w:i/>
              <w:iCs/>
            </w:rPr>
          </w:rPrChange>
        </w:rPr>
      </w:pPr>
      <w:r w:rsidRPr="00237F07">
        <w:rPr>
          <w:i/>
          <w:iCs/>
          <w:strike/>
          <w:rPrChange w:id="3219" w:author="jonathan pritchard" w:date="2024-08-21T11:05:00Z" w16du:dateUtc="2024-08-21T10:05:00Z">
            <w:rPr>
              <w:i/>
              <w:iCs/>
            </w:rPr>
          </w:rPrChange>
        </w:rPr>
        <w:t>4.2.4.4.</w:t>
      </w:r>
      <w:r w:rsidRPr="00237F07">
        <w:rPr>
          <w:i/>
          <w:iCs/>
          <w:strike/>
          <w:rPrChange w:id="3220" w:author="jonathan pritchard" w:date="2024-08-21T11:05:00Z" w16du:dateUtc="2024-08-21T10:05:00Z">
            <w:rPr>
              <w:i/>
              <w:iCs/>
            </w:rPr>
          </w:rPrChange>
        </w:rPr>
        <w:tab/>
        <w:t>Re-adjustment of the controls.</w:t>
      </w:r>
    </w:p>
    <w:p w14:paraId="4F9A1354" w14:textId="4B9A36BE" w:rsidR="004429C2" w:rsidRPr="00237F07" w:rsidRDefault="004429C2" w:rsidP="00203CD4">
      <w:pPr>
        <w:spacing w:after="120" w:line="240" w:lineRule="auto"/>
        <w:jc w:val="both"/>
        <w:rPr>
          <w:i/>
          <w:iCs/>
          <w:strike/>
          <w:rPrChange w:id="3221" w:author="jonathan pritchard" w:date="2024-08-21T11:05:00Z" w16du:dateUtc="2024-08-21T10:05:00Z">
            <w:rPr>
              <w:i/>
              <w:iCs/>
            </w:rPr>
          </w:rPrChange>
        </w:rPr>
      </w:pPr>
      <w:r w:rsidRPr="00237F07">
        <w:rPr>
          <w:i/>
          <w:iCs/>
          <w:strike/>
          <w:rPrChange w:id="3222" w:author="jonathan pritchard" w:date="2024-08-21T11:05:00Z" w16du:dateUtc="2024-08-21T10:05:00Z">
            <w:rPr>
              <w:i/>
              <w:iCs/>
            </w:rPr>
          </w:rPrChange>
        </w:rPr>
        <w:t>4.2.4.5.</w:t>
      </w:r>
      <w:r w:rsidRPr="00237F07">
        <w:rPr>
          <w:i/>
          <w:iCs/>
          <w:strike/>
          <w:rPrChange w:id="3223" w:author="jonathan pritchard" w:date="2024-08-21T11:05:00Z" w16du:dateUtc="2024-08-21T10:05:00Z">
            <w:rPr>
              <w:i/>
              <w:iCs/>
            </w:rPr>
          </w:rPrChange>
        </w:rPr>
        <w:tab/>
        <w:t>Setting the controls for route monitoring</w:t>
      </w:r>
      <w:r w:rsidR="00203CD4" w:rsidRPr="00237F07">
        <w:rPr>
          <w:i/>
          <w:iCs/>
          <w:strike/>
          <w:rPrChange w:id="3224" w:author="jonathan pritchard" w:date="2024-08-21T11:05:00Z" w16du:dateUtc="2024-08-21T10:05:00Z">
            <w:rPr>
              <w:i/>
              <w:iCs/>
            </w:rPr>
          </w:rPrChange>
        </w:rPr>
        <w:t>.</w:t>
      </w:r>
    </w:p>
    <w:p w14:paraId="028C02FE" w14:textId="72220AE5" w:rsidR="004429C2" w:rsidRPr="00237F07" w:rsidRDefault="004429C2" w:rsidP="00203CD4">
      <w:pPr>
        <w:spacing w:after="120" w:line="240" w:lineRule="auto"/>
        <w:jc w:val="both"/>
        <w:rPr>
          <w:i/>
          <w:iCs/>
          <w:strike/>
          <w:rPrChange w:id="3225" w:author="jonathan pritchard" w:date="2024-08-21T11:05:00Z" w16du:dateUtc="2024-08-21T10:05:00Z">
            <w:rPr>
              <w:i/>
              <w:iCs/>
            </w:rPr>
          </w:rPrChange>
        </w:rPr>
      </w:pPr>
      <w:r w:rsidRPr="00237F07">
        <w:rPr>
          <w:i/>
          <w:iCs/>
          <w:strike/>
          <w:rPrChange w:id="3226" w:author="jonathan pritchard" w:date="2024-08-21T11:05:00Z" w16du:dateUtc="2024-08-21T10:05:00Z">
            <w:rPr>
              <w:i/>
              <w:iCs/>
            </w:rPr>
          </w:rPrChange>
        </w:rPr>
        <w:t>Section 4.2.6 (The colour scheme - colour tokens) has been rewritten as “C-</w:t>
      </w:r>
      <w:r w:rsidR="00FA7228" w:rsidRPr="00237F07">
        <w:rPr>
          <w:i/>
          <w:iCs/>
          <w:strike/>
          <w:rPrChange w:id="3227" w:author="jonathan pritchard" w:date="2024-08-21T11:05:00Z" w16du:dateUtc="2024-08-21T10:05:00Z">
            <w:rPr>
              <w:i/>
              <w:iCs/>
            </w:rPr>
          </w:rPrChange>
        </w:rPr>
        <w:t>14</w:t>
      </w:r>
      <w:r w:rsidRPr="00237F07">
        <w:rPr>
          <w:i/>
          <w:iCs/>
          <w:strike/>
          <w:rPrChange w:id="3228" w:author="jonathan pritchard" w:date="2024-08-21T11:05:00Z" w16du:dateUtc="2024-08-21T10:05:00Z">
            <w:rPr>
              <w:i/>
              <w:iCs/>
            </w:rPr>
          </w:rPrChange>
        </w:rPr>
        <w:t>.2” and section 4.2.7 (Transparency) is included as “C-</w:t>
      </w:r>
      <w:r w:rsidR="00FA7228" w:rsidRPr="00237F07">
        <w:rPr>
          <w:i/>
          <w:iCs/>
          <w:strike/>
          <w:rPrChange w:id="3229" w:author="jonathan pritchard" w:date="2024-08-21T11:05:00Z" w16du:dateUtc="2024-08-21T10:05:00Z">
            <w:rPr>
              <w:i/>
              <w:iCs/>
            </w:rPr>
          </w:rPrChange>
        </w:rPr>
        <w:t>14</w:t>
      </w:r>
      <w:r w:rsidRPr="00237F07">
        <w:rPr>
          <w:i/>
          <w:iCs/>
          <w:strike/>
          <w:rPrChange w:id="3230" w:author="jonathan pritchard" w:date="2024-08-21T11:05:00Z" w16du:dateUtc="2024-08-21T10:05:00Z">
            <w:rPr>
              <w:i/>
              <w:iCs/>
            </w:rPr>
          </w:rPrChange>
        </w:rPr>
        <w:t>.4 Transparency” and those sections will not be repeated here.]</w:t>
      </w:r>
      <w:commentRangeEnd w:id="3187"/>
      <w:r w:rsidR="00E27B73" w:rsidRPr="00237F07">
        <w:rPr>
          <w:rStyle w:val="CommentReference"/>
          <w:strike/>
          <w:lang w:val="en-GB"/>
          <w:rPrChange w:id="3231" w:author="jonathan pritchard" w:date="2024-08-21T11:05:00Z" w16du:dateUtc="2024-08-21T10:05:00Z">
            <w:rPr>
              <w:rStyle w:val="CommentReference"/>
            </w:rPr>
          </w:rPrChange>
        </w:rPr>
        <w:commentReference w:id="3187"/>
      </w:r>
      <w:commentRangeEnd w:id="3188"/>
      <w:r w:rsidR="00307E58" w:rsidRPr="00237F07">
        <w:rPr>
          <w:rStyle w:val="CommentReference"/>
          <w:strike/>
          <w:lang w:val="en-GB"/>
          <w:rPrChange w:id="3232" w:author="jonathan pritchard" w:date="2024-08-21T11:05:00Z" w16du:dateUtc="2024-08-21T10:05:00Z">
            <w:rPr>
              <w:rStyle w:val="CommentReference"/>
            </w:rPr>
          </w:rPrChange>
        </w:rPr>
        <w:commentReference w:id="3188"/>
      </w:r>
    </w:p>
    <w:p w14:paraId="3CB3320E" w14:textId="50B40509" w:rsidR="00334FE9" w:rsidRPr="00B77A92" w:rsidRDefault="00334FE9" w:rsidP="00E673D5">
      <w:pPr>
        <w:pStyle w:val="Heading3"/>
      </w:pPr>
      <w:bookmarkStart w:id="3233" w:name="_Toc175134683"/>
      <w:r w:rsidRPr="00B77A92">
        <w:t>General</w:t>
      </w:r>
      <w:bookmarkEnd w:id="323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3BE98555" w14:textId="3F77B848" w:rsidR="00334FE9" w:rsidRPr="00B77A92" w:rsidRDefault="00334FE9" w:rsidP="00E673D5">
      <w:pPr>
        <w:pStyle w:val="Heading3"/>
      </w:pPr>
      <w:bookmarkStart w:id="3234" w:name="_Toc49466645"/>
      <w:bookmarkStart w:id="3235" w:name="_Toc49466891"/>
      <w:bookmarkStart w:id="3236" w:name="_Toc175134684"/>
      <w:bookmarkEnd w:id="3234"/>
      <w:bookmarkEnd w:id="3235"/>
      <w:commentRangeStart w:id="3237"/>
      <w:r w:rsidRPr="00B77A92">
        <w:t xml:space="preserve">Bright </w:t>
      </w:r>
      <w:r w:rsidR="00472D6D" w:rsidRPr="00B77A92">
        <w:t>s</w:t>
      </w:r>
      <w:r w:rsidRPr="00B77A92">
        <w:t xml:space="preserve">unlight or </w:t>
      </w:r>
      <w:r w:rsidR="00472D6D" w:rsidRPr="00B77A92">
        <w:t>n</w:t>
      </w:r>
      <w:r w:rsidRPr="00B77A92">
        <w:t xml:space="preserve">ight viewing - </w:t>
      </w:r>
      <w:r w:rsidR="00203CD4" w:rsidRPr="00B77A92">
        <w:t>u</w:t>
      </w:r>
      <w:r w:rsidRPr="00B77A92">
        <w:t>se of filters, etc</w:t>
      </w:r>
      <w:commentRangeEnd w:id="3237"/>
      <w:r w:rsidR="002B51B4" w:rsidRPr="00237F07">
        <w:rPr>
          <w:rStyle w:val="CommentReference"/>
          <w:b w:val="0"/>
          <w:bCs w:val="0"/>
          <w:lang w:val="en-GB"/>
          <w:rPrChange w:id="3238" w:author="jonathan pritchard" w:date="2024-08-21T11:05:00Z" w16du:dateUtc="2024-08-21T10:05:00Z">
            <w:rPr>
              <w:rStyle w:val="CommentReference"/>
              <w:b w:val="0"/>
              <w:bCs w:val="0"/>
            </w:rPr>
          </w:rPrChange>
        </w:rPr>
        <w:commentReference w:id="3237"/>
      </w:r>
      <w:bookmarkEnd w:id="3236"/>
    </w:p>
    <w:p w14:paraId="1B81B54F" w14:textId="748713BC" w:rsidR="008E6C83" w:rsidRPr="00B77A92" w:rsidRDefault="008E6C83" w:rsidP="00203CD4">
      <w:pPr>
        <w:spacing w:after="120" w:line="240" w:lineRule="auto"/>
        <w:jc w:val="both"/>
      </w:pPr>
      <w:r w:rsidRPr="00B77A92">
        <w:t>The information-carrying capability of the ECDIS display is curtailed at the</w:t>
      </w:r>
      <w:r w:rsidR="00D3473A" w:rsidRPr="00B77A92">
        <w:t xml:space="preserve"> </w:t>
      </w:r>
      <w:r w:rsidRPr="00B77A92">
        <w:t>extremes of bright sunlight and night viewing. The reasons, and some remedies,</w:t>
      </w:r>
      <w:r w:rsidR="00D3473A" w:rsidRPr="00B77A92">
        <w:t xml:space="preserve"> </w:t>
      </w:r>
      <w:r w:rsidRPr="00B77A92">
        <w:t>are described in this section.</w:t>
      </w:r>
    </w:p>
    <w:p w14:paraId="6E3591AD" w14:textId="46DDF720" w:rsidR="008E6C83" w:rsidRPr="00B77A92" w:rsidRDefault="008E6C83" w:rsidP="00203CD4">
      <w:pPr>
        <w:spacing w:after="120" w:line="240" w:lineRule="auto"/>
        <w:jc w:val="both"/>
      </w:pPr>
      <w:r w:rsidRPr="00B77A92">
        <w:rPr>
          <w:b/>
          <w:bCs/>
        </w:rPr>
        <w:t>Bright sun</w:t>
      </w:r>
      <w:r w:rsidRPr="00B77A92">
        <w:t>. Some of the strong ambient light on the bridge is reflected off the back</w:t>
      </w:r>
      <w:r w:rsidR="00D3473A" w:rsidRPr="00B77A92">
        <w:t xml:space="preserve"> </w:t>
      </w:r>
      <w:r w:rsidRPr="00B77A92">
        <w:t xml:space="preserve">of the display screen face plate and arrives at the </w:t>
      </w:r>
      <w:r w:rsidR="00472D6D" w:rsidRPr="00B77A92">
        <w:t>M</w:t>
      </w:r>
      <w:r w:rsidRPr="00B77A92">
        <w:t>ariner's eye mixed with the</w:t>
      </w:r>
      <w:r w:rsidR="00D3473A" w:rsidRPr="00B77A92">
        <w:t xml:space="preserve"> </w:t>
      </w:r>
      <w:r w:rsidRPr="00B77A92">
        <w:t>light generated by the monitor which carries the image of the ECDIS display. This</w:t>
      </w:r>
      <w:r w:rsidR="00D3473A" w:rsidRPr="00B77A92">
        <w:t xml:space="preserve"> </w:t>
      </w:r>
      <w:r w:rsidRPr="00B77A92">
        <w:t xml:space="preserve">display image is further diluted by light entering the </w:t>
      </w:r>
      <w:r w:rsidR="00472D6D" w:rsidRPr="00B77A92">
        <w:t>M</w:t>
      </w:r>
      <w:r w:rsidRPr="00B77A92">
        <w:t>ariner's eye directly from the</w:t>
      </w:r>
      <w:r w:rsidR="00D3473A" w:rsidRPr="00B77A92">
        <w:t xml:space="preserve"> </w:t>
      </w:r>
      <w:r w:rsidRPr="00B77A92">
        <w:t>brightly-lit bridge. The effect is to make the display look washed out; contrast</w:t>
      </w:r>
      <w:r w:rsidR="00D3473A" w:rsidRPr="00B77A92">
        <w:t xml:space="preserve"> </w:t>
      </w:r>
      <w:r w:rsidRPr="00B77A92">
        <w:t>between features may be severely reduced. In the extreme case of sunlight</w:t>
      </w:r>
      <w:r w:rsidR="00D3473A" w:rsidRPr="00B77A92">
        <w:t xml:space="preserve"> </w:t>
      </w:r>
      <w:r w:rsidRPr="00B77A92">
        <w:t>shining directly on the screen, no information at all will be visible. In addition,</w:t>
      </w:r>
      <w:r w:rsidR="00D3473A" w:rsidRPr="00B77A92">
        <w:t xml:space="preserve"> </w:t>
      </w:r>
      <w:r w:rsidRPr="00B77A92">
        <w:t>reflections on the face of the monitor from objects close to the screen, particularly</w:t>
      </w:r>
      <w:r w:rsidR="00D3473A" w:rsidRPr="00B77A92">
        <w:t xml:space="preserve"> </w:t>
      </w:r>
      <w:r w:rsidRPr="00B77A92">
        <w:t xml:space="preserve">a </w:t>
      </w:r>
      <w:r w:rsidR="00472D6D" w:rsidRPr="00B77A92">
        <w:t>M</w:t>
      </w:r>
      <w:r w:rsidRPr="00B77A92">
        <w:t>ariner's white shirt, may mask parts of the display.</w:t>
      </w:r>
    </w:p>
    <w:p w14:paraId="73B3D882" w14:textId="446C4F59" w:rsidR="008E6C83" w:rsidRPr="00B77A92" w:rsidRDefault="008E6C83" w:rsidP="00203CD4">
      <w:pPr>
        <w:spacing w:after="120" w:line="240" w:lineRule="auto"/>
        <w:jc w:val="both"/>
      </w:pPr>
      <w:r w:rsidRPr="00B77A92">
        <w:t>The ECDIS display should be situated where direct sunlight will not shine onto it,</w:t>
      </w:r>
      <w:r w:rsidR="00D3473A" w:rsidRPr="00B77A92">
        <w:t xml:space="preserve"> </w:t>
      </w:r>
      <w:r w:rsidRPr="00B77A92">
        <w:t>nor into the eyes of the mariner looking at it. A visor around the face of the screen</w:t>
      </w:r>
      <w:r w:rsidR="00D3473A" w:rsidRPr="00B77A92">
        <w:t xml:space="preserve"> </w:t>
      </w:r>
      <w:r w:rsidRPr="00B77A92">
        <w:t>may help. A filter may also help, (because it attenuates the sunlight twice, both</w:t>
      </w:r>
      <w:r w:rsidR="00D3473A" w:rsidRPr="00B77A92">
        <w:t xml:space="preserve"> </w:t>
      </w:r>
      <w:r w:rsidRPr="00B77A92">
        <w:t>when incident and when reflected, whereas the monitor image is attenuated only</w:t>
      </w:r>
      <w:r w:rsidR="00D3473A" w:rsidRPr="00B77A92">
        <w:t xml:space="preserve"> </w:t>
      </w:r>
      <w:r w:rsidRPr="00B77A92">
        <w:t>once). Low attenuation neutral density filters may be used, such as a 2 times</w:t>
      </w:r>
      <w:r w:rsidR="00D3473A" w:rsidRPr="00B77A92">
        <w:t xml:space="preserve"> </w:t>
      </w:r>
      <w:r w:rsidRPr="00B77A92">
        <w:t>attenuation filter designated (logarithmically) "0.3 ND". Polarised filters should be</w:t>
      </w:r>
      <w:r w:rsidR="00D3473A" w:rsidRPr="00B77A92">
        <w:t xml:space="preserve"> </w:t>
      </w:r>
      <w:r w:rsidRPr="00B77A92">
        <w:t>an advantage. Ideally, the bridge windows should have glare reducing glass and</w:t>
      </w:r>
      <w:r w:rsidR="00D3473A" w:rsidRPr="00B77A92">
        <w:t xml:space="preserve"> </w:t>
      </w:r>
      <w:r w:rsidRPr="00B77A92">
        <w:t>the inside of the bridge should have non-reflecting paint.</w:t>
      </w:r>
    </w:p>
    <w:p w14:paraId="0F214270" w14:textId="39D54B98" w:rsidR="008E6C83" w:rsidRPr="00B77A92" w:rsidRDefault="008E6C83" w:rsidP="00203CD4">
      <w:pPr>
        <w:spacing w:after="120" w:line="240" w:lineRule="auto"/>
        <w:jc w:val="both"/>
      </w:pPr>
      <w:r w:rsidRPr="00B77A92">
        <w:rPr>
          <w:b/>
          <w:bCs/>
        </w:rPr>
        <w:t>Night</w:t>
      </w:r>
      <w:r w:rsidRPr="00B77A92">
        <w:t>. The need to preserve night vision requires that the illumination from the</w:t>
      </w:r>
      <w:r w:rsidR="00D3473A" w:rsidRPr="00B77A92">
        <w:t xml:space="preserve"> </w:t>
      </w:r>
      <w:r w:rsidRPr="00B77A92">
        <w:t>screen be reduced to a lower level than is desirable from considerations of clear</w:t>
      </w:r>
      <w:r w:rsidR="00D3473A" w:rsidRPr="00B77A92">
        <w:t xml:space="preserve"> </w:t>
      </w:r>
      <w:r w:rsidRPr="00B77A92">
        <w:t>viewing. The light level from night colour tables is below that which provides full</w:t>
      </w:r>
      <w:r w:rsidR="00D3473A" w:rsidRPr="00B77A92">
        <w:t xml:space="preserve"> </w:t>
      </w:r>
      <w:r w:rsidRPr="00B77A92">
        <w:t xml:space="preserve">contrast capability. Consequently some area-fill colours are </w:t>
      </w:r>
      <w:r w:rsidRPr="00B77A92">
        <w:lastRenderedPageBreak/>
        <w:t>indistinguishable on</w:t>
      </w:r>
      <w:r w:rsidR="00D3473A" w:rsidRPr="00B77A92">
        <w:t xml:space="preserve"> </w:t>
      </w:r>
      <w:r w:rsidRPr="00B77A92">
        <w:t xml:space="preserve">the night display, as noted in </w:t>
      </w:r>
      <w:r w:rsidR="00FA7228" w:rsidRPr="00B77A92">
        <w:t>S-52 Ed</w:t>
      </w:r>
      <w:r w:rsidR="00203CD4" w:rsidRPr="00B77A92">
        <w:t xml:space="preserve">ition </w:t>
      </w:r>
      <w:r w:rsidR="00FA7228" w:rsidRPr="00B77A92">
        <w:t xml:space="preserve">6.1.1 </w:t>
      </w:r>
      <w:r w:rsidRPr="00B77A92">
        <w:t>section 3.2.2 (2), and colours of lines may be difficult</w:t>
      </w:r>
      <w:r w:rsidR="00D3473A" w:rsidRPr="00B77A92">
        <w:t xml:space="preserve"> </w:t>
      </w:r>
      <w:r w:rsidRPr="00B77A92">
        <w:t>to distinguish.</w:t>
      </w:r>
    </w:p>
    <w:p w14:paraId="7986C61E" w14:textId="4C5E51DA" w:rsidR="008E6C83" w:rsidRPr="00B77A92" w:rsidRDefault="008E6C83" w:rsidP="00203CD4">
      <w:pPr>
        <w:spacing w:after="120" w:line="240" w:lineRule="auto"/>
        <w:jc w:val="both"/>
      </w:pPr>
      <w:r w:rsidRPr="00B77A92">
        <w:t xml:space="preserve">An additional problem for </w:t>
      </w:r>
      <w:r w:rsidR="00472D6D" w:rsidRPr="00B77A92">
        <w:t xml:space="preserve">a </w:t>
      </w:r>
      <w:r w:rsidRPr="00B77A92">
        <w:t>CRT type of monitor is that the R,G &amp; B guns of the CRT</w:t>
      </w:r>
      <w:r w:rsidR="00D3473A" w:rsidRPr="00B77A92">
        <w:t xml:space="preserve"> </w:t>
      </w:r>
      <w:r w:rsidRPr="00B77A92">
        <w:t xml:space="preserve">may drop to the cut-off point at these very low DAC (digital to </w:t>
      </w:r>
      <w:proofErr w:type="spellStart"/>
      <w:r w:rsidRPr="00B77A92">
        <w:t>analog</w:t>
      </w:r>
      <w:proofErr w:type="spellEnd"/>
      <w:r w:rsidRPr="00B77A92">
        <w:t xml:space="preserve"> converter)</w:t>
      </w:r>
      <w:r w:rsidR="00D3473A" w:rsidRPr="00B77A92">
        <w:t xml:space="preserve"> </w:t>
      </w:r>
      <w:r w:rsidRPr="00B77A92">
        <w:t>voltages, particularly on an ageing CRT. Because good quality neutral filters</w:t>
      </w:r>
      <w:r w:rsidR="00D3473A" w:rsidRPr="00B77A92">
        <w:t xml:space="preserve"> </w:t>
      </w:r>
      <w:r w:rsidRPr="00B77A92">
        <w:t>reduce illumination without significantly affecting colour, and even tend to enhance</w:t>
      </w:r>
      <w:r w:rsidR="00D3473A" w:rsidRPr="00B77A92">
        <w:t xml:space="preserve"> </w:t>
      </w:r>
      <w:r w:rsidRPr="00B77A92">
        <w:t>contrast their use is recommended for the night display.</w:t>
      </w:r>
    </w:p>
    <w:p w14:paraId="285A3A85" w14:textId="48CB40A6" w:rsidR="00334FE9" w:rsidRPr="00B77A92" w:rsidRDefault="00334FE9" w:rsidP="00E673D5">
      <w:pPr>
        <w:pStyle w:val="Heading3"/>
      </w:pPr>
      <w:bookmarkStart w:id="3239" w:name="_Toc175134685"/>
      <w:r w:rsidRPr="00B77A92">
        <w:t>Display calibration and verification</w:t>
      </w:r>
      <w:bookmarkEnd w:id="3239"/>
    </w:p>
    <w:p w14:paraId="717F7B5B" w14:textId="0FCD3DEB" w:rsidR="008E6C83" w:rsidRPr="00B77A92" w:rsidRDefault="008E6C83" w:rsidP="00472D6D">
      <w:pPr>
        <w:spacing w:after="120" w:line="240" w:lineRule="auto"/>
        <w:jc w:val="both"/>
      </w:pPr>
      <w:r w:rsidRPr="00B77A92">
        <w:t>The ECDIS display should 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3CCB0A33" w:rsidR="00334FE9" w:rsidRPr="00B77A92" w:rsidRDefault="00D3473A" w:rsidP="00472D6D">
      <w:pPr>
        <w:spacing w:after="120" w:line="240" w:lineRule="auto"/>
        <w:jc w:val="both"/>
      </w:pPr>
      <w:r w:rsidRPr="00B77A92">
        <w:t xml:space="preserve">The ECDIS display calibration should be verified for type approval of all </w:t>
      </w:r>
      <w:commentRangeStart w:id="3240"/>
      <w:r w:rsidRPr="00B77A92">
        <w:t>monitors</w:t>
      </w:r>
      <w:r w:rsidR="00762AB0" w:rsidRPr="00B77A92">
        <w:t>.</w:t>
      </w:r>
      <w:r w:rsidR="00461197" w:rsidRPr="00B77A92">
        <w:t xml:space="preserve"> </w:t>
      </w:r>
      <w:commentRangeEnd w:id="3240"/>
      <w:r w:rsidR="002B51B4" w:rsidRPr="00237F07">
        <w:rPr>
          <w:rStyle w:val="CommentReference"/>
          <w:lang w:val="en-GB"/>
          <w:rPrChange w:id="3241" w:author="jonathan pritchard" w:date="2024-08-21T11:05:00Z" w16du:dateUtc="2024-08-21T10:05:00Z">
            <w:rPr>
              <w:rStyle w:val="CommentReference"/>
            </w:rPr>
          </w:rPrChange>
        </w:rPr>
        <w:commentReference w:id="3240"/>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40C1CD5" w:rsidR="008E6C83" w:rsidRPr="00B77A92" w:rsidRDefault="008E6C83" w:rsidP="00A87705">
      <w:pPr>
        <w:spacing w:after="120" w:line="240" w:lineRule="auto"/>
        <w:jc w:val="both"/>
      </w:pPr>
      <w:r w:rsidRPr="00B77A92">
        <w:t>Colour tables are provided for day, dusk and night. The mariner should be</w:t>
      </w:r>
      <w:r w:rsidR="003E64AD" w:rsidRPr="00B77A92">
        <w:t xml:space="preserve"> </w:t>
      </w:r>
      <w:r w:rsidRPr="00B77A92">
        <w:t>provided with the control to make fine adjustments between these tables; the</w:t>
      </w:r>
      <w:r w:rsidR="003E64AD" w:rsidRPr="00B77A92">
        <w:t xml:space="preserve"> </w:t>
      </w:r>
      <w:r w:rsidRPr="00B77A92">
        <w:t>calibration position should be marked as a reference for this.</w:t>
      </w:r>
    </w:p>
    <w:p w14:paraId="717BDCB8" w14:textId="070E5074" w:rsidR="008E6C83" w:rsidRPr="00B77A92" w:rsidRDefault="008E6C83" w:rsidP="00A87705">
      <w:pPr>
        <w:spacing w:after="120" w:line="240" w:lineRule="auto"/>
        <w:jc w:val="both"/>
      </w:pPr>
      <w:r w:rsidRPr="00B77A92">
        <w:t xml:space="preserve">For a CRT type of monitor the brightness control should be </w:t>
      </w:r>
      <w:r w:rsidR="009F7151" w:rsidRPr="00B77A92">
        <w:t>pre-set</w:t>
      </w:r>
      <w:r w:rsidR="00A87705" w:rsidRPr="00B77A92">
        <w:t>; that is,</w:t>
      </w:r>
      <w:r w:rsidRPr="00B77A92">
        <w:t xml:space="preserve"> used only</w:t>
      </w:r>
      <w:r w:rsidR="00461197" w:rsidRPr="00B77A92">
        <w:t xml:space="preserve"> </w:t>
      </w:r>
      <w:r w:rsidRPr="00B77A92">
        <w:t>when essential, with provision to return to the calibrated setting.</w:t>
      </w:r>
      <w:r w:rsidR="00461197" w:rsidRPr="00B77A92">
        <w:t xml:space="preserve"> </w:t>
      </w:r>
      <w:r w:rsidRPr="00B77A92">
        <w:t>LCD and other monitor technologies have a variety of controls. The general</w:t>
      </w:r>
      <w:r w:rsidR="00461197" w:rsidRPr="00B77A92">
        <w:t xml:space="preserve"> </w:t>
      </w:r>
      <w:r w:rsidRPr="00B77A92">
        <w:t>principle is that all available controls should have a provision to return to the</w:t>
      </w:r>
      <w:r w:rsidR="00461197" w:rsidRPr="00B77A92">
        <w:t xml:space="preserve"> </w:t>
      </w:r>
      <w:r w:rsidRPr="00B77A92">
        <w:t>calibrated settings and that only appropriate controls should be made available for</w:t>
      </w:r>
      <w:r w:rsidR="00461197" w:rsidRPr="00B77A92">
        <w:t xml:space="preserve"> </w:t>
      </w:r>
      <w:r w:rsidRPr="00B77A92">
        <w:t xml:space="preserve">the </w:t>
      </w:r>
      <w:r w:rsidR="00A87705" w:rsidRPr="00B77A92">
        <w:t>M</w:t>
      </w:r>
      <w:r w:rsidRPr="00B77A92">
        <w:t>ariner.</w:t>
      </w:r>
    </w:p>
    <w:p w14:paraId="7B89BE5D" w14:textId="596066F6" w:rsidR="00334FE9" w:rsidRPr="00B77A92" w:rsidRDefault="008E6C83" w:rsidP="00A87705">
      <w:pPr>
        <w:spacing w:after="120" w:line="240" w:lineRule="auto"/>
        <w:jc w:val="both"/>
      </w:pPr>
      <w:r w:rsidRPr="00B77A92">
        <w:t>The ECDIS manual should carry a warning that careless use of the display</w:t>
      </w:r>
      <w:r w:rsidR="00461197" w:rsidRPr="00B77A92">
        <w:t xml:space="preserve"> </w:t>
      </w:r>
      <w:r w:rsidRPr="00B77A92">
        <w:t>controls may adversely affect the visibility of information on the display.</w:t>
      </w:r>
    </w:p>
    <w:p w14:paraId="2521CDE3" w14:textId="7B674F21" w:rsidR="00334FE9" w:rsidRPr="00B77A92" w:rsidRDefault="00334FE9" w:rsidP="00024B10">
      <w:pPr>
        <w:pStyle w:val="Heading4"/>
      </w:pPr>
      <w:r w:rsidRPr="00B77A92">
        <w:t>Initial setting of the controls.</w:t>
      </w:r>
    </w:p>
    <w:p w14:paraId="697D3C98" w14:textId="0411E789" w:rsidR="008E6C83" w:rsidRPr="00B77A92" w:rsidRDefault="008E6C83" w:rsidP="00A87705">
      <w:pPr>
        <w:spacing w:after="120" w:line="240" w:lineRule="auto"/>
        <w:jc w:val="both"/>
      </w:pPr>
      <w:r w:rsidRPr="00B77A92">
        <w:t>The controls should be set up in preparation for initial calibration, and their positions marked at that time (</w:t>
      </w:r>
      <w:r w:rsidR="00A87705" w:rsidRPr="00B77A92">
        <w:t>for example,</w:t>
      </w:r>
      <w:r w:rsidRPr="00B77A92">
        <w:t xml:space="preserve"> by a detent) so that they are recoverable.</w:t>
      </w:r>
    </w:p>
    <w:p w14:paraId="005E2AC7" w14:textId="5FBAD93D" w:rsidR="00334FE9" w:rsidRPr="00B77A92" w:rsidRDefault="00334FE9" w:rsidP="00024B10">
      <w:pPr>
        <w:pStyle w:val="Heading4"/>
      </w:pPr>
      <w:r w:rsidRPr="00B77A92">
        <w:lastRenderedPageBreak/>
        <w:t>Re-adjustment of the controls.</w:t>
      </w:r>
    </w:p>
    <w:p w14:paraId="36A95729" w14:textId="347F2752" w:rsidR="008E6C83" w:rsidRPr="00B77A92" w:rsidRDefault="00670209" w:rsidP="00A87705">
      <w:pPr>
        <w:spacing w:after="120" w:line="240" w:lineRule="auto"/>
        <w:jc w:val="both"/>
      </w:pPr>
      <w:r w:rsidRPr="00B77A92">
        <w:t xml:space="preserve">In case the controls go out of adjustment in use, they may be re-adjusted </w:t>
      </w:r>
      <w:r w:rsidR="00A87705" w:rsidRPr="00B77A92">
        <w:t>on-board</w:t>
      </w:r>
      <w:r w:rsidR="00461197" w:rsidRPr="00B77A92">
        <w:t xml:space="preserve"> </w:t>
      </w:r>
      <w:r w:rsidRPr="00B77A92">
        <w:t xml:space="preserve">ship by means of the Colour Differentiation Test Diagram described in </w:t>
      </w:r>
      <w:r w:rsidR="00A87705" w:rsidRPr="00B77A92">
        <w:t xml:space="preserve">clause </w:t>
      </w:r>
      <w:r w:rsidR="00461197" w:rsidRPr="00B77A92">
        <w:fldChar w:fldCharType="begin"/>
      </w:r>
      <w:r w:rsidR="00461197" w:rsidRPr="00B77A92">
        <w:instrText xml:space="preserve"> REF _Ref49465709 \r \h </w:instrText>
      </w:r>
      <w:r w:rsidR="00A87705" w:rsidRPr="00B77A92">
        <w:instrText xml:space="preserve"> \* MERGEFORMAT </w:instrText>
      </w:r>
      <w:r w:rsidR="00461197" w:rsidRPr="00B77A92">
        <w:fldChar w:fldCharType="separate"/>
      </w:r>
      <w:r w:rsidR="00832978" w:rsidRPr="00B77A92">
        <w:t>C-20.5</w:t>
      </w:r>
      <w:r w:rsidR="00461197" w:rsidRPr="00B77A92">
        <w:fldChar w:fldCharType="end"/>
      </w:r>
      <w:r w:rsidR="00461197" w:rsidRPr="00B77A92">
        <w:t xml:space="preserve"> </w:t>
      </w:r>
      <w:r w:rsidRPr="00B77A92">
        <w:t xml:space="preserve">and provided </w:t>
      </w:r>
      <w:r w:rsidR="00461197" w:rsidRPr="00B77A92">
        <w:t>by the IHO</w:t>
      </w:r>
      <w:r w:rsidRPr="00B77A92">
        <w:t>.</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4A9D2E60"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information will be lost, the black-adjust symbol BLKADJ should 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ariner should be incorporated in</w:t>
      </w:r>
      <w:r w:rsidR="00461197" w:rsidRPr="00B77A92">
        <w:t xml:space="preserve"> </w:t>
      </w:r>
      <w:r w:rsidRPr="00B77A92">
        <w:t>the "Users instructions" for the ECDIS.</w:t>
      </w:r>
    </w:p>
    <w:p w14:paraId="08620428" w14:textId="77777777" w:rsidR="00670209" w:rsidRPr="00B77A92" w:rsidRDefault="00670209" w:rsidP="00A87705">
      <w:pPr>
        <w:spacing w:after="60" w:line="240" w:lineRule="auto"/>
        <w:jc w:val="both"/>
      </w:pPr>
      <w:r w:rsidRPr="00B77A92">
        <w:t>Below is an example of instructions for a CRT type of Monitor:</w:t>
      </w:r>
    </w:p>
    <w:p w14:paraId="238C1F27" w14:textId="575DF448" w:rsidR="00670209" w:rsidRPr="00B77A92" w:rsidRDefault="00670209" w:rsidP="00A87705">
      <w:pPr>
        <w:spacing w:after="60" w:line="240" w:lineRule="auto"/>
        <w:ind w:left="720"/>
        <w:jc w:val="both"/>
      </w:pPr>
      <w:r w:rsidRPr="00B77A92">
        <w:t xml:space="preserve">1. First, set contrast to a maximum, brightness to a minimum. Look at the </w:t>
      </w:r>
      <w:r w:rsidR="009F7151" w:rsidRPr="00B77A92">
        <w:t>black</w:t>
      </w:r>
      <w:r w:rsidR="008539F8" w:rsidRPr="00B77A92">
        <w:t>-</w:t>
      </w:r>
      <w:r w:rsidR="009F7151" w:rsidRPr="00B77A92">
        <w:t>adjust</w:t>
      </w:r>
      <w:r w:rsidR="00461197" w:rsidRPr="00B77A92">
        <w:t xml:space="preserve"> </w:t>
      </w:r>
      <w:r w:rsidRPr="00B77A92">
        <w:t>symbol. Then either:</w:t>
      </w:r>
    </w:p>
    <w:p w14:paraId="5193E44C" w14:textId="7062B303" w:rsidR="00670209" w:rsidRPr="00B77A92" w:rsidRDefault="00670209" w:rsidP="00A87705">
      <w:pPr>
        <w:spacing w:after="60" w:line="240" w:lineRule="auto"/>
        <w:ind w:left="720"/>
        <w:jc w:val="both"/>
      </w:pPr>
      <w:r w:rsidRPr="00B77A92">
        <w:t>2A. If the centre square is not visible, turn up the b</w:t>
      </w:r>
      <w:r w:rsidR="00834DA8" w:rsidRPr="00B77A92">
        <w:t>rightness until it just appears;</w:t>
      </w:r>
    </w:p>
    <w:p w14:paraId="31AA1C3D" w14:textId="16C3A038" w:rsidR="00670209" w:rsidRPr="00B77A92" w:rsidRDefault="00834DA8" w:rsidP="00A87705">
      <w:pPr>
        <w:spacing w:after="60" w:line="240" w:lineRule="auto"/>
        <w:ind w:left="720"/>
        <w:jc w:val="both"/>
      </w:pPr>
      <w:r w:rsidRPr="00B77A92">
        <w:t>or</w:t>
      </w:r>
    </w:p>
    <w:p w14:paraId="4CD7880B" w14:textId="496D9614" w:rsidR="00670209" w:rsidRPr="00B77A92" w:rsidRDefault="00670209" w:rsidP="00A87705">
      <w:pPr>
        <w:spacing w:after="120" w:line="240" w:lineRule="auto"/>
        <w:ind w:left="720"/>
        <w:jc w:val="both"/>
      </w:pPr>
      <w:r w:rsidRPr="00B77A92">
        <w:t>2B. If the centre square is clearly visible (with contrast at maximum, brightness at</w:t>
      </w:r>
      <w:r w:rsidR="00461197" w:rsidRPr="00B77A92">
        <w:t xml:space="preserve"> </w:t>
      </w:r>
      <w:r w:rsidRPr="00B77A92">
        <w:t>minimum), turn the contrast down until the inner square disappears, then turn</w:t>
      </w:r>
      <w:r w:rsidR="00461197" w:rsidRPr="00B77A92">
        <w:t xml:space="preserve"> </w:t>
      </w:r>
      <w:r w:rsidRPr="00B77A92">
        <w:t>contrast back up until the inner square is just visible again.</w:t>
      </w:r>
    </w:p>
    <w:p w14:paraId="7930154C" w14:textId="1277AF59" w:rsidR="00670209" w:rsidRPr="00B77A92" w:rsidRDefault="00670209" w:rsidP="00A87705">
      <w:pPr>
        <w:spacing w:after="120" w:line="240" w:lineRule="auto"/>
        <w:jc w:val="both"/>
      </w:pPr>
      <w:r w:rsidRPr="00B77A92">
        <w:t>(If the above adjustment is not successful, select a more appropriate colour table</w:t>
      </w:r>
      <w:r w:rsidR="00461197" w:rsidRPr="00B77A92">
        <w:t xml:space="preserve"> </w:t>
      </w:r>
      <w:r w:rsidRPr="00B77A92">
        <w:t>and repeat this procedure</w:t>
      </w:r>
      <w:r w:rsidR="00834DA8" w:rsidRPr="00B77A92">
        <w:t>.)</w:t>
      </w:r>
    </w:p>
    <w:p w14:paraId="32C81EE1" w14:textId="4432A448" w:rsidR="00670209" w:rsidRPr="00B77A92" w:rsidRDefault="00670209" w:rsidP="00A87705">
      <w:pPr>
        <w:spacing w:after="120" w:line="240" w:lineRule="auto"/>
        <w:jc w:val="both"/>
      </w:pPr>
      <w:r w:rsidRPr="00B77A92">
        <w:t>The "black level" is now correctly set. If a brighter display is required use the</w:t>
      </w:r>
      <w:r w:rsidR="00461197" w:rsidRPr="00B77A92">
        <w:t xml:space="preserve"> </w:t>
      </w:r>
      <w:r w:rsidRPr="00B77A92">
        <w:t>contrast control, but it is better not to re-adjust the controls unless lighting</w:t>
      </w:r>
      <w:r w:rsidR="00461197" w:rsidRPr="00B77A92">
        <w:t xml:space="preserve"> </w:t>
      </w:r>
      <w:r w:rsidRPr="00B77A92">
        <w:t>conditions on the bridge change.</w:t>
      </w:r>
    </w:p>
    <w:p w14:paraId="630763E0" w14:textId="4008A0DA" w:rsidR="00670209" w:rsidRPr="00B77A92" w:rsidRDefault="00670209" w:rsidP="00834DA8">
      <w:pPr>
        <w:spacing w:after="60" w:line="240" w:lineRule="auto"/>
        <w:jc w:val="both"/>
      </w:pPr>
      <w:r w:rsidRPr="00B77A92">
        <w:t>Note that the black-adjust symbol should be displayed to check that the inner</w:t>
      </w:r>
      <w:r w:rsidR="00461197" w:rsidRPr="00B77A92">
        <w:t xml:space="preserve"> </w:t>
      </w:r>
      <w:r w:rsidRPr="00B77A92">
        <w:t>square remains visible on the following occasions:</w:t>
      </w:r>
    </w:p>
    <w:p w14:paraId="2D8F820F" w14:textId="5DC3BFB9" w:rsidR="00670209" w:rsidRPr="00B77A92" w:rsidRDefault="00CD7B63" w:rsidP="00AE2737">
      <w:pPr>
        <w:pStyle w:val="ListParagraph"/>
        <w:numPr>
          <w:ilvl w:val="0"/>
          <w:numId w:val="65"/>
        </w:numPr>
        <w:spacing w:after="60" w:line="240" w:lineRule="auto"/>
        <w:ind w:hanging="294"/>
        <w:jc w:val="both"/>
      </w:pPr>
      <w:r w:rsidRPr="00B77A92">
        <w:t>E</w:t>
      </w:r>
      <w:r w:rsidR="00670209" w:rsidRPr="00B77A92">
        <w:t>very time that the brightness or</w:t>
      </w:r>
      <w:r w:rsidRPr="00B77A92">
        <w:t xml:space="preserve"> contrast controls are adjusted.</w:t>
      </w:r>
    </w:p>
    <w:p w14:paraId="757D52B0" w14:textId="0BCD9EE3" w:rsidR="00670209" w:rsidRPr="00B77A92" w:rsidRDefault="00CD7B63" w:rsidP="00AE2737">
      <w:pPr>
        <w:pStyle w:val="ListParagraph"/>
        <w:numPr>
          <w:ilvl w:val="0"/>
          <w:numId w:val="65"/>
        </w:numPr>
        <w:spacing w:after="120" w:line="240" w:lineRule="auto"/>
        <w:ind w:hanging="294"/>
        <w:jc w:val="both"/>
      </w:pPr>
      <w:r w:rsidRPr="00B77A92">
        <w:t>Every</w:t>
      </w:r>
      <w:r w:rsidR="00670209" w:rsidRPr="00B77A92">
        <w:t xml:space="preserve"> time that the display is switched to the night colour table.</w:t>
      </w:r>
    </w:p>
    <w:p w14:paraId="553EF1AA" w14:textId="5B4B916C" w:rsidR="00670209" w:rsidRPr="00B77A92" w:rsidRDefault="00670209" w:rsidP="00834DA8">
      <w:pPr>
        <w:spacing w:after="60" w:line="240" w:lineRule="auto"/>
        <w:jc w:val="both"/>
      </w:pPr>
      <w:r w:rsidRPr="00B77A92">
        <w:t>Below is an example of instruction for LCD type of Monitor. The LCD type of</w:t>
      </w:r>
      <w:r w:rsidR="00461197" w:rsidRPr="00B77A92">
        <w:t xml:space="preserve"> </w:t>
      </w:r>
      <w:r w:rsidRPr="00B77A92">
        <w:t>monitor used in this example has only one mariner control, which is called</w:t>
      </w:r>
      <w:r w:rsidR="00461197" w:rsidRPr="00B77A92">
        <w:t xml:space="preserve"> </w:t>
      </w:r>
      <w:r w:rsidRPr="00B77A92">
        <w:t>brilliance. Internally the monitor has also other controls available for service</w:t>
      </w:r>
      <w:r w:rsidR="00461197" w:rsidRPr="00B77A92">
        <w:t xml:space="preserve"> </w:t>
      </w:r>
      <w:r w:rsidRPr="00B77A92">
        <w:t>engineers. These internal controls include also controls named as contrast and</w:t>
      </w:r>
      <w:r w:rsidR="00461197" w:rsidRPr="00B77A92">
        <w:t xml:space="preserve"> </w:t>
      </w:r>
      <w:r w:rsidRPr="00B77A92">
        <w:t>brightness.</w:t>
      </w:r>
    </w:p>
    <w:p w14:paraId="6AC9F7F9" w14:textId="77777777" w:rsidR="00670209" w:rsidRPr="00B77A92" w:rsidRDefault="00670209" w:rsidP="00834DA8">
      <w:pPr>
        <w:spacing w:after="60" w:line="240" w:lineRule="auto"/>
        <w:ind w:left="709"/>
        <w:jc w:val="both"/>
      </w:pPr>
      <w:r w:rsidRPr="00B77A92">
        <w:t>1. First, set brilliance to calibration position. Look at the black-adjust symbol.</w:t>
      </w:r>
    </w:p>
    <w:p w14:paraId="613AF6E7" w14:textId="77777777" w:rsidR="00670209" w:rsidRPr="00B77A92" w:rsidRDefault="00670209" w:rsidP="00834DA8">
      <w:pPr>
        <w:spacing w:after="60" w:line="240" w:lineRule="auto"/>
        <w:ind w:left="709"/>
        <w:jc w:val="both"/>
      </w:pPr>
      <w:r w:rsidRPr="00B77A92">
        <w:t>Then either:</w:t>
      </w:r>
    </w:p>
    <w:p w14:paraId="2E1EE80A" w14:textId="2393ED8C" w:rsidR="00670209" w:rsidRPr="00B77A92" w:rsidRDefault="00670209" w:rsidP="00834DA8">
      <w:pPr>
        <w:spacing w:after="60" w:line="240" w:lineRule="auto"/>
        <w:ind w:left="709"/>
        <w:jc w:val="both"/>
      </w:pPr>
      <w:r w:rsidRPr="00B77A92">
        <w:t>2A. If the centre square is not visible, turn up the b</w:t>
      </w:r>
      <w:r w:rsidR="00CD7B63" w:rsidRPr="00B77A92">
        <w:t>rilliance until it just appears;</w:t>
      </w:r>
    </w:p>
    <w:p w14:paraId="72B8A597" w14:textId="73C8808B" w:rsidR="00670209" w:rsidRPr="00B77A92" w:rsidRDefault="00CD7B63" w:rsidP="00834DA8">
      <w:pPr>
        <w:spacing w:after="60" w:line="240" w:lineRule="auto"/>
        <w:ind w:left="709"/>
        <w:jc w:val="both"/>
      </w:pPr>
      <w:r w:rsidRPr="00B77A92">
        <w:t>or</w:t>
      </w:r>
    </w:p>
    <w:p w14:paraId="4A1205FC" w14:textId="0B3E823C" w:rsidR="00670209" w:rsidRPr="00B77A92" w:rsidRDefault="00670209" w:rsidP="00834DA8">
      <w:pPr>
        <w:spacing w:after="120" w:line="240" w:lineRule="auto"/>
        <w:ind w:left="709"/>
        <w:jc w:val="both"/>
      </w:pPr>
      <w:r w:rsidRPr="00B77A92">
        <w:t>2B. If the centre square is clearly visible, turn down the brilliance until the inner</w:t>
      </w:r>
      <w:r w:rsidR="00461197" w:rsidRPr="00B77A92">
        <w:t xml:space="preserve"> </w:t>
      </w:r>
      <w:r w:rsidRPr="00B77A92">
        <w:t>square disappears, then turn brilliance back up until the inner square is just</w:t>
      </w:r>
      <w:r w:rsidR="00461197" w:rsidRPr="00B77A92">
        <w:t xml:space="preserve"> </w:t>
      </w:r>
      <w:r w:rsidRPr="00B77A92">
        <w:t>visible again.</w:t>
      </w:r>
    </w:p>
    <w:p w14:paraId="3360FE15" w14:textId="671BD3B5" w:rsidR="00670209" w:rsidRPr="00B77A92" w:rsidRDefault="00670209" w:rsidP="00A87705">
      <w:pPr>
        <w:spacing w:after="120" w:line="240" w:lineRule="auto"/>
        <w:jc w:val="both"/>
      </w:pPr>
      <w:r w:rsidRPr="00B77A92">
        <w:t>(If the above adjustment is not successful, select a more appropriate colour table</w:t>
      </w:r>
      <w:r w:rsidR="00461197" w:rsidRPr="00B77A92">
        <w:t xml:space="preserve"> </w:t>
      </w:r>
      <w:r w:rsidRPr="00B77A92">
        <w:t>and repeat this procedure</w:t>
      </w:r>
      <w:r w:rsidR="00CD7B63" w:rsidRPr="00B77A92">
        <w:t>.</w:t>
      </w:r>
      <w:r w:rsidRPr="00B77A92">
        <w:t>)</w:t>
      </w:r>
    </w:p>
    <w:p w14:paraId="5D81888E" w14:textId="23FA0D13" w:rsidR="00670209" w:rsidRPr="00B77A92" w:rsidRDefault="00670209" w:rsidP="00A87705">
      <w:pPr>
        <w:spacing w:after="120" w:line="240" w:lineRule="auto"/>
        <w:jc w:val="both"/>
      </w:pPr>
      <w:r w:rsidRPr="00B77A92">
        <w:lastRenderedPageBreak/>
        <w:t>The "black level" is now correctly set. If a brighter display is required use the</w:t>
      </w:r>
      <w:r w:rsidR="00461197" w:rsidRPr="00B77A92">
        <w:t xml:space="preserve"> </w:t>
      </w:r>
      <w:r w:rsidRPr="00B77A92">
        <w:t>brilliance control, but it is better not to re-adjust the controls unless lighting</w:t>
      </w:r>
      <w:r w:rsidR="00461197" w:rsidRPr="00B77A92">
        <w:t xml:space="preserve"> </w:t>
      </w:r>
      <w:r w:rsidRPr="00B77A92">
        <w:t>conditions on the bridge change.</w:t>
      </w:r>
    </w:p>
    <w:p w14:paraId="0EE0659B" w14:textId="501F81C0" w:rsidR="00670209" w:rsidRPr="00B77A92" w:rsidRDefault="00670209" w:rsidP="00834DA8">
      <w:pPr>
        <w:spacing w:after="60" w:line="240" w:lineRule="auto"/>
        <w:jc w:val="both"/>
      </w:pPr>
      <w:r w:rsidRPr="00B77A92">
        <w:t>Note that the black-adjust symbol should be displayed to check that the inner</w:t>
      </w:r>
      <w:r w:rsidR="00461197" w:rsidRPr="00B77A92">
        <w:t xml:space="preserve"> </w:t>
      </w:r>
      <w:r w:rsidRPr="00B77A92">
        <w:t>square remains visible on the following occasions:</w:t>
      </w:r>
    </w:p>
    <w:p w14:paraId="51A699C3" w14:textId="71191DAD" w:rsidR="00670209" w:rsidRPr="00B77A92" w:rsidRDefault="00CD7B63" w:rsidP="00AE2737">
      <w:pPr>
        <w:pStyle w:val="ListParagraph"/>
        <w:numPr>
          <w:ilvl w:val="1"/>
          <w:numId w:val="99"/>
        </w:numPr>
        <w:spacing w:after="60" w:line="240" w:lineRule="auto"/>
        <w:ind w:left="709" w:hanging="283"/>
        <w:jc w:val="both"/>
      </w:pPr>
      <w:r w:rsidRPr="00B77A92">
        <w:t>E</w:t>
      </w:r>
      <w:r w:rsidR="00670209" w:rsidRPr="00B77A92">
        <w:t>very time that the brightness or</w:t>
      </w:r>
      <w:r w:rsidRPr="00B77A92">
        <w:t xml:space="preserve"> contrast controls are adjusted.</w:t>
      </w:r>
    </w:p>
    <w:p w14:paraId="7F65BF5A" w14:textId="346E355B" w:rsidR="00670209" w:rsidRPr="00B77A92" w:rsidRDefault="00CD7B63" w:rsidP="00AE2737">
      <w:pPr>
        <w:pStyle w:val="ListParagraph"/>
        <w:numPr>
          <w:ilvl w:val="1"/>
          <w:numId w:val="99"/>
        </w:numPr>
        <w:spacing w:after="120" w:line="240" w:lineRule="auto"/>
        <w:ind w:left="709" w:hanging="283"/>
        <w:jc w:val="both"/>
      </w:pPr>
      <w:r w:rsidRPr="00B77A92">
        <w:t>Every</w:t>
      </w:r>
      <w:r w:rsidR="00670209" w:rsidRPr="00B77A92">
        <w:t xml:space="preserve"> time that the display is switched to the night colour table.</w:t>
      </w:r>
    </w:p>
    <w:p w14:paraId="222EC1CE" w14:textId="39FA73F7" w:rsidR="00334FE9" w:rsidRPr="00B77A92" w:rsidRDefault="00670209" w:rsidP="00A87705">
      <w:pPr>
        <w:spacing w:after="120" w:line="240" w:lineRule="auto"/>
        <w:jc w:val="both"/>
      </w:pPr>
      <w:r w:rsidRPr="00B77A92">
        <w:t>It is recommended that the BLKADJ symbol be displayed automatically all the time</w:t>
      </w:r>
      <w:r w:rsidR="00C633C9" w:rsidRPr="00B77A92">
        <w:t xml:space="preserve"> </w:t>
      </w:r>
      <w:r w:rsidRPr="00B77A92">
        <w:t xml:space="preserve">that the night colour table is selected, with a </w:t>
      </w:r>
      <w:r w:rsidR="00CD7B63" w:rsidRPr="00B77A92">
        <w:t>M</w:t>
      </w:r>
      <w:r w:rsidRPr="00B77A92">
        <w:t>ariner over-ride to remove it if</w:t>
      </w:r>
      <w:r w:rsidR="00C633C9" w:rsidRPr="00B77A92">
        <w:t xml:space="preserve"> </w:t>
      </w:r>
      <w:r w:rsidRPr="00B77A92">
        <w:t>necessary.</w:t>
      </w:r>
    </w:p>
    <w:p w14:paraId="7BAF2D5D" w14:textId="77777777" w:rsidR="00834DA8" w:rsidRPr="00B77A92" w:rsidRDefault="00834DA8" w:rsidP="00A87705">
      <w:pPr>
        <w:spacing w:after="120" w:line="240" w:lineRule="auto"/>
        <w:jc w:val="both"/>
      </w:pPr>
    </w:p>
    <w:p w14:paraId="24AC6B9E" w14:textId="622FA6CD" w:rsidR="00725E1B" w:rsidRPr="00B77A92" w:rsidRDefault="00725E1B" w:rsidP="00E673D5">
      <w:pPr>
        <w:pStyle w:val="Heading2"/>
      </w:pPr>
      <w:bookmarkStart w:id="3242" w:name="_Toc175134686"/>
      <w:commentRangeStart w:id="3243"/>
      <w:commentRangeStart w:id="3244"/>
      <w:r w:rsidRPr="00B77A92">
        <w:t>Colour display capability</w:t>
      </w:r>
      <w:commentRangeEnd w:id="3243"/>
      <w:r w:rsidR="00927C2B" w:rsidRPr="00237F07">
        <w:rPr>
          <w:rStyle w:val="CommentReference"/>
          <w:rFonts w:eastAsia="MS Mincho"/>
          <w:b w:val="0"/>
          <w:bCs w:val="0"/>
          <w:lang w:val="en-GB"/>
          <w:rPrChange w:id="3245" w:author="jonathan pritchard" w:date="2024-08-21T11:05:00Z" w16du:dateUtc="2024-08-21T10:05:00Z">
            <w:rPr>
              <w:rStyle w:val="CommentReference"/>
              <w:rFonts w:eastAsia="MS Mincho"/>
              <w:b w:val="0"/>
              <w:bCs w:val="0"/>
            </w:rPr>
          </w:rPrChange>
        </w:rPr>
        <w:commentReference w:id="3243"/>
      </w:r>
      <w:commentRangeEnd w:id="3244"/>
      <w:r w:rsidR="00443880" w:rsidRPr="00237F07">
        <w:rPr>
          <w:rStyle w:val="CommentReference"/>
          <w:rFonts w:eastAsia="MS Mincho"/>
          <w:b w:val="0"/>
          <w:bCs w:val="0"/>
          <w:lang w:val="en-GB"/>
          <w:rPrChange w:id="3246" w:author="jonathan pritchard" w:date="2024-08-21T11:05:00Z" w16du:dateUtc="2024-08-21T10:05:00Z">
            <w:rPr>
              <w:rStyle w:val="CommentReference"/>
              <w:rFonts w:eastAsia="MS Mincho"/>
              <w:b w:val="0"/>
              <w:bCs w:val="0"/>
            </w:rPr>
          </w:rPrChange>
        </w:rPr>
        <w:commentReference w:id="3244"/>
      </w:r>
      <w:bookmarkEnd w:id="3242"/>
    </w:p>
    <w:p w14:paraId="282AEB84" w14:textId="1F61CF33" w:rsidR="00AF4100" w:rsidRPr="00B77A92" w:rsidRDefault="008D2934" w:rsidP="00BF733E">
      <w:pPr>
        <w:spacing w:after="120" w:line="240" w:lineRule="auto"/>
        <w:jc w:val="both"/>
      </w:pPr>
      <w:r w:rsidRPr="00B77A92">
        <w:t>Colour d</w:t>
      </w:r>
      <w:r w:rsidR="00765071" w:rsidRPr="00B77A92">
        <w:t>isplay</w:t>
      </w:r>
      <w:r w:rsidRPr="00B77A92">
        <w:t xml:space="preserve">s </w:t>
      </w:r>
      <w:r w:rsidR="00765071" w:rsidRPr="00B77A92">
        <w:t>sho</w:t>
      </w:r>
      <w:r w:rsidRPr="00B77A92">
        <w:t>u</w:t>
      </w:r>
      <w:r w:rsidR="00765071" w:rsidRPr="00B77A92">
        <w:t>ld be capable of at least 256 luminance steps in each of red</w:t>
      </w:r>
      <w:r w:rsidRPr="00B77A92">
        <w:t>,</w:t>
      </w:r>
      <w:r w:rsidR="00765071" w:rsidRPr="00B77A92">
        <w:t xml:space="preserve"> green and blue.</w:t>
      </w:r>
    </w:p>
    <w:p w14:paraId="3814D2B6" w14:textId="25F72209" w:rsidR="008D2934" w:rsidRPr="00B77A92" w:rsidRDefault="008D2934" w:rsidP="00BF733E">
      <w:pPr>
        <w:spacing w:after="120" w:line="240" w:lineRule="auto"/>
        <w:jc w:val="both"/>
      </w:pPr>
      <w:r w:rsidRPr="00B77A92">
        <w:t>For night performance it is essential that the hardware has a graphics card capable of g</w:t>
      </w:r>
      <w:r w:rsidR="00BF733E" w:rsidRPr="00B77A92">
        <w:t>iving "blacker than black"; that is,</w:t>
      </w:r>
      <w:r w:rsidRPr="00B77A92">
        <w:t xml:space="preserve"> complete control of colour, and that the software can control that function.</w:t>
      </w:r>
    </w:p>
    <w:p w14:paraId="1DE020A1" w14:textId="5DE38D67" w:rsidR="008D2934" w:rsidRPr="00B77A92" w:rsidRDefault="008D2934" w:rsidP="00BF733E">
      <w:pPr>
        <w:spacing w:after="120" w:line="240" w:lineRule="auto"/>
        <w:jc w:val="both"/>
      </w:pPr>
      <w:commentRangeStart w:id="3247"/>
      <w:r w:rsidRPr="00B77A92">
        <w:t>For CRT type of monitor cathode (beam) current stabilisation is desirable, to prevent dark colours dropping below the cut-off point.</w:t>
      </w:r>
      <w:commentRangeEnd w:id="3247"/>
      <w:r w:rsidR="00927C2B" w:rsidRPr="00237F07">
        <w:rPr>
          <w:rStyle w:val="CommentReference"/>
          <w:lang w:val="en-GB"/>
          <w:rPrChange w:id="3248" w:author="jonathan pritchard" w:date="2024-08-21T11:05:00Z" w16du:dateUtc="2024-08-21T10:05:00Z">
            <w:rPr>
              <w:rStyle w:val="CommentReference"/>
            </w:rPr>
          </w:rPrChange>
        </w:rPr>
        <w:commentReference w:id="3247"/>
      </w:r>
    </w:p>
    <w:p w14:paraId="7DB48E78" w14:textId="30A2C202" w:rsidR="00660A0E" w:rsidRPr="00B77A92" w:rsidRDefault="00660A0E" w:rsidP="00E673D5">
      <w:pPr>
        <w:pStyle w:val="Heading3"/>
      </w:pPr>
      <w:bookmarkStart w:id="3249" w:name="_Ref49465180"/>
      <w:bookmarkStart w:id="3250" w:name="_Toc175134687"/>
      <w:r w:rsidRPr="00B77A92">
        <w:t>Colour conversion tolerances and tests</w:t>
      </w:r>
      <w:bookmarkEnd w:id="3249"/>
      <w:bookmarkEnd w:id="3250"/>
    </w:p>
    <w:p w14:paraId="6EF999D2" w14:textId="18D8873D" w:rsidR="00670209" w:rsidRPr="00B77A92" w:rsidRDefault="00670209" w:rsidP="00024B10">
      <w:pPr>
        <w:pStyle w:val="Heading4"/>
      </w:pPr>
      <w:r w:rsidRPr="00B77A92">
        <w:t>Tolerances</w:t>
      </w:r>
    </w:p>
    <w:p w14:paraId="1227D156" w14:textId="77777777"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 and so should be evaluated shortly after</w:t>
      </w:r>
      <w:r w:rsidR="00A52AE0" w:rsidRPr="00B77A92">
        <w:t xml:space="preserve"> </w:t>
      </w:r>
      <w:r w:rsidRPr="00B77A92">
        <w:t>the ECDIS leaves the manufacturer</w:t>
      </w:r>
      <w:del w:id="3251" w:author="jonathan pritchard" w:date="2024-08-13T09:13:00Z" w16du:dateUtc="2024-08-13T08:13:00Z">
        <w:r w:rsidRPr="00B77A92" w:rsidDel="009962BE">
          <w:delText>'s plant</w:delText>
        </w:r>
      </w:del>
      <w:r w:rsidRPr="00B77A92">
        <w:t>.</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237F07" w:rsidRDefault="00670209" w:rsidP="00BF733E">
      <w:pPr>
        <w:spacing w:after="60" w:line="240" w:lineRule="auto"/>
        <w:ind w:left="426"/>
        <w:jc w:val="both"/>
        <w:rPr>
          <w:rPrChange w:id="3252" w:author="jonathan pritchard" w:date="2024-08-21T11:05:00Z" w16du:dateUtc="2024-08-21T10:05:00Z">
            <w:rPr>
              <w:lang w:val="nl-NL"/>
            </w:rPr>
          </w:rPrChange>
        </w:rPr>
      </w:pPr>
      <w:commentRangeStart w:id="3253"/>
      <w:r w:rsidRPr="00B77A92">
        <w:t>Δ</w:t>
      </w:r>
      <w:r w:rsidRPr="00237F07">
        <w:rPr>
          <w:rPrChange w:id="3254" w:author="jonathan pritchard" w:date="2024-08-21T11:05:00Z" w16du:dateUtc="2024-08-21T10:05:00Z">
            <w:rPr>
              <w:lang w:val="nl-NL"/>
            </w:rPr>
          </w:rPrChange>
        </w:rPr>
        <w:t>(u*,v*) = SQRT [ (u2*-u1*)</w:t>
      </w:r>
      <w:r w:rsidRPr="00237F07">
        <w:rPr>
          <w:vertAlign w:val="superscript"/>
          <w:rPrChange w:id="3255" w:author="jonathan pritchard" w:date="2024-08-21T11:05:00Z" w16du:dateUtc="2024-08-21T10:05:00Z">
            <w:rPr>
              <w:vertAlign w:val="superscript"/>
              <w:lang w:val="nl-NL"/>
            </w:rPr>
          </w:rPrChange>
        </w:rPr>
        <w:t>2</w:t>
      </w:r>
      <w:r w:rsidRPr="00237F07">
        <w:rPr>
          <w:rPrChange w:id="3256" w:author="jonathan pritchard" w:date="2024-08-21T11:05:00Z" w16du:dateUtc="2024-08-21T10:05:00Z">
            <w:rPr>
              <w:lang w:val="nl-NL"/>
            </w:rPr>
          </w:rPrChange>
        </w:rPr>
        <w:t xml:space="preserve"> + (v2*-v1*)</w:t>
      </w:r>
      <w:r w:rsidRPr="00237F07">
        <w:rPr>
          <w:vertAlign w:val="superscript"/>
          <w:rPrChange w:id="3257" w:author="jonathan pritchard" w:date="2024-08-21T11:05:00Z" w16du:dateUtc="2024-08-21T10:05:00Z">
            <w:rPr>
              <w:vertAlign w:val="superscript"/>
              <w:lang w:val="nl-NL"/>
            </w:rPr>
          </w:rPrChange>
        </w:rPr>
        <w:t>2</w:t>
      </w:r>
      <w:r w:rsidRPr="00237F07">
        <w:rPr>
          <w:rPrChange w:id="3258" w:author="jonathan pritchard" w:date="2024-08-21T11:05:00Z" w16du:dateUtc="2024-08-21T10:05:00Z">
            <w:rPr>
              <w:lang w:val="nl-NL"/>
            </w:rPr>
          </w:rPrChange>
        </w:rPr>
        <w:t xml:space="preserve"> ]</w:t>
      </w:r>
      <w:commentRangeEnd w:id="3253"/>
      <w:r w:rsidR="00B912FF" w:rsidRPr="00237F07">
        <w:rPr>
          <w:rStyle w:val="CommentReference"/>
          <w:lang w:val="en-GB"/>
          <w:rPrChange w:id="3259" w:author="jonathan pritchard" w:date="2024-08-21T11:05:00Z" w16du:dateUtc="2024-08-21T10:05:00Z">
            <w:rPr>
              <w:rStyle w:val="CommentReference"/>
            </w:rPr>
          </w:rPrChange>
        </w:rPr>
        <w:commentReference w:id="3253"/>
      </w:r>
    </w:p>
    <w:p w14:paraId="3588A6EB" w14:textId="23FC1B4D" w:rsidR="00670209" w:rsidRPr="00237F07" w:rsidRDefault="00670209" w:rsidP="00BF733E">
      <w:pPr>
        <w:spacing w:after="120" w:line="240" w:lineRule="auto"/>
        <w:ind w:left="426"/>
        <w:jc w:val="both"/>
        <w:rPr>
          <w:rPrChange w:id="3260" w:author="jonathan pritchard" w:date="2024-08-21T11:05:00Z" w16du:dateUtc="2024-08-21T10:05:00Z">
            <w:rPr>
              <w:lang w:val="nl-NL"/>
            </w:rPr>
          </w:rPrChange>
        </w:rPr>
      </w:pPr>
      <w:r w:rsidRPr="00B77A92">
        <w:t>Δ</w:t>
      </w:r>
      <w:r w:rsidRPr="00237F07">
        <w:rPr>
          <w:rPrChange w:id="3261" w:author="jonathan pritchard" w:date="2024-08-21T11:05:00Z" w16du:dateUtc="2024-08-21T10:05:00Z">
            <w:rPr>
              <w:lang w:val="nl-NL"/>
            </w:rPr>
          </w:rPrChange>
        </w:rPr>
        <w:t>E* = SQRT [ (L2*-L1*)</w:t>
      </w:r>
      <w:ins w:id="3262" w:author="jonathan pritchard" w:date="2024-05-21T09:39:00Z" w16du:dateUtc="2024-05-21T08:39:00Z">
        <w:r w:rsidR="00B912FF" w:rsidRPr="00237F07">
          <w:rPr>
            <w:vertAlign w:val="superscript"/>
            <w:rPrChange w:id="3263" w:author="jonathan pritchard" w:date="2024-08-21T11:05:00Z" w16du:dateUtc="2024-08-21T10:05:00Z">
              <w:rPr>
                <w:vertAlign w:val="superscript"/>
                <w:lang w:val="nl-NL"/>
              </w:rPr>
            </w:rPrChange>
          </w:rPr>
          <w:t>2</w:t>
        </w:r>
      </w:ins>
      <w:r w:rsidRPr="00237F07">
        <w:rPr>
          <w:rPrChange w:id="3264" w:author="jonathan pritchard" w:date="2024-08-21T11:05:00Z" w16du:dateUtc="2024-08-21T10:05:00Z">
            <w:rPr>
              <w:lang w:val="nl-NL"/>
            </w:rPr>
          </w:rPrChange>
        </w:rPr>
        <w:t xml:space="preserve"> + (u2*-u1*)</w:t>
      </w:r>
      <w:r w:rsidRPr="00237F07">
        <w:rPr>
          <w:vertAlign w:val="superscript"/>
          <w:rPrChange w:id="3265" w:author="jonathan pritchard" w:date="2024-08-21T11:05:00Z" w16du:dateUtc="2024-08-21T10:05:00Z">
            <w:rPr>
              <w:vertAlign w:val="superscript"/>
              <w:lang w:val="nl-NL"/>
            </w:rPr>
          </w:rPrChange>
        </w:rPr>
        <w:t>2</w:t>
      </w:r>
      <w:r w:rsidRPr="00237F07">
        <w:rPr>
          <w:rPrChange w:id="3266" w:author="jonathan pritchard" w:date="2024-08-21T11:05:00Z" w16du:dateUtc="2024-08-21T10:05:00Z">
            <w:rPr>
              <w:lang w:val="nl-NL"/>
            </w:rPr>
          </w:rPrChange>
        </w:rPr>
        <w:t xml:space="preserve"> + (v2*-v1*)</w:t>
      </w:r>
      <w:ins w:id="3267" w:author="jonathan pritchard" w:date="2024-05-21T09:39:00Z" w16du:dateUtc="2024-05-21T08:39:00Z">
        <w:r w:rsidR="00B912FF" w:rsidRPr="00237F07">
          <w:rPr>
            <w:vertAlign w:val="superscript"/>
            <w:rPrChange w:id="3268" w:author="jonathan pritchard" w:date="2024-08-21T11:05:00Z" w16du:dateUtc="2024-08-21T10:05:00Z">
              <w:rPr>
                <w:vertAlign w:val="superscript"/>
                <w:lang w:val="nl-NL"/>
              </w:rPr>
            </w:rPrChange>
          </w:rPr>
          <w:t>2</w:t>
        </w:r>
      </w:ins>
      <w:r w:rsidRPr="00237F07">
        <w:rPr>
          <w:rPrChange w:id="3269" w:author="jonathan pritchard" w:date="2024-08-21T11:05:00Z" w16du:dateUtc="2024-08-21T10:05:00Z">
            <w:rPr>
              <w:lang w:val="nl-NL"/>
            </w:rPr>
          </w:rPrChange>
        </w:rPr>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 CRT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 xml:space="preserve">from the daytime cones. Consequently these tolerances </w:t>
      </w:r>
      <w:r w:rsidRPr="00B77A92">
        <w:lastRenderedPageBreak/>
        <w:t>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460DA94B"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647EF431" w14:textId="77777777" w:rsidR="00082C11" w:rsidRPr="00B77A92" w:rsidRDefault="001238EC" w:rsidP="0086100F">
            <w:pPr>
              <w:spacing w:before="60" w:after="60"/>
            </w:pPr>
            <w:r w:rsidRPr="00B77A92">
              <w:t>NODTA</w:t>
            </w:r>
          </w:p>
          <w:p w14:paraId="15870B88" w14:textId="3B4B6D0D" w:rsidR="001238EC" w:rsidRPr="00B77A92" w:rsidRDefault="00082C11" w:rsidP="0086100F">
            <w:pPr>
              <w:spacing w:before="60" w:after="60"/>
            </w:pPr>
            <w:r w:rsidRPr="00237F07">
              <w:rPr>
                <w:highlight w:val="yellow"/>
                <w:rPrChange w:id="3270" w:author="jonathan pritchard" w:date="2024-08-21T11:05:00Z" w16du:dateUtc="2024-08-21T10:05:00Z">
                  <w:rPr/>
                </w:rPrChange>
              </w:rPr>
              <w:t>(</w:t>
            </w:r>
            <w:r w:rsidR="00D128A2" w:rsidRPr="00237F07">
              <w:rPr>
                <w:highlight w:val="yellow"/>
                <w:rPrChange w:id="3271" w:author="jonathan pritchard" w:date="2024-08-21T11:05:00Z" w16du:dateUtc="2024-08-21T10:05:00Z">
                  <w:rPr/>
                </w:rPrChange>
              </w:rPr>
              <w:t xml:space="preserve">S-52 </w:t>
            </w:r>
            <w:r w:rsidR="001238EC" w:rsidRPr="00237F07">
              <w:rPr>
                <w:highlight w:val="yellow"/>
                <w:rPrChange w:id="3272" w:author="jonathan pritchard" w:date="2024-08-21T11:05:00Z" w16du:dateUtc="2024-08-21T10:05:00Z">
                  <w:rPr/>
                </w:rPrChange>
              </w:rPr>
              <w:t>Ed 3.3 colours have greater ΔE</w:t>
            </w:r>
            <w:r w:rsidRPr="00237F07">
              <w:rPr>
                <w:highlight w:val="yellow"/>
                <w:rPrChange w:id="3273" w:author="jonathan pritchard" w:date="2024-08-21T11:05:00Z" w16du:dateUtc="2024-08-21T10:05:00Z">
                  <w:rPr/>
                </w:rPrChange>
              </w:rPr>
              <w:t>)</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46428126" w:rsidR="001238EC" w:rsidRPr="00B77A92" w:rsidRDefault="00082C11" w:rsidP="00DF09FE">
      <w:pPr>
        <w:pStyle w:val="Caption"/>
        <w:spacing w:after="120" w:line="240" w:lineRule="auto"/>
        <w:jc w:val="center"/>
      </w:pPr>
      <w:r w:rsidRPr="00B77A92">
        <w:t xml:space="preserve">Table </w:t>
      </w:r>
      <w:r w:rsidR="00DF09FE"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274" w:author="jonathan pritchard" w:date="2024-08-21T11:05:00Z" w16du:dateUtc="2024-08-21T10:05:00Z">
            <w:rPr>
              <w:noProof/>
            </w:rPr>
          </w:rPrChange>
        </w:rPr>
        <w:t>30</w:t>
      </w:r>
      <w:r w:rsidR="00331A1D" w:rsidRPr="00B77A92">
        <w:fldChar w:fldCharType="end"/>
      </w:r>
      <w:r w:rsidRPr="00B77A92">
        <w:t xml:space="preserve"> - </w:t>
      </w:r>
      <w:r w:rsidR="009B5DE3" w:rsidRPr="00237F07">
        <w:rPr>
          <w:rPrChange w:id="3275" w:author="jonathan pritchard" w:date="2024-08-21T11:05:00Z" w16du:dateUtc="2024-08-21T10:05:00Z">
            <w:rPr>
              <w:noProof/>
            </w:rPr>
          </w:rPrChange>
        </w:rPr>
        <w:t>T</w:t>
      </w:r>
      <w:r w:rsidRPr="00237F07">
        <w:rPr>
          <w:rPrChange w:id="3276" w:author="jonathan pritchard" w:date="2024-08-21T11:05:00Z" w16du:dateUtc="2024-08-21T10:05:00Z">
            <w:rPr>
              <w:noProof/>
            </w:rPr>
          </w:rPrChange>
        </w:rPr>
        <w:t>olerance exceptions</w:t>
      </w:r>
    </w:p>
    <w:p w14:paraId="43FF5B6B" w14:textId="5199F73D"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these specifications should 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5ED79188" w:rsidR="00670209" w:rsidRPr="00B77A92" w:rsidRDefault="00670209" w:rsidP="00DF09FE">
      <w:pPr>
        <w:spacing w:after="120" w:line="240" w:lineRule="auto"/>
        <w:jc w:val="both"/>
      </w:pPr>
      <w:r w:rsidRPr="00B77A92">
        <w:t>3. The luminance of the colour displayed should 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408B0FDA" w14:textId="77777777" w:rsidR="00E551AD" w:rsidRPr="00B77A92" w:rsidRDefault="00670209" w:rsidP="00DF09FE">
      <w:pPr>
        <w:spacing w:after="120" w:line="240" w:lineRule="auto"/>
        <w:jc w:val="both"/>
      </w:pPr>
      <w:r w:rsidRPr="00B77A92">
        <w:t>For CRT displays, an instrumental test to</w:t>
      </w:r>
      <w:r w:rsidR="00E551AD" w:rsidRPr="00B77A92">
        <w:t xml:space="preserve"> </w:t>
      </w:r>
      <w:r w:rsidRPr="00B77A92">
        <w:t>check that the results of the colour conversion calibration are within tolerance</w:t>
      </w:r>
      <w:r w:rsidR="00E551AD" w:rsidRPr="00B77A92">
        <w:t xml:space="preserve"> </w:t>
      </w:r>
      <w:r w:rsidRPr="00B77A92">
        <w:t>should be made by displaying the colours of the Day colour table (restricted to</w:t>
      </w:r>
      <w:r w:rsidR="00E551AD" w:rsidRPr="00B77A92">
        <w:t xml:space="preserve"> </w:t>
      </w:r>
      <w:r w:rsidRPr="00B77A92">
        <w:t xml:space="preserve">colour pairs of tabular ΔE* greater than 20); measuring their CIE coordinates </w:t>
      </w:r>
      <w:proofErr w:type="spellStart"/>
      <w:r w:rsidRPr="00B77A92">
        <w:t>x,y</w:t>
      </w:r>
      <w:proofErr w:type="spellEnd"/>
      <w:r w:rsidR="00E551AD" w:rsidRPr="00B77A92">
        <w:t xml:space="preserve"> </w:t>
      </w:r>
      <w:r w:rsidRPr="00B77A92">
        <w:t>and L; and applying a tolerance test. For LCD displays the instrumental test</w:t>
      </w:r>
      <w:r w:rsidR="00E551AD" w:rsidRPr="00B77A92">
        <w:t xml:space="preserve"> </w:t>
      </w:r>
      <w:r w:rsidRPr="00B77A92">
        <w:t>should be applied to all three colour tables.</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2BF4582C" w14:textId="365DCA9B" w:rsidR="00FC104D" w:rsidRPr="00B77A92" w:rsidRDefault="00FC104D" w:rsidP="00E673D5">
      <w:pPr>
        <w:pStyle w:val="Heading2"/>
        <w:rPr>
          <w:highlight w:val="yellow"/>
        </w:rPr>
      </w:pPr>
      <w:bookmarkStart w:id="3277" w:name="_Ref49454764"/>
      <w:bookmarkStart w:id="3278" w:name="_Ref49455936"/>
      <w:bookmarkStart w:id="3279" w:name="_Ref49455945"/>
      <w:bookmarkStart w:id="3280" w:name="_Ref49465709"/>
      <w:bookmarkStart w:id="3281" w:name="_Toc175134688"/>
      <w:commentRangeStart w:id="3282"/>
      <w:r w:rsidRPr="00B77A92">
        <w:rPr>
          <w:highlight w:val="yellow"/>
        </w:rPr>
        <w:t>Colour differentiation test diagram</w:t>
      </w:r>
      <w:bookmarkEnd w:id="3277"/>
      <w:bookmarkEnd w:id="3278"/>
      <w:bookmarkEnd w:id="3279"/>
      <w:bookmarkEnd w:id="3280"/>
      <w:commentRangeEnd w:id="3282"/>
      <w:r w:rsidR="002B51B4" w:rsidRPr="00237F07">
        <w:rPr>
          <w:rStyle w:val="CommentReference"/>
          <w:rFonts w:eastAsia="MS Mincho"/>
          <w:b w:val="0"/>
          <w:bCs w:val="0"/>
          <w:lang w:val="en-GB"/>
          <w:rPrChange w:id="3283" w:author="jonathan pritchard" w:date="2024-08-21T11:05:00Z" w16du:dateUtc="2024-08-21T10:05:00Z">
            <w:rPr>
              <w:rStyle w:val="CommentReference"/>
              <w:rFonts w:eastAsia="MS Mincho"/>
              <w:b w:val="0"/>
              <w:bCs w:val="0"/>
            </w:rPr>
          </w:rPrChange>
        </w:rPr>
        <w:commentReference w:id="3282"/>
      </w:r>
      <w:bookmarkEnd w:id="3281"/>
    </w:p>
    <w:p w14:paraId="36B885D7" w14:textId="3A8B09E9" w:rsidR="00FC104D" w:rsidRPr="00B77A92" w:rsidRDefault="00FC104D" w:rsidP="00DF09FE">
      <w:pPr>
        <w:spacing w:after="120" w:line="240" w:lineRule="auto"/>
        <w:jc w:val="both"/>
      </w:pPr>
      <w:r w:rsidRPr="00B77A92">
        <w:t>A multi-purpose colour differentiation test diagram is illustrated in</w:t>
      </w:r>
      <w:r w:rsidR="008F5FC3" w:rsidRPr="00B77A92">
        <w:t xml:space="preserve"> </w:t>
      </w:r>
      <w:r w:rsidR="008F5FC3" w:rsidRPr="00B77A92">
        <w:fldChar w:fldCharType="begin"/>
      </w:r>
      <w:r w:rsidR="008F5FC3" w:rsidRPr="00B77A92">
        <w:instrText xml:space="preserve"> REF _Ref49456149 \h </w:instrText>
      </w:r>
      <w:r w:rsidR="00DF09FE" w:rsidRPr="00B77A92">
        <w:instrText xml:space="preserve"> \* MERGEFORMAT </w:instrText>
      </w:r>
      <w:r w:rsidR="008F5FC3" w:rsidRPr="00B77A92">
        <w:fldChar w:fldCharType="separate"/>
      </w:r>
      <w:r w:rsidR="00832978" w:rsidRPr="00B77A92">
        <w:t>Figure C-9</w:t>
      </w:r>
      <w:r w:rsidR="008F5FC3" w:rsidRPr="00B77A92">
        <w:fldChar w:fldCharType="end"/>
      </w:r>
      <w:r w:rsidRPr="00B77A92">
        <w:t>. This consists of 20 squares each coloured with one of the 4 main background colour fil</w:t>
      </w:r>
      <w:r w:rsidR="00EA38BE" w:rsidRPr="00B77A92">
        <w:t>ls (such as shallow water blue);</w:t>
      </w:r>
      <w:r w:rsidRPr="00B77A92">
        <w:t xml:space="preserve"> and each having a diagonal line in one of the six important foreground colours (such as mariner's</w:t>
      </w:r>
      <w:r w:rsidR="00FF28EB" w:rsidRPr="00B77A92">
        <w:t xml:space="preserve"> </w:t>
      </w:r>
      <w:r w:rsidRPr="00B77A92">
        <w:t xml:space="preserve">orange). Each diagonal line is </w:t>
      </w:r>
      <w:r w:rsidR="00594DC5" w:rsidRPr="00B77A92">
        <w:t>0.64mm</w:t>
      </w:r>
      <w:r w:rsidRPr="00B77A92">
        <w:t>.</w:t>
      </w:r>
    </w:p>
    <w:p w14:paraId="6029EB17" w14:textId="6788BE65" w:rsidR="00BB1A30" w:rsidRPr="00B77A92" w:rsidRDefault="00FF28EB" w:rsidP="00DF09FE">
      <w:pPr>
        <w:spacing w:after="60" w:line="240" w:lineRule="auto"/>
        <w:jc w:val="both"/>
      </w:pPr>
      <w:r w:rsidRPr="00B77A92">
        <w:t xml:space="preserve">The diagram is in the form of </w:t>
      </w:r>
      <w:r w:rsidR="00EA38BE" w:rsidRPr="00B77A92">
        <w:t>a</w:t>
      </w:r>
      <w:r w:rsidRPr="00B77A92">
        <w:t xml:space="preserve"> </w:t>
      </w:r>
      <w:r w:rsidR="00EC3B82" w:rsidRPr="00B77A92">
        <w:t xml:space="preserve">dataset </w:t>
      </w:r>
      <w:r w:rsidRPr="00B77A92">
        <w:t xml:space="preserve">and so can be displayed using any of the three colour palettes. </w:t>
      </w:r>
      <w:r w:rsidR="00BB1A30" w:rsidRPr="00B77A92">
        <w:t>This diagram is intended:</w:t>
      </w:r>
    </w:p>
    <w:p w14:paraId="26E3A9FB" w14:textId="17524A9C" w:rsidR="00BB1A30" w:rsidRPr="00B77A92" w:rsidRDefault="00EA38BE" w:rsidP="00AE2737">
      <w:pPr>
        <w:pStyle w:val="ListParagraph"/>
        <w:numPr>
          <w:ilvl w:val="0"/>
          <w:numId w:val="10"/>
        </w:numPr>
        <w:spacing w:after="60" w:line="240" w:lineRule="auto"/>
        <w:jc w:val="both"/>
      </w:pPr>
      <w:r w:rsidRPr="00B77A92">
        <w:lastRenderedPageBreak/>
        <w:t>F</w:t>
      </w:r>
      <w:r w:rsidR="00BB1A30" w:rsidRPr="00B77A92">
        <w:t xml:space="preserve">or use by the </w:t>
      </w:r>
      <w:r w:rsidRPr="00B77A92">
        <w:t>M</w:t>
      </w:r>
      <w:r w:rsidR="00BB1A30" w:rsidRPr="00B77A92">
        <w:t>ariner to check and if necessary re-adjust the controls, particularly for use at night;</w:t>
      </w:r>
    </w:p>
    <w:p w14:paraId="29F6ED5E" w14:textId="50061679"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verify that an ageing display remains capable of providing the necessary colour differentiation;</w:t>
      </w:r>
      <w:r w:rsidRPr="00B77A92">
        <w:t xml:space="preserve"> and</w:t>
      </w:r>
    </w:p>
    <w:p w14:paraId="00FCF4B0" w14:textId="54B711F0" w:rsidR="00BB1A30" w:rsidRPr="00B77A92" w:rsidRDefault="00EA38BE" w:rsidP="00AE2737">
      <w:pPr>
        <w:pStyle w:val="ListParagraph"/>
        <w:numPr>
          <w:ilvl w:val="0"/>
          <w:numId w:val="10"/>
        </w:numPr>
        <w:spacing w:after="120" w:line="240" w:lineRule="auto"/>
        <w:jc w:val="both"/>
      </w:pPr>
      <w:r w:rsidRPr="00B77A92">
        <w:t>For</w:t>
      </w:r>
      <w:r w:rsidR="00BB1A30" w:rsidRPr="00B77A92">
        <w:t xml:space="preserve"> initial colour verification of the day, dusk and night colour tables.</w:t>
      </w:r>
    </w:p>
    <w:p w14:paraId="047E3A91" w14:textId="0213239F" w:rsidR="00FF28EB" w:rsidRPr="00B77A92" w:rsidRDefault="00FF28EB" w:rsidP="00DF09FE">
      <w:pPr>
        <w:spacing w:after="120" w:line="240" w:lineRule="auto"/>
        <w:jc w:val="both"/>
      </w:pPr>
      <w:r w:rsidRPr="00B77A92">
        <w:t>Both the Colour Test Diagram and the instructions for its use (</w:t>
      </w:r>
      <w:r w:rsidR="00844B63" w:rsidRPr="00B77A92">
        <w:t xml:space="preserve">see 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ins w:id="3284" w:author="jonathan pritchard" w:date="2024-08-15T14:53:00Z" w16du:dateUtc="2024-08-15T13:53:00Z">
        <w:r w:rsidR="002B0668" w:rsidRPr="00B77A92">
          <w:t>C-23.7</w:t>
        </w:r>
      </w:ins>
      <w:del w:id="3285" w:author="jonathan pritchard" w:date="2024-08-15T14:53:00Z" w16du:dateUtc="2024-08-15T13:53:00Z">
        <w:r w:rsidR="00832978" w:rsidRPr="00B77A92" w:rsidDel="002B0668">
          <w:delText>C-20.7</w:delText>
        </w:r>
      </w:del>
      <w:r w:rsidR="004E1F95" w:rsidRPr="00B77A92">
        <w:fldChar w:fldCharType="end"/>
      </w:r>
      <w:r w:rsidRPr="00B77A92">
        <w:t>)</w:t>
      </w:r>
      <w:ins w:id="3286" w:author="jonathan pritchard" w:date="2024-08-15T15:03:00Z" w16du:dateUtc="2024-08-15T14:03:00Z">
        <w:r w:rsidR="00C904EF" w:rsidRPr="00B77A92">
          <w:t xml:space="preserve"> are included within the IHO S-164 test datasets and</w:t>
        </w:r>
      </w:ins>
      <w:r w:rsidRPr="00B77A92">
        <w:t xml:space="preserve"> </w:t>
      </w:r>
      <w:commentRangeStart w:id="3287"/>
      <w:del w:id="3288" w:author="jonathan pritchard" w:date="2024-08-15T15:03:00Z" w16du:dateUtc="2024-08-15T14:03:00Z">
        <w:r w:rsidRPr="00B77A92" w:rsidDel="00C904EF">
          <w:delText xml:space="preserve">should </w:delText>
        </w:r>
      </w:del>
      <w:commentRangeEnd w:id="3287"/>
      <w:ins w:id="3289" w:author="jonathan pritchard" w:date="2024-08-15T15:03:00Z" w16du:dateUtc="2024-08-15T14:03:00Z">
        <w:r w:rsidR="00C904EF" w:rsidRPr="00B77A92">
          <w:t xml:space="preserve">must </w:t>
        </w:r>
      </w:ins>
      <w:r w:rsidR="00D81A01" w:rsidRPr="00237F07">
        <w:rPr>
          <w:rStyle w:val="CommentReference"/>
          <w:lang w:val="en-GB"/>
          <w:rPrChange w:id="3290" w:author="jonathan pritchard" w:date="2024-08-21T11:05:00Z" w16du:dateUtc="2024-08-21T10:05:00Z">
            <w:rPr>
              <w:rStyle w:val="CommentReference"/>
            </w:rPr>
          </w:rPrChange>
        </w:rPr>
        <w:commentReference w:id="3287"/>
      </w:r>
      <w:r w:rsidRPr="00B77A92">
        <w:t xml:space="preserve">be made available to the </w:t>
      </w:r>
      <w:r w:rsidR="00EA38BE" w:rsidRPr="00B77A92">
        <w:t>M</w:t>
      </w:r>
      <w:r w:rsidRPr="00B77A92">
        <w:t>ariner.</w:t>
      </w:r>
    </w:p>
    <w:p w14:paraId="135CECBF" w14:textId="33D35774" w:rsidR="00FF28EB" w:rsidRPr="00B77A92" w:rsidRDefault="00FF28EB" w:rsidP="00DF09FE">
      <w:pPr>
        <w:spacing w:after="120" w:line="240" w:lineRule="auto"/>
        <w:jc w:val="both"/>
      </w:pPr>
      <w:r w:rsidRPr="00B77A92">
        <w:t>In addition, a grey scale is described in</w:t>
      </w:r>
      <w:r w:rsidR="00177223" w:rsidRPr="00B77A92">
        <w:t xml:space="preserve"> </w:t>
      </w:r>
      <w:r w:rsidR="00844B63" w:rsidRPr="00B77A92">
        <w:t xml:space="preserve">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r w:rsidR="00832978" w:rsidRPr="00B77A92">
        <w:t>C-20.7</w:t>
      </w:r>
      <w:r w:rsidR="004E1F95" w:rsidRPr="00B77A92">
        <w:fldChar w:fldCharType="end"/>
      </w:r>
      <w:r w:rsidR="006B4F44" w:rsidRPr="00B77A92">
        <w:t xml:space="preserve"> </w:t>
      </w:r>
      <w:r w:rsidRPr="00B77A92">
        <w:t>for use by maintenance technicians in checking colour tracking in an ageing display.</w:t>
      </w:r>
    </w:p>
    <w:p w14:paraId="7C8591DA" w14:textId="40987DB8" w:rsidR="00FF28EB" w:rsidRPr="00B77A92" w:rsidRDefault="00FF28EB" w:rsidP="00DF09FE">
      <w:pPr>
        <w:spacing w:after="120" w:line="240" w:lineRule="auto"/>
        <w:jc w:val="both"/>
      </w:pPr>
      <w:r w:rsidRPr="00B77A92">
        <w:t>The Colour Differentiation Test diagram is intended for use off-line. It is not needed during route monitoring.</w:t>
      </w:r>
    </w:p>
    <w:p w14:paraId="66C4B0A9" w14:textId="4AAAA9E1" w:rsidR="00FF28EB" w:rsidRPr="00B77A92" w:rsidRDefault="00FF28EB" w:rsidP="00DF09FE">
      <w:pPr>
        <w:spacing w:after="120" w:line="240" w:lineRule="auto"/>
        <w:jc w:val="both"/>
      </w:pPr>
      <w:r w:rsidRPr="00B77A92">
        <w:t xml:space="preserve">Note that the Colour Differentiation Test Diagram will not be true to colour unless it is projected on a calibrated screen and is generated using the digital format </w:t>
      </w:r>
      <w:r w:rsidR="008F5FC3" w:rsidRPr="00B77A92">
        <w:t>provided by IHO,</w:t>
      </w:r>
      <w:r w:rsidRPr="00B77A92">
        <w:t xml:space="preserve"> which correctly reproduces the colour tokens of the Presentation Library.</w:t>
      </w:r>
    </w:p>
    <w:p w14:paraId="5711D362" w14:textId="26FA2C46" w:rsidR="00883232" w:rsidRPr="00B77A92" w:rsidRDefault="00883232" w:rsidP="00DF09FE">
      <w:pPr>
        <w:spacing w:after="120" w:line="240" w:lineRule="auto"/>
        <w:jc w:val="both"/>
      </w:pPr>
      <w:bookmarkStart w:id="3291" w:name="_Ref47573996"/>
      <w:r w:rsidRPr="00B77A92">
        <w:t xml:space="preserve">The </w:t>
      </w:r>
      <w:r w:rsidR="008F5FC3" w:rsidRPr="00B77A92">
        <w:t>colour differentiation</w:t>
      </w:r>
      <w:r w:rsidRPr="00B77A92">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B77A92">
        <w:t xml:space="preserve">Both diagrams will be provided online by the IHO and should be downloaded by manufacturers for </w:t>
      </w:r>
      <w:r w:rsidR="00D23737" w:rsidRPr="00B77A92">
        <w:t>supply with ECDIS software</w:t>
      </w:r>
      <w:r w:rsidR="00D25868" w:rsidRPr="00B77A92">
        <w:t xml:space="preserve">. </w:t>
      </w:r>
      <w:r w:rsidRPr="00B77A92">
        <w:t>The diagrams will not be true to colour unless they are projected on a calibrated monitor and are generated in a manner which correctly reproduces the colour tokens.</w:t>
      </w:r>
    </w:p>
    <w:p w14:paraId="61E73DDA" w14:textId="77777777" w:rsidR="00883232" w:rsidRPr="00B77A92" w:rsidRDefault="00883232" w:rsidP="004E61EE">
      <w:pPr>
        <w:keepNext/>
        <w:spacing w:line="240" w:lineRule="auto"/>
        <w:jc w:val="center"/>
      </w:pPr>
      <w:r w:rsidRPr="00237F07">
        <w:rPr>
          <w:lang w:eastAsia="fr-FR"/>
          <w:rPrChange w:id="3292" w:author="jonathan pritchard" w:date="2024-08-21T11:05:00Z" w16du:dateUtc="2024-08-21T10:05:00Z">
            <w:rPr>
              <w:noProof/>
              <w:lang w:val="fr-FR" w:eastAsia="fr-FR"/>
            </w:rPr>
          </w:rPrChange>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2">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Pr="00B77A92" w:rsidRDefault="00883232" w:rsidP="00EA38BE">
      <w:pPr>
        <w:pStyle w:val="Caption"/>
        <w:spacing w:after="120" w:line="240" w:lineRule="auto"/>
        <w:jc w:val="center"/>
      </w:pPr>
      <w:bookmarkStart w:id="3293" w:name="_Ref49456149"/>
      <w:r w:rsidRPr="00B77A92">
        <w:t xml:space="preserve">Figure </w:t>
      </w:r>
      <w:r w:rsidR="00EA38BE" w:rsidRPr="00B77A92">
        <w:t>C-</w:t>
      </w:r>
      <w:r w:rsidRPr="00B77A92">
        <w:fldChar w:fldCharType="begin"/>
      </w:r>
      <w:r w:rsidRPr="00B77A92">
        <w:instrText xml:space="preserve"> SEQ Figure \* ARABIC </w:instrText>
      </w:r>
      <w:r w:rsidRPr="00B77A92">
        <w:fldChar w:fldCharType="separate"/>
      </w:r>
      <w:r w:rsidR="00832978" w:rsidRPr="00237F07">
        <w:rPr>
          <w:rPrChange w:id="3294" w:author="jonathan pritchard" w:date="2024-08-21T11:05:00Z" w16du:dateUtc="2024-08-21T10:05:00Z">
            <w:rPr>
              <w:noProof/>
            </w:rPr>
          </w:rPrChange>
        </w:rPr>
        <w:t>9</w:t>
      </w:r>
      <w:r w:rsidRPr="00B77A92">
        <w:fldChar w:fldCharType="end"/>
      </w:r>
      <w:bookmarkEnd w:id="3293"/>
      <w:r w:rsidRPr="00B77A92">
        <w:t xml:space="preserve"> - Colour differentiation diagram </w:t>
      </w:r>
      <w:r w:rsidR="00D25868" w:rsidRPr="00B77A92">
        <w:t xml:space="preserve">- </w:t>
      </w:r>
      <w:r w:rsidRPr="00B77A92">
        <w:t>Day</w:t>
      </w:r>
    </w:p>
    <w:p w14:paraId="7F3CB992" w14:textId="7A0DBBE4" w:rsidR="00883232" w:rsidRPr="00B77A92" w:rsidRDefault="00EA38BE">
      <w:pPr>
        <w:spacing w:after="120" w:line="240" w:lineRule="auto"/>
        <w:jc w:val="center"/>
        <w:pPrChange w:id="3295" w:author="jonathan pritchard" w:date="2024-08-15T14:51:00Z" w16du:dateUtc="2024-08-15T13:51:00Z">
          <w:pPr>
            <w:spacing w:after="120" w:line="240" w:lineRule="auto"/>
            <w:jc w:val="both"/>
          </w:pPr>
        </w:pPrChange>
      </w:pPr>
      <w:r w:rsidRPr="00B77A92">
        <w:t xml:space="preserve">[NOTE: </w:t>
      </w:r>
      <w:r w:rsidR="00D25868" w:rsidRPr="00B77A92">
        <w:t xml:space="preserve">For illustrative purposes only. </w:t>
      </w:r>
      <w:del w:id="3296" w:author="jonathan pritchard" w:date="2024-08-15T14:52:00Z" w16du:dateUtc="2024-08-15T13:52:00Z">
        <w:r w:rsidR="00D25868" w:rsidRPr="00B77A92" w:rsidDel="002B0668">
          <w:delText>The</w:delText>
        </w:r>
      </w:del>
      <w:ins w:id="3297" w:author="jonathan pritchard" w:date="2024-08-15T14:52:00Z" w16du:dateUtc="2024-08-15T13:52:00Z">
        <w:r w:rsidR="002B0668" w:rsidRPr="00B77A92">
          <w:t>ECDIS Chart 1 datasets should be used</w:t>
        </w:r>
      </w:ins>
      <w:del w:id="3298" w:author="jonathan pritchard" w:date="2024-08-15T14:52:00Z" w16du:dateUtc="2024-08-15T13:52:00Z">
        <w:r w:rsidR="00D25868" w:rsidRPr="00B77A92" w:rsidDel="002B0668">
          <w:delText xml:space="preserve"> </w:delText>
        </w:r>
      </w:del>
      <w:del w:id="3299" w:author="jonathan pritchard" w:date="2024-08-15T14:51:00Z" w16du:dateUtc="2024-08-15T13:51:00Z">
        <w:r w:rsidR="00D25868" w:rsidRPr="00B77A92" w:rsidDel="002B0668">
          <w:delText xml:space="preserve">diagrams </w:delText>
        </w:r>
      </w:del>
      <w:del w:id="3300" w:author="jonathan pritchard" w:date="2024-08-15T14:52:00Z" w16du:dateUtc="2024-08-15T13:52:00Z">
        <w:r w:rsidR="00D25868" w:rsidRPr="00B77A92" w:rsidDel="002B0668">
          <w:delText>from the IHO web site should be downloaded for testing.</w:delText>
        </w:r>
      </w:del>
      <w:r w:rsidRPr="00B77A92">
        <w:t>]</w:t>
      </w:r>
    </w:p>
    <w:p w14:paraId="58F9EEED" w14:textId="77777777" w:rsidR="00883232" w:rsidRPr="00B77A92" w:rsidRDefault="00883232" w:rsidP="00EA38BE">
      <w:pPr>
        <w:spacing w:after="120" w:line="240" w:lineRule="auto"/>
        <w:jc w:val="both"/>
      </w:pPr>
    </w:p>
    <w:p w14:paraId="13A5162F" w14:textId="77777777" w:rsidR="009B5792" w:rsidRPr="00B77A92" w:rsidRDefault="009B5792" w:rsidP="00E673D5">
      <w:pPr>
        <w:pStyle w:val="Heading2"/>
      </w:pPr>
      <w:bookmarkStart w:id="3301" w:name="_Toc175134689"/>
      <w:r w:rsidRPr="00B77A92">
        <w:t>ECDIS Chart 1</w:t>
      </w:r>
      <w:bookmarkEnd w:id="3301"/>
    </w:p>
    <w:p w14:paraId="60530710" w14:textId="77777777" w:rsidR="002B0668" w:rsidRPr="00B77A92" w:rsidRDefault="009B5792" w:rsidP="00EA38BE">
      <w:pPr>
        <w:spacing w:after="120" w:line="240" w:lineRule="auto"/>
        <w:jc w:val="both"/>
        <w:rPr>
          <w:ins w:id="3302" w:author="jonathan pritchard" w:date="2024-08-15T14:54:00Z" w16du:dateUtc="2024-08-15T13:54:00Z"/>
        </w:rPr>
      </w:pPr>
      <w:r w:rsidRPr="00B77A92">
        <w:t xml:space="preserve">The IHO provides ECDIS Chart 1 in digital form, a graphical index of </w:t>
      </w:r>
      <w:ins w:id="3303" w:author="jonathan pritchard" w:date="2024-08-15T14:53:00Z" w16du:dateUtc="2024-08-15T13:53:00Z">
        <w:r w:rsidR="002B0668" w:rsidRPr="00B77A92">
          <w:t xml:space="preserve">selected </w:t>
        </w:r>
      </w:ins>
      <w:r w:rsidRPr="00B77A92">
        <w:t xml:space="preserve">ECDIS symbols </w:t>
      </w:r>
      <w:del w:id="3304" w:author="jonathan pritchard" w:date="2024-08-15T14:53:00Z" w16du:dateUtc="2024-08-15T13:53:00Z">
        <w:r w:rsidRPr="00B77A92" w:rsidDel="002B0668">
          <w:delText>including both simplifie</w:delText>
        </w:r>
        <w:r w:rsidR="008017CF" w:rsidRPr="00B77A92" w:rsidDel="002B0668">
          <w:delText>d and paper-chart point symbols;</w:delText>
        </w:r>
        <w:r w:rsidRPr="00B77A92" w:rsidDel="002B0668">
          <w:delText xml:space="preserve"> </w:delText>
        </w:r>
      </w:del>
      <w:r w:rsidRPr="00B77A92">
        <w:t xml:space="preserve">and </w:t>
      </w:r>
      <w:del w:id="3305" w:author="jonathan pritchard" w:date="2024-08-15T14:54:00Z" w16du:dateUtc="2024-08-15T13:54:00Z">
        <w:r w:rsidRPr="00B77A92" w:rsidDel="002B0668">
          <w:delText xml:space="preserve">also the </w:delText>
        </w:r>
      </w:del>
      <w:r w:rsidRPr="00B77A92">
        <w:t xml:space="preserve">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3F50C4B8" w14:textId="75267B3F" w:rsidR="009B5792" w:rsidRPr="00B77A92" w:rsidRDefault="009B5792" w:rsidP="00EA38BE">
      <w:pPr>
        <w:spacing w:after="120" w:line="240" w:lineRule="auto"/>
        <w:jc w:val="both"/>
      </w:pPr>
      <w:r w:rsidRPr="00B77A92">
        <w:t xml:space="preserve">Manufacturers </w:t>
      </w:r>
      <w:commentRangeStart w:id="3306"/>
      <w:r w:rsidRPr="00B77A92">
        <w:t xml:space="preserve">should </w:t>
      </w:r>
      <w:commentRangeEnd w:id="3306"/>
      <w:r w:rsidR="002B0668" w:rsidRPr="00237F07">
        <w:rPr>
          <w:rStyle w:val="CommentReference"/>
          <w:lang w:val="en-GB"/>
          <w:rPrChange w:id="3307" w:author="jonathan pritchard" w:date="2024-08-21T11:05:00Z" w16du:dateUtc="2024-08-21T10:05:00Z">
            <w:rPr>
              <w:rStyle w:val="CommentReference"/>
            </w:rPr>
          </w:rPrChange>
        </w:rPr>
        <w:commentReference w:id="3306"/>
      </w:r>
      <w:r w:rsidRPr="00B77A92">
        <w:t xml:space="preserve">provide linking by cursor interrogation between the symbols and the explanations given in </w:t>
      </w:r>
      <w:r w:rsidR="008017CF" w:rsidRPr="00B77A92">
        <w:t xml:space="preserve">ECDIS </w:t>
      </w:r>
      <w:r w:rsidRPr="00B77A92">
        <w:t>Chart 1.</w:t>
      </w:r>
    </w:p>
    <w:p w14:paraId="189790CD" w14:textId="2B4F14E7"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del w:id="3308" w:author="jonathan pritchard" w:date="2024-05-22T13:05:00Z" w16du:dateUtc="2024-05-22T12:05:00Z">
        <w:r w:rsidRPr="00B77A92" w:rsidDel="003222A6">
          <w:delText xml:space="preserve">will </w:delText>
        </w:r>
      </w:del>
      <w:ins w:id="3309" w:author="jonathan pritchard" w:date="2024-05-22T13:05:00Z" w16du:dateUtc="2024-05-22T12:05:00Z">
        <w:r w:rsidR="003222A6" w:rsidRPr="00B77A92">
          <w:t xml:space="preserve">may </w:t>
        </w:r>
      </w:ins>
      <w:r w:rsidRPr="00B77A92">
        <w:t xml:space="preserve">be a supplementary “Chart 1” for each data product other than ENC that is intended for use </w:t>
      </w:r>
      <w:r w:rsidR="008017CF" w:rsidRPr="00B77A92">
        <w:t>i</w:t>
      </w:r>
      <w:r w:rsidRPr="00B77A92">
        <w:t>n ECDIS.</w:t>
      </w:r>
    </w:p>
    <w:p w14:paraId="099AC6AB" w14:textId="236F94E1" w:rsidR="009B5792" w:rsidRPr="00B77A92" w:rsidRDefault="009B5792" w:rsidP="00EA38BE">
      <w:pPr>
        <w:spacing w:after="120" w:line="240" w:lineRule="auto"/>
        <w:jc w:val="both"/>
      </w:pPr>
      <w:r w:rsidRPr="00B77A92">
        <w:lastRenderedPageBreak/>
        <w:t xml:space="preserve">The ECDIS Chart 1 and </w:t>
      </w:r>
      <w:del w:id="3310" w:author="jonathan pritchard" w:date="2024-05-22T13:06:00Z" w16du:dateUtc="2024-05-22T12:06:00Z">
        <w:r w:rsidRPr="00B77A92" w:rsidDel="003222A6">
          <w:delText xml:space="preserve">its </w:delText>
        </w:r>
      </w:del>
      <w:ins w:id="3311" w:author="jonathan pritchard" w:date="2024-05-22T13:06:00Z" w16du:dateUtc="2024-05-22T12:06:00Z">
        <w:r w:rsidR="003222A6" w:rsidRPr="00B77A92">
          <w:t xml:space="preserve">any </w:t>
        </w:r>
      </w:ins>
      <w:r w:rsidRPr="00B77A92">
        <w:t xml:space="preserve">supplements are intended for use off-line and in route planning. They are not needed during route monitoring, when the </w:t>
      </w:r>
      <w:r w:rsidR="008017CF" w:rsidRPr="00B77A92">
        <w:t>M</w:t>
      </w:r>
      <w:r w:rsidRPr="00B77A92">
        <w:t xml:space="preserve">ariner can use cursor enquiry to find the meaning of </w:t>
      </w:r>
      <w:r w:rsidRPr="00237F07">
        <w:rPr>
          <w:highlight w:val="yellow"/>
          <w:rPrChange w:id="3312" w:author="jonathan pritchard" w:date="2024-08-21T11:05:00Z" w16du:dateUtc="2024-08-21T10:05:00Z">
            <w:rPr/>
          </w:rPrChange>
        </w:rPr>
        <w:t>symbols</w:t>
      </w:r>
      <w:r w:rsidRPr="00B77A92">
        <w:t>.</w:t>
      </w:r>
    </w:p>
    <w:p w14:paraId="11C43875" w14:textId="3BF0D400" w:rsidR="009B5792"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ins w:id="3313" w:author="jonathan pritchard" w:date="2024-08-15T14:58:00Z" w16du:dateUtc="2024-08-15T13:58:00Z">
        <w:r w:rsidR="002B0668" w:rsidRPr="00B77A92">
          <w:t>C-23.5</w:t>
        </w:r>
      </w:ins>
      <w:del w:id="3314" w:author="jonathan pritchard" w:date="2024-08-15T14:58:00Z" w16du:dateUtc="2024-08-15T13:58:00Z">
        <w:r w:rsidR="00832978" w:rsidRPr="00B77A92" w:rsidDel="002B0668">
          <w:delText>C-20.5</w:delText>
        </w:r>
      </w:del>
      <w:r w:rsidRPr="00B77A92">
        <w:fldChar w:fldCharType="end"/>
      </w:r>
      <w:r w:rsidRPr="00B77A92">
        <w:t xml:space="preserve">. </w:t>
      </w:r>
      <w:commentRangeStart w:id="3315"/>
      <w:r w:rsidRPr="00237F07">
        <w:rPr>
          <w:strike/>
          <w:highlight w:val="yellow"/>
          <w:rPrChange w:id="3316" w:author="jonathan pritchard" w:date="2024-08-21T11:05:00Z" w16du:dateUtc="2024-08-21T10:05:00Z">
            <w:rPr/>
          </w:rPrChange>
        </w:rPr>
        <w:t>A separate plot of symbols arranged alphabetically and an indexing list of symbol names and meanings arranged alphabetically will be provided for the manufacturer’s use.</w:t>
      </w:r>
      <w:commentRangeEnd w:id="3315"/>
      <w:r w:rsidR="002B0668" w:rsidRPr="00237F07">
        <w:rPr>
          <w:rStyle w:val="CommentReference"/>
          <w:strike/>
          <w:lang w:val="en-GB"/>
          <w:rPrChange w:id="3317" w:author="jonathan pritchard" w:date="2024-08-21T11:05:00Z" w16du:dateUtc="2024-08-21T10:05:00Z">
            <w:rPr>
              <w:rStyle w:val="CommentReference"/>
            </w:rPr>
          </w:rPrChange>
        </w:rPr>
        <w:commentReference w:id="3315"/>
      </w:r>
    </w:p>
    <w:p w14:paraId="2FB6AC08" w14:textId="6BDDC6A1" w:rsidR="009B5792" w:rsidRPr="00B77A92" w:rsidRDefault="009B5792" w:rsidP="00EA38BE">
      <w:pPr>
        <w:spacing w:after="120" w:line="240" w:lineRule="auto"/>
        <w:jc w:val="both"/>
      </w:pPr>
      <w:r w:rsidRPr="00B77A92">
        <w:t xml:space="preserve">Note that because colour printing and copying is not completely true to the original, a hard-copy version of Chart 1 does not accurately represent the colour requirements of the IHO Colour and </w:t>
      </w:r>
      <w:r w:rsidR="008017CF" w:rsidRPr="00B77A92">
        <w:t>S</w:t>
      </w:r>
      <w:r w:rsidRPr="00B77A92">
        <w:t>ymbol Specifications.</w:t>
      </w:r>
    </w:p>
    <w:p w14:paraId="0DF28C58" w14:textId="77777777" w:rsidR="009B5792" w:rsidRPr="00B77A92" w:rsidDel="002B0668" w:rsidRDefault="009B5792" w:rsidP="00EA38BE">
      <w:pPr>
        <w:spacing w:after="120" w:line="240" w:lineRule="auto"/>
        <w:jc w:val="both"/>
        <w:rPr>
          <w:del w:id="3318" w:author="jonathan pritchard" w:date="2024-08-15T14:53:00Z" w16du:dateUtc="2024-08-15T13:53:00Z"/>
        </w:rPr>
      </w:pPr>
      <w:r w:rsidRPr="00B77A92">
        <w:t>In addition, symbol size may change in copying.  To ensure correct size, all symbols illustrated must be scaled by the factor required to make symbol CHKSYM01 measure 5mm by 5mm.</w:t>
      </w:r>
    </w:p>
    <w:p w14:paraId="3619ED6C" w14:textId="77777777" w:rsidR="008017CF" w:rsidRPr="00B77A92" w:rsidRDefault="008017CF" w:rsidP="00EA38BE">
      <w:pPr>
        <w:spacing w:after="120" w:line="240" w:lineRule="auto"/>
        <w:jc w:val="both"/>
      </w:pPr>
    </w:p>
    <w:p w14:paraId="34A544B9" w14:textId="3CD00612" w:rsidR="00883232" w:rsidRPr="00B77A92" w:rsidRDefault="00346791" w:rsidP="00E673D5">
      <w:pPr>
        <w:pStyle w:val="Heading2"/>
      </w:pPr>
      <w:bookmarkStart w:id="3319" w:name="_Ref49458949"/>
      <w:bookmarkStart w:id="3320" w:name="_Toc175134690"/>
      <w:commentRangeStart w:id="3321"/>
      <w:r w:rsidRPr="00B77A92">
        <w:t>Use of ECDIS Chart 1 and Colour Test Diagram</w:t>
      </w:r>
      <w:bookmarkEnd w:id="3291"/>
      <w:bookmarkEnd w:id="3319"/>
      <w:commentRangeEnd w:id="3321"/>
      <w:r w:rsidR="007652ED" w:rsidRPr="00237F07">
        <w:rPr>
          <w:rStyle w:val="CommentReference"/>
          <w:rFonts w:eastAsia="MS Mincho"/>
          <w:b w:val="0"/>
          <w:bCs w:val="0"/>
          <w:lang w:val="en-GB"/>
          <w:rPrChange w:id="3322" w:author="jonathan pritchard" w:date="2024-08-21T11:05:00Z" w16du:dateUtc="2024-08-21T10:05:00Z">
            <w:rPr>
              <w:rStyle w:val="CommentReference"/>
              <w:rFonts w:eastAsia="MS Mincho"/>
              <w:b w:val="0"/>
              <w:bCs w:val="0"/>
            </w:rPr>
          </w:rPrChange>
        </w:rPr>
        <w:commentReference w:id="3321"/>
      </w:r>
      <w:bookmarkEnd w:id="3320"/>
    </w:p>
    <w:p w14:paraId="1360AB5D" w14:textId="2ED40663" w:rsidR="00883232" w:rsidRPr="00B77A92" w:rsidRDefault="00883232" w:rsidP="00E673D5">
      <w:pPr>
        <w:pStyle w:val="Heading3"/>
      </w:pPr>
      <w:bookmarkStart w:id="3323" w:name="_Toc175134691"/>
      <w:r w:rsidRPr="00B77A92">
        <w:t>Specification for ECDIS Chart 1 and the Colour Test Diagram</w:t>
      </w:r>
      <w:bookmarkEnd w:id="3323"/>
    </w:p>
    <w:p w14:paraId="7E9ABF43" w14:textId="0F3234B8" w:rsidR="00883232" w:rsidRPr="00B77A92" w:rsidRDefault="00883232" w:rsidP="00024B10">
      <w:pPr>
        <w:pStyle w:val="Heading4"/>
      </w:pPr>
      <w:r w:rsidRPr="00B77A92">
        <w:t>Definition</w:t>
      </w:r>
      <w:del w:id="3324" w:author="jonathan pritchard" w:date="2024-08-15T15:04:00Z" w16du:dateUtc="2024-08-15T14:04:00Z">
        <w:r w:rsidRPr="00B77A92" w:rsidDel="00C904EF">
          <w:delText xml:space="preserve"> (for this specification only)</w:delText>
        </w:r>
      </w:del>
    </w:p>
    <w:p w14:paraId="02BEFF02" w14:textId="29C6C1C9" w:rsidR="00883232" w:rsidRPr="00B77A92" w:rsidRDefault="00C904EF" w:rsidP="008017CF">
      <w:pPr>
        <w:spacing w:after="120" w:line="240" w:lineRule="auto"/>
        <w:jc w:val="both"/>
      </w:pPr>
      <w:ins w:id="3325" w:author="jonathan pritchard" w:date="2024-08-15T15:04:00Z" w16du:dateUtc="2024-08-15T14:04:00Z">
        <w:r w:rsidRPr="00B77A92">
          <w:t>Each</w:t>
        </w:r>
      </w:ins>
      <w:del w:id="3326" w:author="jonathan pritchard" w:date="2024-08-15T15:04:00Z" w16du:dateUtc="2024-08-15T14:04:00Z">
        <w:r w:rsidR="00883232" w:rsidRPr="00B77A92" w:rsidDel="00C904EF">
          <w:delText>A</w:delText>
        </w:r>
      </w:del>
      <w:r w:rsidR="00883232" w:rsidRPr="00B77A92">
        <w:t xml:space="preserve"> Chart 1 data</w:t>
      </w:r>
      <w:r w:rsidR="00E3380A" w:rsidRPr="00B77A92">
        <w:t>set</w:t>
      </w:r>
      <w:r w:rsidR="00883232" w:rsidRPr="00B77A92">
        <w:t xml:space="preserve"> must </w:t>
      </w:r>
      <w:ins w:id="3327" w:author="jonathan pritchard" w:date="2024-05-22T14:02:00Z" w16du:dateUtc="2024-05-22T13:02:00Z">
        <w:r w:rsidR="00E92D97" w:rsidRPr="00B77A92">
          <w:t xml:space="preserve"> </w:t>
        </w:r>
      </w:ins>
      <w:r w:rsidR="00883232" w:rsidRPr="00B77A92">
        <w:t>be displayed 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BB26D19" w:rsidR="00883232" w:rsidRPr="00B77A92" w:rsidRDefault="00883232" w:rsidP="008017CF">
      <w:pPr>
        <w:spacing w:after="120" w:line="240" w:lineRule="auto"/>
        <w:jc w:val="both"/>
      </w:pPr>
      <w:r w:rsidRPr="00B77A92">
        <w:t xml:space="preserve">The </w:t>
      </w:r>
      <w:commentRangeStart w:id="3328"/>
      <w:r w:rsidRPr="00B77A92">
        <w:t>ECDIS Chart 1 and the Colour Differentiation Tes</w:t>
      </w:r>
      <w:commentRangeEnd w:id="3328"/>
      <w:r w:rsidR="00E27B73" w:rsidRPr="00237F07">
        <w:rPr>
          <w:rStyle w:val="CommentReference"/>
          <w:lang w:val="en-GB"/>
          <w:rPrChange w:id="3329" w:author="jonathan pritchard" w:date="2024-08-21T11:05:00Z" w16du:dateUtc="2024-08-21T10:05:00Z">
            <w:rPr>
              <w:rStyle w:val="CommentReference"/>
            </w:rPr>
          </w:rPrChange>
        </w:rPr>
        <w:commentReference w:id="3328"/>
      </w:r>
      <w:r w:rsidRPr="00B77A92">
        <w:t>t are diagrams for use by the Mariner which are provided in the form of</w:t>
      </w:r>
      <w:ins w:id="3330" w:author="jonathan pritchard" w:date="2024-05-22T14:02:00Z" w16du:dateUtc="2024-05-22T13:02:00Z">
        <w:r w:rsidR="00E92D97" w:rsidRPr="00B77A92">
          <w:t xml:space="preserve"> a number of</w:t>
        </w:r>
      </w:ins>
      <w:r w:rsidRPr="00B77A92">
        <w:t xml:space="preserve"> </w:t>
      </w:r>
      <w:ins w:id="3331" w:author="jonathan pritchard" w:date="2024-08-15T14:59:00Z" w16du:dateUtc="2024-08-15T13:59:00Z">
        <w:r w:rsidR="002B0668" w:rsidRPr="00B77A92">
          <w:t xml:space="preserve">S-101 </w:t>
        </w:r>
      </w:ins>
      <w:r w:rsidRPr="00B77A92">
        <w:t>ENC</w:t>
      </w:r>
      <w:ins w:id="3332" w:author="jonathan pritchard" w:date="2024-02-06T11:13:00Z">
        <w:r w:rsidR="007652ED" w:rsidRPr="00B77A92">
          <w:t xml:space="preserve"> datasets</w:t>
        </w:r>
      </w:ins>
      <w:del w:id="3333" w:author="jonathan pritchard" w:date="2024-02-06T11:13:00Z">
        <w:r w:rsidRPr="00B77A92" w:rsidDel="007652ED">
          <w:delText>-like files</w:delText>
        </w:r>
      </w:del>
      <w:r w:rsidRPr="00B77A92">
        <w:t xml:space="preserve">. </w:t>
      </w:r>
    </w:p>
    <w:p w14:paraId="6FDF475F" w14:textId="01699459" w:rsidR="00883232" w:rsidRPr="00B77A92" w:rsidRDefault="00883232" w:rsidP="008017CF">
      <w:pPr>
        <w:spacing w:after="120" w:line="240" w:lineRule="auto"/>
        <w:jc w:val="both"/>
      </w:pPr>
      <w:r w:rsidRPr="00B77A92">
        <w:t xml:space="preserve">The ECDIS chart 1 is intended to familiarise the Mariner with the symbology used on ECDIS. The Mariner must </w:t>
      </w:r>
      <w:ins w:id="3334" w:author="jonathan pritchard" w:date="2024-05-22T14:02:00Z" w16du:dateUtc="2024-05-22T13:02:00Z">
        <w:r w:rsidR="00E92D97" w:rsidRPr="00B77A92">
          <w:t xml:space="preserve"> </w:t>
        </w:r>
      </w:ins>
      <w:r w:rsidRPr="00B77A92">
        <w:t xml:space="preserve">be able to display each cell, and by cursor-pick get a read-out of the meaning of any </w:t>
      </w:r>
      <w:del w:id="3335" w:author="jonathan pritchard" w:date="2024-05-22T14:03:00Z" w16du:dateUtc="2024-05-22T13:03:00Z">
        <w:r w:rsidRPr="00B77A92" w:rsidDel="00E92D97">
          <w:delText xml:space="preserve">symbol </w:delText>
        </w:r>
      </w:del>
      <w:ins w:id="3336" w:author="jonathan pritchard" w:date="2024-05-22T14:03:00Z" w16du:dateUtc="2024-05-22T13:03:00Z">
        <w:r w:rsidR="00E92D97" w:rsidRPr="00B77A92">
          <w:t xml:space="preserve">feature </w:t>
        </w:r>
      </w:ins>
      <w:r w:rsidRPr="00B77A92">
        <w:t>shown.</w:t>
      </w:r>
    </w:p>
    <w:p w14:paraId="2461583B" w14:textId="22477FA8"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del w:id="3337" w:author="jonathan pritchard" w:date="2024-05-22T14:03:00Z" w16du:dateUtc="2024-05-22T13:03:00Z">
        <w:r w:rsidRPr="00B77A92" w:rsidDel="00E92D97">
          <w:delText xml:space="preserve">monitor </w:delText>
        </w:r>
      </w:del>
      <w:ins w:id="3338" w:author="jonathan pritchard" w:date="2024-05-22T14:03:00Z" w16du:dateUtc="2024-05-22T13:03:00Z">
        <w:r w:rsidR="00E92D97" w:rsidRPr="00B77A92">
          <w:t xml:space="preserve">display </w:t>
        </w:r>
      </w:ins>
      <w:r w:rsidRPr="00B77A92">
        <w:t>is providing adequate colour performance.  It is also used in type-approval testing. Instructions for its use are given in the sections below.</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ins w:id="3339" w:author="jonathan pritchard" w:date="2024-02-06T11:13:00Z">
        <w:r w:rsidR="007652ED" w:rsidRPr="00B77A92">
          <w:t xml:space="preserve">symbol </w:t>
        </w:r>
      </w:ins>
      <w:r w:rsidRPr="00B77A92">
        <w:t>which is intended for checking the correct size of the symbols during the type approval.  The width and height of the CHKSYM is 5.0 mm.</w:t>
      </w:r>
    </w:p>
    <w:p w14:paraId="235403A6" w14:textId="19E14891" w:rsidR="00883232" w:rsidRPr="00B77A92" w:rsidRDefault="00883232" w:rsidP="008017CF">
      <w:pPr>
        <w:spacing w:after="120" w:line="240" w:lineRule="auto"/>
        <w:jc w:val="both"/>
      </w:pPr>
      <w:r w:rsidRPr="00B77A92">
        <w:t>The line width of the diagonal line</w:t>
      </w:r>
      <w:ins w:id="3340" w:author="jonathan pritchard" w:date="2024-05-22T14:03:00Z" w16du:dateUtc="2024-05-22T13:03:00Z">
        <w:r w:rsidR="00E92D97" w:rsidRPr="00B77A92">
          <w:t>s</w:t>
        </w:r>
      </w:ins>
      <w:r w:rsidRPr="00B77A92">
        <w:t xml:space="preserve"> in the Colour Differentiation Test diagram </w:t>
      </w:r>
      <w:del w:id="3341" w:author="jonathan pritchard" w:date="2024-08-15T15:04:00Z" w16du:dateUtc="2024-08-15T14:04:00Z">
        <w:r w:rsidRPr="00B77A92" w:rsidDel="00C904EF">
          <w:delText xml:space="preserve">is </w:delText>
        </w:r>
      </w:del>
      <w:ins w:id="3342" w:author="jonathan pritchard" w:date="2024-08-15T15:04:00Z" w16du:dateUtc="2024-08-15T14:04:00Z">
        <w:r w:rsidR="00C904EF" w:rsidRPr="00B77A92">
          <w:t xml:space="preserve">are </w:t>
        </w:r>
      </w:ins>
      <w:r w:rsidRPr="00B77A92">
        <w:t>specified as 0.6 mm wide</w:t>
      </w:r>
      <w:del w:id="3343" w:author="jonathan pritchard" w:date="2024-08-15T15:04:00Z" w16du:dateUtc="2024-08-15T14:04:00Z">
        <w:r w:rsidRPr="00B77A92" w:rsidDel="00C904EF">
          <w:delText>.</w:delText>
        </w:r>
      </w:del>
      <w:del w:id="3344" w:author="jonathan pritchard" w:date="2024-05-22T14:04:00Z" w16du:dateUtc="2024-05-22T13:04:00Z">
        <w:r w:rsidRPr="00B77A92" w:rsidDel="00E92D97">
          <w:delText xml:space="preserve"> </w:delText>
        </w:r>
        <w:commentRangeStart w:id="3345"/>
        <w:r w:rsidRPr="00B77A92" w:rsidDel="00E92D97">
          <w:delText xml:space="preserve">The line width </w:delText>
        </w:r>
      </w:del>
      <w:del w:id="3346" w:author="jonathan pritchard" w:date="2024-05-22T14:03:00Z" w16du:dateUtc="2024-05-22T13:03:00Z">
        <w:r w:rsidRPr="00B77A92" w:rsidDel="00E92D97">
          <w:delText xml:space="preserve">must </w:delText>
        </w:r>
      </w:del>
      <w:del w:id="3347" w:author="jonathan pritchard" w:date="2024-05-22T14:04:00Z" w16du:dateUtc="2024-05-22T13:04:00Z">
        <w:r w:rsidRPr="00B77A92" w:rsidDel="00E92D97">
          <w:delText>be checked during the type approval</w:delText>
        </w:r>
      </w:del>
      <w:r w:rsidRPr="00B77A92">
        <w:t>.</w:t>
      </w:r>
      <w:commentRangeEnd w:id="3345"/>
      <w:r w:rsidR="00E92D97" w:rsidRPr="00237F07">
        <w:rPr>
          <w:rStyle w:val="CommentReference"/>
          <w:lang w:val="en-GB"/>
          <w:rPrChange w:id="3348" w:author="jonathan pritchard" w:date="2024-08-21T11:05:00Z" w16du:dateUtc="2024-08-21T10:05:00Z">
            <w:rPr>
              <w:rStyle w:val="CommentReference"/>
            </w:rPr>
          </w:rPrChange>
        </w:rPr>
        <w:commentReference w:id="3345"/>
      </w:r>
    </w:p>
    <w:p w14:paraId="691CAA1B" w14:textId="21AFF2E0" w:rsidR="00883232" w:rsidRPr="00B77A92" w:rsidRDefault="00883232" w:rsidP="00024B10">
      <w:pPr>
        <w:pStyle w:val="Heading4"/>
      </w:pPr>
      <w:r w:rsidRPr="00B77A92">
        <w:t>Mode of use</w:t>
      </w:r>
    </w:p>
    <w:p w14:paraId="7A2A92E3" w14:textId="6569E28E" w:rsidR="00883232" w:rsidRPr="00B77A92" w:rsidRDefault="00883232" w:rsidP="008017CF">
      <w:pPr>
        <w:spacing w:after="120" w:line="240" w:lineRule="auto"/>
        <w:jc w:val="both"/>
      </w:pPr>
      <w:r w:rsidRPr="00B77A92">
        <w:t>The</w:t>
      </w:r>
      <w:del w:id="3349" w:author="jonathan pritchard" w:date="2024-08-15T15:01:00Z" w16du:dateUtc="2024-08-15T14:01:00Z">
        <w:r w:rsidRPr="00B77A92" w:rsidDel="00C904EF">
          <w:delText>se</w:delText>
        </w:r>
      </w:del>
      <w:r w:rsidRPr="00B77A92">
        <w:t xml:space="preserv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rsidRPr="00B77A92">
        <w:t>they</w:t>
      </w:r>
      <w:r w:rsidRPr="00B77A92">
        <w:t xml:space="preserve"> must use cursor-picking.</w:t>
      </w:r>
    </w:p>
    <w:p w14:paraId="3ACAA1BC" w14:textId="2F9A8677" w:rsidR="00883232" w:rsidRPr="00B77A92" w:rsidRDefault="00883232" w:rsidP="008017CF">
      <w:pPr>
        <w:spacing w:after="120" w:line="240" w:lineRule="auto"/>
        <w:jc w:val="both"/>
      </w:pPr>
      <w:r w:rsidRPr="00B77A92">
        <w:t xml:space="preserve">The operation of these diagrams is not subject to </w:t>
      </w:r>
      <w:del w:id="3350" w:author="jonathan pritchard" w:date="2024-08-15T15:01:00Z" w16du:dateUtc="2024-08-15T14:01:00Z">
        <w:r w:rsidRPr="00B77A92" w:rsidDel="00C904EF">
          <w:delText xml:space="preserve">the </w:delText>
        </w:r>
      </w:del>
      <w:ins w:id="3351" w:author="jonathan pritchard" w:date="2024-08-15T15:01:00Z" w16du:dateUtc="2024-08-15T14:01:00Z">
        <w:r w:rsidR="00C904EF" w:rsidRPr="00B77A92">
          <w:t xml:space="preserve">any </w:t>
        </w:r>
      </w:ins>
      <w:r w:rsidRPr="00B77A92">
        <w:t>draw-speed requirements of route monitoring.</w:t>
      </w:r>
    </w:p>
    <w:p w14:paraId="0AAB75E1" w14:textId="74F934A4" w:rsidR="00883232" w:rsidRPr="00B77A92" w:rsidRDefault="00883232" w:rsidP="00024B10">
      <w:pPr>
        <w:pStyle w:val="Heading4"/>
      </w:pPr>
      <w:commentRangeStart w:id="3352"/>
      <w:commentRangeStart w:id="3353"/>
      <w:r w:rsidRPr="00B77A92">
        <w:t>Content and Encoding</w:t>
      </w:r>
    </w:p>
    <w:p w14:paraId="0BF28837" w14:textId="54C9FEE7" w:rsidR="00883232" w:rsidRPr="00237F07" w:rsidRDefault="00E3380A" w:rsidP="00C84C10">
      <w:pPr>
        <w:spacing w:after="120" w:line="240" w:lineRule="auto"/>
        <w:rPr>
          <w:rPrChange w:id="3354" w:author="jonathan pritchard" w:date="2024-08-21T11:05:00Z" w16du:dateUtc="2024-08-21T10:05:00Z">
            <w:rPr>
              <w:color w:val="FF0000"/>
            </w:rPr>
          </w:rPrChange>
        </w:rPr>
      </w:pPr>
      <w:del w:id="3355" w:author="jonathan pritchard" w:date="2024-05-29T02:46:00Z" w16du:dateUtc="2024-05-29T01:46:00Z">
        <w:r w:rsidRPr="00237F07" w:rsidDel="00927C2B">
          <w:rPr>
            <w:rPrChange w:id="3356" w:author="jonathan pritchard" w:date="2024-08-21T11:05:00Z" w16du:dateUtc="2024-08-21T10:05:00Z">
              <w:rPr>
                <w:color w:val="FF0000"/>
              </w:rPr>
            </w:rPrChange>
          </w:rPr>
          <w:delText>[Add description after the datasets have been updated for S-100.]</w:delText>
        </w:r>
        <w:commentRangeEnd w:id="3352"/>
        <w:r w:rsidR="00E27B73" w:rsidRPr="00237F07" w:rsidDel="00927C2B">
          <w:rPr>
            <w:rStyle w:val="CommentReference"/>
            <w:lang w:val="en-GB"/>
            <w:rPrChange w:id="3357" w:author="jonathan pritchard" w:date="2024-08-21T11:05:00Z" w16du:dateUtc="2024-08-21T10:05:00Z">
              <w:rPr>
                <w:rStyle w:val="CommentReference"/>
              </w:rPr>
            </w:rPrChange>
          </w:rPr>
          <w:commentReference w:id="3352"/>
        </w:r>
        <w:commentRangeEnd w:id="3353"/>
        <w:r w:rsidR="00477596" w:rsidRPr="00237F07" w:rsidDel="00927C2B">
          <w:rPr>
            <w:rStyle w:val="CommentReference"/>
            <w:lang w:val="en-GB"/>
            <w:rPrChange w:id="3358" w:author="jonathan pritchard" w:date="2024-08-21T11:05:00Z" w16du:dateUtc="2024-08-21T10:05:00Z">
              <w:rPr>
                <w:rStyle w:val="CommentReference"/>
              </w:rPr>
            </w:rPrChange>
          </w:rPr>
          <w:commentReference w:id="3353"/>
        </w:r>
      </w:del>
      <w:ins w:id="3359" w:author="jonathan pritchard" w:date="2024-05-29T02:46:00Z" w16du:dateUtc="2024-05-29T01:46:00Z">
        <w:r w:rsidR="00927C2B" w:rsidRPr="00237F07">
          <w:rPr>
            <w:rPrChange w:id="3360" w:author="jonathan pritchard" w:date="2024-08-21T11:05:00Z" w16du:dateUtc="2024-08-21T10:05:00Z">
              <w:rPr>
                <w:color w:val="FF0000"/>
              </w:rPr>
            </w:rPrChange>
          </w:rPr>
          <w:t xml:space="preserve">Chart 1 is </w:t>
        </w:r>
      </w:ins>
      <w:ins w:id="3361" w:author="jonathan pritchard" w:date="2024-05-29T02:47:00Z" w16du:dateUtc="2024-05-29T01:47:00Z">
        <w:r w:rsidR="00927C2B" w:rsidRPr="00237F07">
          <w:rPr>
            <w:rPrChange w:id="3362" w:author="jonathan pritchard" w:date="2024-08-21T11:05:00Z" w16du:dateUtc="2024-08-21T10:05:00Z">
              <w:rPr>
                <w:color w:val="FF0000"/>
              </w:rPr>
            </w:rPrChange>
          </w:rPr>
          <w:t>released as a</w:t>
        </w:r>
      </w:ins>
      <w:ins w:id="3363" w:author="jonathan pritchard" w:date="2024-08-15T15:01:00Z" w16du:dateUtc="2024-08-15T14:01:00Z">
        <w:r w:rsidR="00C904EF" w:rsidRPr="00B77A92">
          <w:t>n exchange set comprising a</w:t>
        </w:r>
      </w:ins>
      <w:ins w:id="3364" w:author="jonathan pritchard" w:date="2024-05-29T02:47:00Z" w16du:dateUtc="2024-05-29T01:47:00Z">
        <w:r w:rsidR="00927C2B" w:rsidRPr="00237F07">
          <w:rPr>
            <w:rPrChange w:id="3365" w:author="jonathan pritchard" w:date="2024-08-21T11:05:00Z" w16du:dateUtc="2024-08-21T10:05:00Z">
              <w:rPr>
                <w:color w:val="FF0000"/>
              </w:rPr>
            </w:rPrChange>
          </w:rPr>
          <w:t xml:space="preserve"> number of </w:t>
        </w:r>
      </w:ins>
      <w:ins w:id="3366" w:author="jonathan pritchard" w:date="2024-05-29T02:48:00Z" w16du:dateUtc="2024-05-29T01:48:00Z">
        <w:r w:rsidR="00927C2B" w:rsidRPr="00237F07">
          <w:rPr>
            <w:rPrChange w:id="3367" w:author="jonathan pritchard" w:date="2024-08-21T11:05:00Z" w16du:dateUtc="2024-08-21T10:05:00Z">
              <w:rPr>
                <w:color w:val="FF0000"/>
              </w:rPr>
            </w:rPrChange>
          </w:rPr>
          <w:t xml:space="preserve">S-101 datasets within the S-164 </w:t>
        </w:r>
      </w:ins>
      <w:ins w:id="3368" w:author="jonathan pritchard" w:date="2024-05-29T02:49:00Z" w16du:dateUtc="2024-05-29T01:49:00Z">
        <w:r w:rsidR="00E9416E" w:rsidRPr="00237F07">
          <w:rPr>
            <w:rPrChange w:id="3369" w:author="jonathan pritchard" w:date="2024-08-21T11:05:00Z" w16du:dateUtc="2024-08-21T10:05:00Z">
              <w:rPr>
                <w:color w:val="FF0000"/>
              </w:rPr>
            </w:rPrChange>
          </w:rPr>
          <w:t>suite of test data. Portrayal and content are defined wholly by the</w:t>
        </w:r>
      </w:ins>
      <w:ins w:id="3370" w:author="jonathan pritchard" w:date="2024-05-29T02:50:00Z" w16du:dateUtc="2024-05-29T01:50:00Z">
        <w:r w:rsidR="00E9416E" w:rsidRPr="00237F07">
          <w:rPr>
            <w:rPrChange w:id="3371" w:author="jonathan pritchard" w:date="2024-08-21T11:05:00Z" w16du:dateUtc="2024-08-21T10:05:00Z">
              <w:rPr>
                <w:color w:val="FF0000"/>
              </w:rPr>
            </w:rPrChange>
          </w:rPr>
          <w:t xml:space="preserve"> S-101</w:t>
        </w:r>
      </w:ins>
      <w:ins w:id="3372" w:author="jonathan pritchard" w:date="2024-05-29T02:49:00Z" w16du:dateUtc="2024-05-29T01:49:00Z">
        <w:r w:rsidR="00E9416E" w:rsidRPr="00237F07">
          <w:rPr>
            <w:rPrChange w:id="3373" w:author="jonathan pritchard" w:date="2024-08-21T11:05:00Z" w16du:dateUtc="2024-08-21T10:05:00Z">
              <w:rPr>
                <w:color w:val="FF0000"/>
              </w:rPr>
            </w:rPrChange>
          </w:rPr>
          <w:t xml:space="preserve"> </w:t>
        </w:r>
      </w:ins>
      <w:ins w:id="3374" w:author="jonathan pritchard" w:date="2024-05-29T02:50:00Z" w16du:dateUtc="2024-05-29T01:50:00Z">
        <w:r w:rsidR="00E9416E" w:rsidRPr="00237F07">
          <w:rPr>
            <w:rPrChange w:id="3375" w:author="jonathan pritchard" w:date="2024-08-21T11:05:00Z" w16du:dateUtc="2024-08-21T10:05:00Z">
              <w:rPr>
                <w:color w:val="FF0000"/>
              </w:rPr>
            </w:rPrChange>
          </w:rPr>
          <w:t>feature and portrayal catalogues.</w:t>
        </w:r>
      </w:ins>
    </w:p>
    <w:p w14:paraId="726054BC" w14:textId="2E324FCF" w:rsidR="00883232" w:rsidRPr="00B77A92" w:rsidRDefault="00883232" w:rsidP="00024B10">
      <w:pPr>
        <w:pStyle w:val="Heading4"/>
      </w:pPr>
      <w:r w:rsidRPr="00B77A92">
        <w:t>Revisions</w:t>
      </w:r>
    </w:p>
    <w:p w14:paraId="297D1BB4" w14:textId="6DB75F89"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issuing a new edition.</w:t>
      </w:r>
    </w:p>
    <w:p w14:paraId="3F9C860F" w14:textId="5A7D9EAC" w:rsidR="00883232" w:rsidRPr="00B77A92" w:rsidRDefault="00883232" w:rsidP="00024B10">
      <w:pPr>
        <w:pStyle w:val="Heading4"/>
      </w:pPr>
      <w:r w:rsidRPr="00B77A92">
        <w:t>Packaging</w:t>
      </w:r>
    </w:p>
    <w:p w14:paraId="252EF550" w14:textId="14F180B2" w:rsidR="00883232" w:rsidRPr="00B77A92" w:rsidRDefault="00883232" w:rsidP="00C84C10">
      <w:pPr>
        <w:spacing w:after="120" w:line="240" w:lineRule="auto"/>
        <w:jc w:val="both"/>
      </w:pPr>
      <w:commentRangeStart w:id="3376"/>
      <w:r w:rsidRPr="00B77A92">
        <w:t xml:space="preserve">The data files </w:t>
      </w:r>
      <w:r w:rsidR="00E3380A" w:rsidRPr="00B77A92">
        <w:t>may be downloaded from the IHO web site</w:t>
      </w:r>
      <w:r w:rsidRPr="00B77A92">
        <w:t xml:space="preserve">. </w:t>
      </w:r>
      <w:commentRangeEnd w:id="3376"/>
      <w:r w:rsidR="007652ED" w:rsidRPr="00237F07">
        <w:rPr>
          <w:rStyle w:val="CommentReference"/>
          <w:lang w:val="en-GB"/>
          <w:rPrChange w:id="3377" w:author="jonathan pritchard" w:date="2024-08-21T11:05:00Z" w16du:dateUtc="2024-08-21T10:05:00Z">
            <w:rPr>
              <w:rStyle w:val="CommentReference"/>
            </w:rPr>
          </w:rPrChange>
        </w:rPr>
        <w:commentReference w:id="3376"/>
      </w:r>
    </w:p>
    <w:p w14:paraId="1585B297" w14:textId="22A95E1E" w:rsidR="00883232" w:rsidRPr="00B77A92" w:rsidRDefault="00883232" w:rsidP="00024B10">
      <w:pPr>
        <w:pStyle w:val="Heading4"/>
        <w:rPr>
          <w:ins w:id="3378" w:author="jonathan pritchard" w:date="2024-08-15T15:02:00Z" w16du:dateUtc="2024-08-15T14:02:00Z"/>
        </w:rPr>
      </w:pPr>
      <w:r w:rsidRPr="00B77A92">
        <w:lastRenderedPageBreak/>
        <w:t>Presentation</w:t>
      </w:r>
      <w:ins w:id="3379" w:author="jonathan pritchard" w:date="2024-05-29T02:51:00Z" w16du:dateUtc="2024-05-29T01:51:00Z">
        <w:r w:rsidR="00E9416E" w:rsidRPr="00B77A92">
          <w:t xml:space="preserve"> and parameter set</w:t>
        </w:r>
      </w:ins>
      <w:ins w:id="3380" w:author="jonathan pritchard" w:date="2024-05-29T02:52:00Z" w16du:dateUtc="2024-05-29T01:52:00Z">
        <w:r w:rsidR="00E9416E" w:rsidRPr="00B77A92">
          <w:t>tings</w:t>
        </w:r>
      </w:ins>
    </w:p>
    <w:p w14:paraId="75E2C812" w14:textId="5CB09B60" w:rsidR="00C904EF" w:rsidRPr="00B77A92" w:rsidRDefault="00C904EF">
      <w:pPr>
        <w:pPrChange w:id="3381" w:author="jonathan pritchard" w:date="2024-08-15T15:02:00Z" w16du:dateUtc="2024-08-15T14:02:00Z">
          <w:pPr>
            <w:pStyle w:val="Heading4"/>
          </w:pPr>
        </w:pPrChange>
      </w:pPr>
      <w:ins w:id="3382" w:author="jonathan pritchard" w:date="2024-08-15T15:02:00Z" w16du:dateUtc="2024-08-15T14:02:00Z">
        <w:r w:rsidRPr="00B77A92">
          <w:t>Refer to the S-164 test dataset manual for ECDIS parameter settings for portrayal of Chart 1 datasets</w:t>
        </w:r>
      </w:ins>
    </w:p>
    <w:p w14:paraId="3FF48D87" w14:textId="1CFF4BE3" w:rsidR="00883232" w:rsidRPr="00B77A92" w:rsidRDefault="00883232" w:rsidP="00C84C10">
      <w:pPr>
        <w:spacing w:after="120" w:line="240" w:lineRule="auto"/>
        <w:jc w:val="both"/>
      </w:pPr>
      <w:commentRangeStart w:id="3383"/>
      <w:del w:id="3384" w:author="jonathan pritchard" w:date="2024-05-29T02:51:00Z" w16du:dateUtc="2024-05-29T01:51:00Z">
        <w:r w:rsidRPr="00B77A92" w:rsidDel="00E9416E">
          <w:delText>The README files give some specific Mariner settings, such as safety contour, that are required to give the correct display</w:delText>
        </w:r>
      </w:del>
      <w:r w:rsidRPr="00B77A92">
        <w:t>.</w:t>
      </w:r>
    </w:p>
    <w:p w14:paraId="55F600E2" w14:textId="6B1C5183" w:rsidR="00883232" w:rsidRPr="00B77A92" w:rsidDel="00E92D97" w:rsidRDefault="00883232" w:rsidP="00C84C10">
      <w:pPr>
        <w:spacing w:after="120" w:line="240" w:lineRule="auto"/>
        <w:jc w:val="both"/>
        <w:rPr>
          <w:del w:id="3385" w:author="jonathan pritchard" w:date="2024-05-22T14:05:00Z" w16du:dateUtc="2024-05-22T13:05:00Z"/>
        </w:rPr>
      </w:pPr>
      <w:del w:id="3386" w:author="jonathan pritchard" w:date="2024-05-22T14:05:00Z" w16du:dateUtc="2024-05-22T13:05:00Z">
        <w:r w:rsidRPr="00B77A92" w:rsidDel="00E92D97">
          <w:delText>The ECDIS Chart 1 and Colour Test diagram cells must be displayed full-screen (</w:delText>
        </w:r>
        <w:r w:rsidR="00120DCF" w:rsidRPr="00B77A92" w:rsidDel="00E92D97">
          <w:delText xml:space="preserve">meaning the “minimum standard” screen, </w:delText>
        </w:r>
        <w:r w:rsidRPr="00B77A92" w:rsidDel="00E92D97">
          <w:delText>270 x 270 mm), that is at or larger than the compilation scale.  Otherwise features such as centred symbols may not be correctly illustrated.</w:delText>
        </w:r>
        <w:bookmarkStart w:id="3387" w:name="_Toc175130365"/>
        <w:bookmarkEnd w:id="3387"/>
      </w:del>
    </w:p>
    <w:p w14:paraId="0A4323B8" w14:textId="57F326DB" w:rsidR="00883232" w:rsidRPr="00B77A92" w:rsidDel="00E92D97" w:rsidRDefault="00883232" w:rsidP="00C84C10">
      <w:pPr>
        <w:spacing w:after="120" w:line="240" w:lineRule="auto"/>
        <w:jc w:val="both"/>
        <w:rPr>
          <w:del w:id="3388" w:author="jonathan pritchard" w:date="2024-05-22T14:05:00Z" w16du:dateUtc="2024-05-22T13:05:00Z"/>
        </w:rPr>
      </w:pPr>
      <w:del w:id="3389" w:author="jonathan pritchard" w:date="2024-05-22T14:05:00Z" w16du:dateUtc="2024-05-22T13:05:00Z">
        <w:r w:rsidRPr="00B77A92" w:rsidDel="00E92D97">
          <w:delText>The Mariner must be able to cursor-pick on any symbol on the Chart 1 display and get a text read-out of the symbol meaning</w:delText>
        </w:r>
        <w:r w:rsidR="00E3380A" w:rsidRPr="00B77A92" w:rsidDel="00E92D97">
          <w:delText>.</w:delText>
        </w:r>
        <w:commentRangeEnd w:id="3383"/>
        <w:r w:rsidR="007652ED" w:rsidRPr="00237F07" w:rsidDel="00E92D97">
          <w:rPr>
            <w:rStyle w:val="CommentReference"/>
            <w:lang w:val="en-GB"/>
            <w:rPrChange w:id="3390" w:author="jonathan pritchard" w:date="2024-08-21T11:05:00Z" w16du:dateUtc="2024-08-21T10:05:00Z">
              <w:rPr>
                <w:rStyle w:val="CommentReference"/>
              </w:rPr>
            </w:rPrChange>
          </w:rPr>
          <w:commentReference w:id="3383"/>
        </w:r>
        <w:bookmarkStart w:id="3391" w:name="_Toc175130366"/>
        <w:bookmarkEnd w:id="3391"/>
      </w:del>
    </w:p>
    <w:p w14:paraId="2EF40CBD" w14:textId="685D2FFB" w:rsidR="00883232" w:rsidRPr="00B77A92" w:rsidRDefault="00883232" w:rsidP="00525920">
      <w:pPr>
        <w:pStyle w:val="Heading3"/>
      </w:pPr>
      <w:bookmarkStart w:id="3392" w:name="_Toc175134692"/>
      <w:del w:id="3393" w:author="jonathan pritchard" w:date="2024-08-15T15:05:00Z" w16du:dateUtc="2024-08-15T14:05:00Z">
        <w:r w:rsidRPr="00B77A92" w:rsidDel="00C904EF">
          <w:delText>Displaying</w:delText>
        </w:r>
      </w:del>
      <w:ins w:id="3394" w:author="jonathan pritchard" w:date="2024-08-15T15:05:00Z" w16du:dateUtc="2024-08-15T14:05:00Z">
        <w:r w:rsidR="00C904EF" w:rsidRPr="00B77A92">
          <w:t>Portrayal of</w:t>
        </w:r>
      </w:ins>
      <w:r w:rsidRPr="00B77A92">
        <w:t xml:space="preserve"> the Colour Test Diagram</w:t>
      </w:r>
      <w:bookmarkEnd w:id="3392"/>
    </w:p>
    <w:p w14:paraId="63998341" w14:textId="46B8E02A" w:rsidR="00883232" w:rsidRPr="00B77A92" w:rsidRDefault="00883232" w:rsidP="00024B10">
      <w:pPr>
        <w:pStyle w:val="Heading4"/>
      </w:pPr>
      <w:r w:rsidRPr="00B77A92">
        <w:t>Introduction; providing the diagram</w:t>
      </w:r>
    </w:p>
    <w:p w14:paraId="13664508" w14:textId="76996538" w:rsidR="00883232" w:rsidRPr="00B77A92" w:rsidRDefault="00883232" w:rsidP="00C84C10">
      <w:pPr>
        <w:spacing w:after="120" w:line="240" w:lineRule="auto"/>
        <w:jc w:val="both"/>
      </w:pPr>
      <w:r w:rsidRPr="00B77A92">
        <w:t xml:space="preserve">The </w:t>
      </w:r>
      <w:del w:id="3395" w:author="jonathan pritchard" w:date="2024-05-22T14:05:00Z" w16du:dateUtc="2024-05-22T13:05:00Z">
        <w:r w:rsidRPr="00B77A92" w:rsidDel="00E92D97">
          <w:delText xml:space="preserve">colour generating capability of any type of display screen will deteriorate with age and the </w:delText>
        </w:r>
      </w:del>
      <w:r w:rsidRPr="00B77A92">
        <w:t xml:space="preserve">Colour Differentiation Test diagram is 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496D362B" w:rsidR="00883232" w:rsidRPr="00B77A92" w:rsidRDefault="00883232" w:rsidP="00C84C10">
      <w:pPr>
        <w:spacing w:after="120" w:line="240" w:lineRule="auto"/>
        <w:jc w:val="both"/>
      </w:pPr>
      <w:r w:rsidRPr="00B77A92">
        <w:t xml:space="preserve">The diagram will not be true to colour unless it is </w:t>
      </w:r>
      <w:del w:id="3396" w:author="jonathan pritchard" w:date="2024-05-22T14:06:00Z" w16du:dateUtc="2024-05-22T13:06:00Z">
        <w:r w:rsidRPr="00B77A92" w:rsidDel="00E92D97">
          <w:delText xml:space="preserve">projected </w:delText>
        </w:r>
      </w:del>
      <w:ins w:id="3397" w:author="jonathan pritchard" w:date="2024-05-22T14:06:00Z" w16du:dateUtc="2024-05-22T13:06:00Z">
        <w:r w:rsidR="00E92D97" w:rsidRPr="00B77A92">
          <w:t xml:space="preserve">displayed </w:t>
        </w:r>
      </w:ins>
      <w:r w:rsidRPr="00B77A92">
        <w:t xml:space="preserve">on a calibrated monitor and is generated using the </w:t>
      </w:r>
      <w:ins w:id="3398" w:author="jonathan pritchard" w:date="2024-05-22T14:06:00Z" w16du:dateUtc="2024-05-22T13:06:00Z">
        <w:r w:rsidR="00E92D97" w:rsidRPr="00B77A92">
          <w:t xml:space="preserve">provided </w:t>
        </w:r>
      </w:ins>
      <w:r w:rsidR="00120DCF" w:rsidRPr="00B77A92">
        <w:t xml:space="preserve">ENC </w:t>
      </w:r>
      <w:ins w:id="3399" w:author="jonathan pritchard" w:date="2024-05-22T14:06:00Z" w16du:dateUtc="2024-05-22T13:06:00Z">
        <w:r w:rsidR="00E92D97" w:rsidRPr="00B77A92">
          <w:t xml:space="preserve">portrayal </w:t>
        </w:r>
        <w:proofErr w:type="spellStart"/>
        <w:r w:rsidR="00E92D97" w:rsidRPr="00B77A92">
          <w:t>catalogue</w:t>
        </w:r>
      </w:ins>
      <w:del w:id="3400" w:author="jonathan pritchard" w:date="2024-05-22T14:06:00Z" w16du:dateUtc="2024-05-22T13:06:00Z">
        <w:r w:rsidRPr="00B77A92" w:rsidDel="00E92D97">
          <w:delText xml:space="preserve">colour </w:delText>
        </w:r>
        <w:r w:rsidR="00120DCF" w:rsidRPr="00B77A92" w:rsidDel="00E92D97">
          <w:delText>profiles</w:delText>
        </w:r>
      </w:del>
      <w:r w:rsidRPr="00B77A92">
        <w:t>.</w:t>
      </w:r>
      <w:proofErr w:type="spellEnd"/>
    </w:p>
    <w:p w14:paraId="4DC7080E" w14:textId="74BFC012" w:rsidR="00883232" w:rsidRPr="00B77A92" w:rsidDel="00C904EF" w:rsidRDefault="00C904EF">
      <w:pPr>
        <w:spacing w:after="60" w:line="240" w:lineRule="auto"/>
        <w:jc w:val="both"/>
        <w:rPr>
          <w:del w:id="3401" w:author="jonathan pritchard" w:date="2024-08-15T15:05:00Z" w16du:dateUtc="2024-08-15T14:05:00Z"/>
        </w:rPr>
      </w:pPr>
      <w:ins w:id="3402" w:author="jonathan pritchard" w:date="2024-08-15T15:05:00Z" w16du:dateUtc="2024-08-15T14:05:00Z">
        <w:r w:rsidRPr="00B77A92">
          <w:t xml:space="preserve">To provide the diagram </w:t>
        </w:r>
      </w:ins>
      <w:del w:id="3403" w:author="jonathan pritchard" w:date="2024-02-06T15:00:00Z">
        <w:r w:rsidR="00883232" w:rsidRPr="00B77A92" w:rsidDel="002F7FC9">
          <w:delText>T</w:delText>
        </w:r>
      </w:del>
      <w:del w:id="3404" w:author="jonathan pritchard" w:date="2024-08-15T15:05:00Z" w16du:dateUtc="2024-08-15T14:05:00Z">
        <w:r w:rsidR="00883232" w:rsidRPr="00B77A92" w:rsidDel="00C904EF">
          <w:delText>wo methods of providing the diagram are:</w:delText>
        </w:r>
      </w:del>
    </w:p>
    <w:p w14:paraId="205E974A" w14:textId="68695FFB" w:rsidR="00883232" w:rsidRPr="00B77A92" w:rsidRDefault="00C904EF" w:rsidP="00C904EF">
      <w:pPr>
        <w:rPr>
          <w:ins w:id="3405" w:author="jonathan pritchard" w:date="2024-08-15T15:06:00Z" w16du:dateUtc="2024-08-15T14:06:00Z"/>
        </w:rPr>
      </w:pPr>
      <w:ins w:id="3406" w:author="jonathan pritchard" w:date="2024-08-15T15:05:00Z" w16du:dateUtc="2024-08-15T14:05:00Z">
        <w:r w:rsidRPr="00B77A92">
          <w:t>u</w:t>
        </w:r>
      </w:ins>
      <w:del w:id="3407" w:author="jonathan pritchard" w:date="2024-08-15T15:05:00Z" w16du:dateUtc="2024-08-15T14:05:00Z">
        <w:r w:rsidR="00883232" w:rsidRPr="00B77A92" w:rsidDel="00C904EF">
          <w:delText>U</w:delText>
        </w:r>
      </w:del>
      <w:r w:rsidR="00883232" w:rsidRPr="00B77A92">
        <w:t xml:space="preserve">se the </w:t>
      </w:r>
      <w:del w:id="3408" w:author="jonathan pritchard" w:date="2024-02-06T14:58:00Z">
        <w:r w:rsidR="00883232" w:rsidRPr="00B77A92" w:rsidDel="002F7FC9">
          <w:delText xml:space="preserve">file </w:delText>
        </w:r>
      </w:del>
      <w:ins w:id="3409" w:author="jonathan pritchard" w:date="2024-02-06T14:58:00Z">
        <w:r w:rsidR="002F7FC9" w:rsidRPr="00B77A92">
          <w:t xml:space="preserve">dataset </w:t>
        </w:r>
      </w:ins>
      <w:r w:rsidR="00883232" w:rsidRPr="00B77A92">
        <w:t>labelled “</w:t>
      </w:r>
      <w:ins w:id="3410" w:author="jonathan pritchard" w:date="2024-02-06T14:58:00Z">
        <w:r w:rsidR="002F7FC9" w:rsidRPr="00237F07">
          <w:rPr>
            <w:highlight w:val="yellow"/>
            <w:rPrChange w:id="3411" w:author="jonathan pritchard" w:date="2024-08-21T11:05:00Z" w16du:dateUtc="2024-08-21T10:05:00Z">
              <w:rPr/>
            </w:rPrChange>
          </w:rPr>
          <w:t>101AA00</w:t>
        </w:r>
      </w:ins>
      <w:ins w:id="3412" w:author="jonathan pritchard" w:date="2024-02-06T14:59:00Z">
        <w:r w:rsidR="002F7FC9" w:rsidRPr="00237F07">
          <w:rPr>
            <w:highlight w:val="yellow"/>
            <w:rPrChange w:id="3413" w:author="jonathan pritchard" w:date="2024-08-21T11:05:00Z" w16du:dateUtc="2024-08-21T10:05:00Z">
              <w:rPr/>
            </w:rPrChange>
          </w:rPr>
          <w:t>5</w:t>
        </w:r>
      </w:ins>
      <w:commentRangeStart w:id="3414"/>
      <w:r w:rsidR="00883232" w:rsidRPr="00B77A92">
        <w:rPr>
          <w:highlight w:val="yellow"/>
        </w:rPr>
        <w:t>C1WOO</w:t>
      </w:r>
      <w:commentRangeEnd w:id="3414"/>
      <w:r w:rsidR="007652ED" w:rsidRPr="00237F07">
        <w:rPr>
          <w:rStyle w:val="CommentReference"/>
          <w:highlight w:val="yellow"/>
          <w:lang w:val="en-GB"/>
          <w:rPrChange w:id="3415" w:author="jonathan pritchard" w:date="2024-08-21T11:05:00Z" w16du:dateUtc="2024-08-21T10:05:00Z">
            <w:rPr>
              <w:rStyle w:val="CommentReference"/>
            </w:rPr>
          </w:rPrChange>
        </w:rPr>
        <w:commentReference w:id="3414"/>
      </w:r>
      <w:r w:rsidR="00883232" w:rsidRPr="00B77A92">
        <w:t>”</w:t>
      </w:r>
      <w:ins w:id="3416" w:author="jonathan pritchard" w:date="2024-08-15T15:06:00Z" w16du:dateUtc="2024-08-15T14:06:00Z">
        <w:r w:rsidRPr="00B77A92">
          <w:t xml:space="preserve">. </w:t>
        </w:r>
      </w:ins>
      <w:del w:id="3417" w:author="jonathan pritchard" w:date="2024-08-15T15:06:00Z" w16du:dateUtc="2024-08-15T14:06:00Z">
        <w:r w:rsidR="00883232" w:rsidRPr="00B77A92" w:rsidDel="00C904EF">
          <w:delText xml:space="preserve"> containing the Colour Differentiation Test Diagram.  </w:delText>
        </w:r>
      </w:del>
      <w:r w:rsidR="00883232" w:rsidRPr="00B77A92">
        <w:t xml:space="preserve">This </w:t>
      </w:r>
      <w:ins w:id="3418" w:author="jonathan pritchard" w:date="2024-08-15T15:06:00Z" w16du:dateUtc="2024-08-15T14:06:00Z">
        <w:r w:rsidRPr="00B77A92">
          <w:t>dataset</w:t>
        </w:r>
      </w:ins>
      <w:del w:id="3419" w:author="jonathan pritchard" w:date="2024-08-15T15:06:00Z" w16du:dateUtc="2024-08-15T14:06:00Z">
        <w:r w:rsidR="00883232" w:rsidRPr="00B77A92" w:rsidDel="00C904EF">
          <w:delText>file</w:delText>
        </w:r>
      </w:del>
      <w:r w:rsidR="00883232" w:rsidRPr="00B77A92">
        <w:t xml:space="preserve"> must be drawn so that the extent of the imaginary chart data covers the entire ECDIS display. </w:t>
      </w:r>
      <w:del w:id="3420" w:author="jonathan pritchard" w:date="2024-08-15T15:06:00Z" w16du:dateUtc="2024-08-15T14:06:00Z">
        <w:r w:rsidR="00883232" w:rsidRPr="00B77A92" w:rsidDel="00C904EF">
          <w:delText xml:space="preserve"> </w:delText>
        </w:r>
        <w:r w:rsidR="00883232" w:rsidRPr="00B77A92" w:rsidDel="00C904EF">
          <w:rPr>
            <w:highlight w:val="yellow"/>
          </w:rPr>
          <w:delText xml:space="preserve">Because the file uses </w:delText>
        </w:r>
      </w:del>
      <w:del w:id="3421" w:author="jonathan pritchard" w:date="2024-02-06T14:59:00Z">
        <w:r w:rsidR="00883232" w:rsidRPr="00237F07" w:rsidDel="002F7FC9">
          <w:rPr>
            <w:highlight w:val="yellow"/>
            <w:rPrChange w:id="3422" w:author="jonathan pritchard" w:date="2024-08-21T11:05:00Z" w16du:dateUtc="2024-08-21T10:05:00Z">
              <w:rPr/>
            </w:rPrChange>
          </w:rPr>
          <w:delText xml:space="preserve">pseudo-cartographic objects </w:delText>
        </w:r>
      </w:del>
      <w:del w:id="3423" w:author="jonathan pritchard" w:date="2024-08-15T15:06:00Z" w16du:dateUtc="2024-08-15T14:06:00Z">
        <w:r w:rsidR="00883232" w:rsidRPr="00237F07" w:rsidDel="00C904EF">
          <w:rPr>
            <w:highlight w:val="yellow"/>
            <w:rPrChange w:id="3424" w:author="jonathan pritchard" w:date="2024-08-21T11:05:00Z" w16du:dateUtc="2024-08-21T10:05:00Z">
              <w:rPr/>
            </w:rPrChange>
          </w:rPr>
          <w:delText xml:space="preserve">it must be displayed using the special </w:delText>
        </w:r>
        <w:r w:rsidR="003669D5" w:rsidRPr="00237F07" w:rsidDel="00C904EF">
          <w:rPr>
            <w:highlight w:val="yellow"/>
            <w:rPrChange w:id="3425" w:author="jonathan pritchard" w:date="2024-08-21T11:05:00Z" w16du:dateUtc="2024-08-21T10:05:00Z">
              <w:rPr/>
            </w:rPrChange>
          </w:rPr>
          <w:delText>P</w:delText>
        </w:r>
        <w:r w:rsidR="00120DCF" w:rsidRPr="00237F07" w:rsidDel="00C904EF">
          <w:rPr>
            <w:highlight w:val="yellow"/>
            <w:rPrChange w:id="3426" w:author="jonathan pritchard" w:date="2024-08-21T11:05:00Z" w16du:dateUtc="2024-08-21T10:05:00Z">
              <w:rPr/>
            </w:rPrChange>
          </w:rPr>
          <w:delText xml:space="preserve">ortrayal </w:delText>
        </w:r>
        <w:r w:rsidR="003669D5" w:rsidRPr="00B77A92" w:rsidDel="00C904EF">
          <w:rPr>
            <w:highlight w:val="yellow"/>
          </w:rPr>
          <w:delText>C</w:delText>
        </w:r>
        <w:r w:rsidR="00120DCF" w:rsidRPr="00B77A92" w:rsidDel="00C904EF">
          <w:rPr>
            <w:highlight w:val="yellow"/>
          </w:rPr>
          <w:delText>atalogue</w:delText>
        </w:r>
        <w:r w:rsidR="00883232" w:rsidRPr="00B77A92" w:rsidDel="00C904EF">
          <w:rPr>
            <w:highlight w:val="yellow"/>
          </w:rPr>
          <w:delText xml:space="preserve"> provided for the digital ECDIS Chart 1</w:delText>
        </w:r>
        <w:r w:rsidR="00883232" w:rsidRPr="00B77A92" w:rsidDel="00C904EF">
          <w:delText>.</w:delText>
        </w:r>
      </w:del>
    </w:p>
    <w:p w14:paraId="7E5D1C40" w14:textId="7B0237E2" w:rsidR="00C904EF" w:rsidRPr="00B77A92" w:rsidDel="00C904EF" w:rsidRDefault="00C904EF">
      <w:pPr>
        <w:rPr>
          <w:del w:id="3427" w:author="jonathan pritchard" w:date="2024-08-15T15:06:00Z" w16du:dateUtc="2024-08-15T14:06:00Z"/>
        </w:rPr>
        <w:pPrChange w:id="3428" w:author="jonathan pritchard" w:date="2024-08-15T15:05:00Z" w16du:dateUtc="2024-08-15T14:05:00Z">
          <w:pPr>
            <w:pStyle w:val="ListParagraph"/>
            <w:numPr>
              <w:numId w:val="62"/>
            </w:numPr>
            <w:spacing w:after="60" w:line="240" w:lineRule="auto"/>
            <w:ind w:hanging="360"/>
            <w:jc w:val="both"/>
          </w:pPr>
        </w:pPrChange>
      </w:pPr>
    </w:p>
    <w:p w14:paraId="688811E5" w14:textId="44D7C5C0" w:rsidR="00883232" w:rsidRPr="00237F07" w:rsidDel="00C904EF" w:rsidRDefault="00883232" w:rsidP="00AE2737">
      <w:pPr>
        <w:pStyle w:val="ListParagraph"/>
        <w:numPr>
          <w:ilvl w:val="0"/>
          <w:numId w:val="62"/>
        </w:numPr>
        <w:spacing w:after="120" w:line="240" w:lineRule="auto"/>
        <w:jc w:val="both"/>
        <w:rPr>
          <w:del w:id="3429" w:author="jonathan pritchard" w:date="2024-08-15T15:06:00Z" w16du:dateUtc="2024-08-15T14:06:00Z"/>
          <w:strike/>
          <w:rPrChange w:id="3430" w:author="jonathan pritchard" w:date="2024-08-21T11:05:00Z" w16du:dateUtc="2024-08-21T10:05:00Z">
            <w:rPr>
              <w:del w:id="3431" w:author="jonathan pritchard" w:date="2024-08-15T15:06:00Z" w16du:dateUtc="2024-08-15T14:06:00Z"/>
            </w:rPr>
          </w:rPrChange>
        </w:rPr>
      </w:pPr>
      <w:commentRangeStart w:id="3432"/>
      <w:del w:id="3433" w:author="jonathan pritchard" w:date="2024-08-15T15:06:00Z" w16du:dateUtc="2024-08-15T14:06:00Z">
        <w:r w:rsidRPr="00237F07" w:rsidDel="00C904EF">
          <w:rPr>
            <w:strike/>
            <w:rPrChange w:id="3434" w:author="jonathan pritchard" w:date="2024-08-21T11:05:00Z" w16du:dateUtc="2024-08-21T10:05:00Z">
              <w:rPr/>
            </w:rPrChange>
          </w:rPr>
          <w:delText xml:space="preserve">Use the graphics file illustrated in </w:delText>
        </w:r>
        <w:r w:rsidR="00120DCF" w:rsidRPr="00237F07" w:rsidDel="00C904EF">
          <w:rPr>
            <w:strike/>
            <w:rPrChange w:id="3435" w:author="jonathan pritchard" w:date="2024-08-21T11:05:00Z" w16du:dateUtc="2024-08-21T10:05:00Z">
              <w:rPr/>
            </w:rPrChange>
          </w:rPr>
          <w:fldChar w:fldCharType="begin"/>
        </w:r>
        <w:r w:rsidR="00120DCF" w:rsidRPr="00237F07" w:rsidDel="00C904EF">
          <w:rPr>
            <w:strike/>
            <w:rPrChange w:id="3436" w:author="jonathan pritchard" w:date="2024-08-21T11:05:00Z" w16du:dateUtc="2024-08-21T10:05:00Z">
              <w:rPr/>
            </w:rPrChange>
          </w:rPr>
          <w:delInstrText xml:space="preserve"> REF _Ref49456149 \h </w:delInstrText>
        </w:r>
        <w:r w:rsidR="00C84C10" w:rsidRPr="00237F07" w:rsidDel="00C904EF">
          <w:rPr>
            <w:strike/>
            <w:rPrChange w:id="3437" w:author="jonathan pritchard" w:date="2024-08-21T11:05:00Z" w16du:dateUtc="2024-08-21T10:05:00Z">
              <w:rPr/>
            </w:rPrChange>
          </w:rPr>
          <w:delInstrText xml:space="preserve"> \* MERGEFORMAT </w:delInstrText>
        </w:r>
        <w:r w:rsidR="00120DCF" w:rsidRPr="00B77A92" w:rsidDel="00C904EF">
          <w:rPr>
            <w:strike/>
          </w:rPr>
        </w:r>
        <w:r w:rsidR="00120DCF" w:rsidRPr="00237F07" w:rsidDel="00C904EF">
          <w:rPr>
            <w:strike/>
            <w:rPrChange w:id="3438" w:author="jonathan pritchard" w:date="2024-08-21T11:05:00Z" w16du:dateUtc="2024-08-21T10:05:00Z">
              <w:rPr/>
            </w:rPrChange>
          </w:rPr>
          <w:fldChar w:fldCharType="separate"/>
        </w:r>
        <w:r w:rsidR="00832978" w:rsidRPr="00237F07" w:rsidDel="00C904EF">
          <w:rPr>
            <w:strike/>
            <w:rPrChange w:id="3439" w:author="jonathan pritchard" w:date="2024-08-21T11:05:00Z" w16du:dateUtc="2024-08-21T10:05:00Z">
              <w:rPr/>
            </w:rPrChange>
          </w:rPr>
          <w:delText>Figure C-9</w:delText>
        </w:r>
        <w:r w:rsidR="00120DCF" w:rsidRPr="00237F07" w:rsidDel="00C904EF">
          <w:rPr>
            <w:strike/>
            <w:rPrChange w:id="3440" w:author="jonathan pritchard" w:date="2024-08-21T11:05:00Z" w16du:dateUtc="2024-08-21T10:05:00Z">
              <w:rPr/>
            </w:rPrChange>
          </w:rPr>
          <w:fldChar w:fldCharType="end"/>
        </w:r>
        <w:r w:rsidR="00120DCF" w:rsidRPr="00237F07" w:rsidDel="00C904EF">
          <w:rPr>
            <w:strike/>
            <w:rPrChange w:id="3441" w:author="jonathan pritchard" w:date="2024-08-21T11:05:00Z" w16du:dateUtc="2024-08-21T10:05:00Z">
              <w:rPr/>
            </w:rPrChange>
          </w:rPr>
          <w:delText xml:space="preserve"> </w:delText>
        </w:r>
        <w:r w:rsidRPr="00237F07" w:rsidDel="00C904EF">
          <w:rPr>
            <w:strike/>
            <w:rPrChange w:id="3442" w:author="jonathan pritchard" w:date="2024-08-21T11:05:00Z" w16du:dateUtc="2024-08-21T10:05:00Z">
              <w:rPr/>
            </w:rPrChange>
          </w:rPr>
          <w:delText xml:space="preserve">as a model.  Based on this model, reproduce the same pattern of rectangles and lines on the screen, but present them in the correct colours using the colour tokens given </w:delText>
        </w:r>
        <w:r w:rsidR="00120DCF" w:rsidRPr="00237F07" w:rsidDel="00C904EF">
          <w:rPr>
            <w:strike/>
            <w:rPrChange w:id="3443" w:author="jonathan pritchard" w:date="2024-08-21T11:05:00Z" w16du:dateUtc="2024-08-21T10:05:00Z">
              <w:rPr/>
            </w:rPrChange>
          </w:rPr>
          <w:delText xml:space="preserve">in the S-101 colour profiles provided by </w:delText>
        </w:r>
        <w:r w:rsidR="003669D5" w:rsidRPr="00237F07" w:rsidDel="00C904EF">
          <w:rPr>
            <w:strike/>
            <w:rPrChange w:id="3444" w:author="jonathan pritchard" w:date="2024-08-21T11:05:00Z" w16du:dateUtc="2024-08-21T10:05:00Z">
              <w:rPr/>
            </w:rPrChange>
          </w:rPr>
          <w:delText xml:space="preserve">the </w:delText>
        </w:r>
        <w:r w:rsidR="00120DCF" w:rsidRPr="00237F07" w:rsidDel="00C904EF">
          <w:rPr>
            <w:strike/>
            <w:rPrChange w:id="3445" w:author="jonathan pritchard" w:date="2024-08-21T11:05:00Z" w16du:dateUtc="2024-08-21T10:05:00Z">
              <w:rPr/>
            </w:rPrChange>
          </w:rPr>
          <w:delText>IHO</w:delText>
        </w:r>
        <w:r w:rsidRPr="00237F07" w:rsidDel="00C904EF">
          <w:rPr>
            <w:strike/>
            <w:rPrChange w:id="3446" w:author="jonathan pritchard" w:date="2024-08-21T11:05:00Z" w16du:dateUtc="2024-08-21T10:05:00Z">
              <w:rPr/>
            </w:rPrChange>
          </w:rPr>
          <w:delText xml:space="preserve">. </w:delText>
        </w:r>
        <w:commentRangeEnd w:id="3432"/>
        <w:r w:rsidR="00E92D97" w:rsidRPr="00237F07" w:rsidDel="00C904EF">
          <w:rPr>
            <w:rStyle w:val="CommentReference"/>
            <w:strike/>
            <w:lang w:val="en-GB"/>
            <w:rPrChange w:id="3447" w:author="jonathan pritchard" w:date="2024-08-21T11:05:00Z" w16du:dateUtc="2024-08-21T10:05:00Z">
              <w:rPr>
                <w:rStyle w:val="CommentReference"/>
              </w:rPr>
            </w:rPrChange>
          </w:rPr>
          <w:commentReference w:id="3432"/>
        </w:r>
      </w:del>
    </w:p>
    <w:p w14:paraId="328F8976" w14:textId="39DADD40" w:rsidR="00A40BF2" w:rsidRPr="00B77A92" w:rsidRDefault="00883232" w:rsidP="00C84C10">
      <w:pPr>
        <w:spacing w:after="120" w:line="240" w:lineRule="auto"/>
        <w:jc w:val="both"/>
      </w:pPr>
      <w:r w:rsidRPr="00B77A92">
        <w:t xml:space="preserve">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w:t>
      </w:r>
      <w:proofErr w:type="spellStart"/>
      <w:r w:rsidRPr="00B77A92">
        <w:t>colours</w:t>
      </w:r>
      <w:ins w:id="3448" w:author="jonathan pritchard" w:date="2024-08-15T15:07:00Z" w16du:dateUtc="2024-08-15T14:07:00Z">
        <w:r w:rsidR="00C904EF" w:rsidRPr="00B77A92">
          <w:t>.</w:t>
        </w:r>
      </w:ins>
      <w:del w:id="3449" w:author="jonathan pritchard" w:date="2024-08-15T15:07:00Z" w16du:dateUtc="2024-08-15T14:07:00Z">
        <w:r w:rsidRPr="00B77A92" w:rsidDel="00C904EF">
          <w:delText xml:space="preserve"> (such as planned route red, PLRTE). </w:delText>
        </w:r>
      </w:del>
      <w:r w:rsidRPr="00B77A92">
        <w:t>These</w:t>
      </w:r>
      <w:proofErr w:type="spellEnd"/>
      <w:r w:rsidRPr="00B77A92">
        <w:t xml:space="preserv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ins w:id="3450" w:author="jonathan pritchard" w:date="2024-08-15T15:07:00Z" w16du:dateUtc="2024-08-15T14:07:00Z">
        <w:r w:rsidR="00C904EF" w:rsidRPr="00B77A92">
          <w:t xml:space="preserve"> </w:t>
        </w:r>
      </w:ins>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0C53BCC" w14:textId="44043861" w:rsidR="00883232" w:rsidRPr="00237F07" w:rsidDel="00C904EF" w:rsidRDefault="00883232" w:rsidP="00C84C10">
      <w:pPr>
        <w:spacing w:after="120" w:line="240" w:lineRule="auto"/>
        <w:jc w:val="both"/>
        <w:rPr>
          <w:del w:id="3451" w:author="jonathan pritchard" w:date="2024-08-15T15:07:00Z" w16du:dateUtc="2024-08-15T14:07:00Z"/>
          <w:strike/>
          <w:rPrChange w:id="3452" w:author="jonathan pritchard" w:date="2024-08-21T11:05:00Z" w16du:dateUtc="2024-08-21T10:05:00Z">
            <w:rPr>
              <w:del w:id="3453" w:author="jonathan pritchard" w:date="2024-08-15T15:07:00Z" w16du:dateUtc="2024-08-15T14:07:00Z"/>
            </w:rPr>
          </w:rPrChange>
        </w:rPr>
      </w:pPr>
      <w:del w:id="3454" w:author="jonathan pritchard" w:date="2024-08-15T15:07:00Z" w16du:dateUtc="2024-08-15T14:07:00Z">
        <w:r w:rsidRPr="00237F07" w:rsidDel="00C904EF">
          <w:rPr>
            <w:strike/>
            <w:rPrChange w:id="3455" w:author="jonathan pritchard" w:date="2024-08-21T11:05:00Z" w16du:dateUtc="2024-08-21T10:05:00Z">
              <w:rPr/>
            </w:rPrChange>
          </w:rPr>
          <w:delText xml:space="preserve">Note: Remember that a </w:delText>
        </w:r>
        <w:r w:rsidR="009F7151" w:rsidRPr="00237F07" w:rsidDel="00C904EF">
          <w:rPr>
            <w:strike/>
            <w:rPrChange w:id="3456" w:author="jonathan pritchard" w:date="2024-08-21T11:05:00Z" w16du:dateUtc="2024-08-21T10:05:00Z">
              <w:rPr/>
            </w:rPrChange>
          </w:rPr>
          <w:delText>TIFF</w:delText>
        </w:r>
        <w:r w:rsidRPr="00237F07" w:rsidDel="00C904EF">
          <w:rPr>
            <w:strike/>
            <w:rPrChange w:id="3457" w:author="jonathan pritchard" w:date="2024-08-21T11:05:00Z" w16du:dateUtc="2024-08-21T10:05:00Z">
              <w:rPr/>
            </w:rPrChange>
          </w:rPr>
          <w:delText xml:space="preserve">, </w:delText>
        </w:r>
        <w:r w:rsidR="009F7151" w:rsidRPr="00237F07" w:rsidDel="00C904EF">
          <w:rPr>
            <w:strike/>
            <w:rPrChange w:id="3458" w:author="jonathan pritchard" w:date="2024-08-21T11:05:00Z" w16du:dateUtc="2024-08-21T10:05:00Z">
              <w:rPr/>
            </w:rPrChange>
          </w:rPr>
          <w:delText xml:space="preserve">PDF </w:delText>
        </w:r>
        <w:r w:rsidRPr="00237F07" w:rsidDel="00C904EF">
          <w:rPr>
            <w:strike/>
            <w:rPrChange w:id="3459" w:author="jonathan pritchard" w:date="2024-08-21T11:05:00Z" w16du:dateUtc="2024-08-21T10:05:00Z">
              <w:rPr/>
            </w:rPrChange>
          </w:rPr>
          <w:delText>or other source will not be true to colour unless it has been specifically modified to access the colour tokens and colour tables used by the ECDIS.</w:delText>
        </w:r>
      </w:del>
    </w:p>
    <w:p w14:paraId="08A4915B" w14:textId="0DB331BF" w:rsidR="008C3446" w:rsidRPr="00B77A92" w:rsidRDefault="008C3446" w:rsidP="00024B10">
      <w:pPr>
        <w:pStyle w:val="Heading4"/>
      </w:pPr>
      <w:commentRangeStart w:id="3460"/>
      <w:r w:rsidRPr="00B77A92">
        <w:lastRenderedPageBreak/>
        <w:t>Test description</w:t>
      </w:r>
    </w:p>
    <w:p w14:paraId="19199E02" w14:textId="4082140B"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del w:id="3461" w:author="jonathan pritchard" w:date="2024-08-15T15:07:00Z" w16du:dateUtc="2024-08-15T14:07:00Z">
        <w:r w:rsidRPr="00B77A92" w:rsidDel="00C904EF">
          <w:delText>(.</w:delText>
        </w:r>
        <w:r w:rsidR="009F7151" w:rsidRPr="00B77A92" w:rsidDel="00C904EF">
          <w:delText xml:space="preserve">tif </w:delText>
        </w:r>
        <w:r w:rsidRPr="00B77A92" w:rsidDel="00C904EF">
          <w:delText xml:space="preserve">file diagrams must not be used for this purpose), </w:delText>
        </w:r>
      </w:del>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the </w:t>
      </w:r>
      <w:proofErr w:type="spellStart"/>
      <w:r w:rsidRPr="00B77A92">
        <w:t>Isihara</w:t>
      </w:r>
      <w:proofErr w:type="spellEnd"/>
      <w:r w:rsidRPr="00B77A92">
        <w:t xml:space="preserve"> colour blindness test, 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rPr>
          <w:ins w:id="3462" w:author="jonathan pritchard" w:date="2024-05-22T14:08:00Z" w16du:dateUtc="2024-05-22T13:08:00Z"/>
        </w:rPr>
      </w:pPr>
      <w:r w:rsidRPr="00B77A92">
        <w:t>The</w:t>
      </w:r>
      <w:r w:rsidR="008C3446" w:rsidRPr="00B77A92">
        <w:t xml:space="preserve"> foreground lines representing yellow, orange, magenta (purple), green, blue and grey may be clearly identified.</w:t>
      </w:r>
      <w:commentRangeEnd w:id="3460"/>
      <w:r w:rsidR="00742D83" w:rsidRPr="00237F07">
        <w:rPr>
          <w:rStyle w:val="CommentReference"/>
          <w:lang w:val="en-GB"/>
          <w:rPrChange w:id="3463" w:author="jonathan pritchard" w:date="2024-08-21T11:05:00Z" w16du:dateUtc="2024-08-21T10:05:00Z">
            <w:rPr>
              <w:rStyle w:val="CommentReference"/>
            </w:rPr>
          </w:rPrChange>
        </w:rPr>
        <w:commentReference w:id="3460"/>
      </w:r>
    </w:p>
    <w:p w14:paraId="519AFDC9" w14:textId="77777777" w:rsidR="00E92D97" w:rsidRPr="00B77A92" w:rsidRDefault="00E92D97" w:rsidP="00E92D97">
      <w:pPr>
        <w:spacing w:after="120" w:line="240" w:lineRule="auto"/>
        <w:jc w:val="both"/>
        <w:rPr>
          <w:ins w:id="3464" w:author="jonathan pritchard" w:date="2024-05-22T14:08:00Z" w16du:dateUtc="2024-05-22T13:08:00Z"/>
        </w:rPr>
      </w:pPr>
    </w:p>
    <w:p w14:paraId="4B6BFB3C" w14:textId="3FFE4BD3" w:rsidR="00E92D97" w:rsidRPr="00B77A92" w:rsidRDefault="00E92D97" w:rsidP="00E92D97">
      <w:pPr>
        <w:pStyle w:val="Heading4"/>
        <w:rPr>
          <w:ins w:id="3465" w:author="jonathan pritchard" w:date="2024-05-22T14:08:00Z" w16du:dateUtc="2024-05-22T13:08:00Z"/>
        </w:rPr>
      </w:pPr>
      <w:ins w:id="3466" w:author="jonathan pritchard" w:date="2024-05-22T14:08:00Z" w16du:dateUtc="2024-05-22T13:08:00Z">
        <w:r w:rsidRPr="00B77A92">
          <w:t>Relationship to S-</w:t>
        </w:r>
      </w:ins>
      <w:ins w:id="3467" w:author="jonathan pritchard" w:date="2024-05-22T14:09:00Z" w16du:dateUtc="2024-05-22T13:09:00Z">
        <w:r w:rsidRPr="00B77A92">
          <w:t>57 Chart 1</w:t>
        </w:r>
      </w:ins>
    </w:p>
    <w:p w14:paraId="08920B0F" w14:textId="127B65AA" w:rsidR="00E92D97" w:rsidRPr="00B77A92" w:rsidRDefault="00E92D97" w:rsidP="00E92D97">
      <w:pPr>
        <w:spacing w:after="120" w:line="240" w:lineRule="auto"/>
        <w:jc w:val="both"/>
        <w:rPr>
          <w:ins w:id="3468" w:author="jonathan pritchard" w:date="2024-05-22T14:08:00Z" w16du:dateUtc="2024-05-22T13:08:00Z"/>
        </w:rPr>
      </w:pPr>
      <w:ins w:id="3469" w:author="jonathan pritchard" w:date="2024-05-22T14:09:00Z" w16du:dateUtc="2024-05-22T13:09:00Z">
        <w:r w:rsidRPr="00B77A92">
          <w:t>The Chart 1 datasets are located alongside the existing S-57 Chart 1 cells</w:t>
        </w:r>
      </w:ins>
      <w:ins w:id="3470" w:author="jonathan pritchard" w:date="2024-08-15T15:08:00Z" w16du:dateUtc="2024-08-15T14:08:00Z">
        <w:r w:rsidR="00C904EF" w:rsidRPr="00B77A92">
          <w:t xml:space="preserve"> to allow use of both in Dual Fuel mode.</w:t>
        </w:r>
      </w:ins>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3471"/>
      <w:r w:rsidRPr="00B77A92">
        <w:t>Using the diagram</w:t>
      </w:r>
      <w:commentRangeEnd w:id="3471"/>
      <w:r w:rsidR="00742D83" w:rsidRPr="00237F07">
        <w:rPr>
          <w:rStyle w:val="CommentReference"/>
          <w:b w:val="0"/>
          <w:bCs w:val="0"/>
          <w:lang w:val="en-GB"/>
          <w:rPrChange w:id="3472" w:author="jonathan pritchard" w:date="2024-08-21T11:05:00Z" w16du:dateUtc="2024-08-21T10:05:00Z">
            <w:rPr>
              <w:rStyle w:val="CommentReference"/>
              <w:b w:val="0"/>
              <w:bCs w:val="0"/>
            </w:rPr>
          </w:rPrChange>
        </w:rPr>
        <w:commentReference w:id="3471"/>
      </w:r>
    </w:p>
    <w:p w14:paraId="69C827F1" w14:textId="34AB46FD" w:rsidR="00883232" w:rsidRPr="00B77A92" w:rsidRDefault="00883232" w:rsidP="007F034A">
      <w:pPr>
        <w:spacing w:after="120" w:line="240" w:lineRule="auto"/>
        <w:jc w:val="both"/>
      </w:pPr>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2F949E9" w:rsidR="00883232" w:rsidRPr="00B77A92" w:rsidRDefault="00883232" w:rsidP="007F034A">
      <w:pPr>
        <w:spacing w:after="120" w:line="240" w:lineRule="auto"/>
        <w:jc w:val="both"/>
      </w:pPr>
      <w:r w:rsidRPr="00B77A92">
        <w:t xml:space="preserve">Note: The test above uses the black-adjust symbol for the purpose of a type approval test. The other purpose of the black-adjust symbol BLKADJ01 is to allow the </w:t>
      </w:r>
      <w:r w:rsidR="006D480D" w:rsidRPr="00B77A92">
        <w:t>M</w:t>
      </w:r>
      <w:r w:rsidRPr="00B77A92">
        <w:t xml:space="preserve">ariner to adjust the display for ambient illumination on the bridge of a ship.  An ECDIS must have the black-adjust symbol displayed whenever </w:t>
      </w:r>
      <w:r w:rsidRPr="00B77A92">
        <w:lastRenderedPageBreak/>
        <w:t>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3473" w:author="jonathan pritchard" w:date="2024-08-15T15:09:00Z" w16du:dateUtc="2024-08-15T14:09:00Z">
        <w:r w:rsidR="00C904EF" w:rsidRPr="00B77A92">
          <w:t>C-23.3</w:t>
        </w:r>
      </w:ins>
      <w:del w:id="3474" w:author="jonathan pritchard" w:date="2024-08-15T15:09:00Z" w16du:dateUtc="2024-08-15T14:09:00Z">
        <w:r w:rsidR="00832978" w:rsidRPr="00B77A92" w:rsidDel="00C904EF">
          <w:delText>C-20.3</w:delText>
        </w:r>
      </w:del>
      <w:r w:rsidR="00ED45A2" w:rsidRPr="00B77A92">
        <w:fldChar w:fldCharType="end"/>
      </w:r>
      <w:r w:rsidRPr="00B77A92">
        <w:t>.</w:t>
      </w:r>
    </w:p>
    <w:p w14:paraId="43A1BDAB" w14:textId="1A4188A1" w:rsidR="00883232" w:rsidRPr="00B77A92" w:rsidRDefault="00883232" w:rsidP="00525920">
      <w:pPr>
        <w:pStyle w:val="Heading3"/>
        <w:rPr>
          <w:highlight w:val="yellow"/>
        </w:rPr>
      </w:pPr>
      <w:bookmarkStart w:id="3475" w:name="_Toc175134693"/>
      <w:r w:rsidRPr="00B77A92">
        <w:rPr>
          <w:highlight w:val="yellow"/>
        </w:rPr>
        <w:t>Grey Scale</w:t>
      </w:r>
      <w:bookmarkEnd w:id="3475"/>
    </w:p>
    <w:p w14:paraId="3326AEDC" w14:textId="64D78977" w:rsidR="00883232" w:rsidRPr="00237F07" w:rsidRDefault="00883232" w:rsidP="006D480D">
      <w:pPr>
        <w:spacing w:after="120" w:line="240" w:lineRule="auto"/>
        <w:jc w:val="both"/>
        <w:rPr>
          <w:highlight w:val="yellow"/>
          <w:rPrChange w:id="3476" w:author="jonathan pritchard" w:date="2024-08-21T11:05:00Z" w16du:dateUtc="2024-08-21T10:05:00Z">
            <w:rPr/>
          </w:rPrChange>
        </w:rPr>
      </w:pPr>
      <w:commentRangeStart w:id="3477"/>
      <w:r w:rsidRPr="00237F07">
        <w:rPr>
          <w:highlight w:val="yellow"/>
          <w:rPrChange w:id="3478" w:author="jonathan pritchard" w:date="2024-08-21T11:05:00Z" w16du:dateUtc="2024-08-21T10:05:00Z">
            <w:rPr/>
          </w:rPrChange>
        </w:rPr>
        <w:t>A</w:t>
      </w:r>
      <w:commentRangeEnd w:id="3477"/>
      <w:r w:rsidR="00E77A19" w:rsidRPr="00237F07">
        <w:rPr>
          <w:rStyle w:val="CommentReference"/>
          <w:highlight w:val="yellow"/>
          <w:lang w:val="en-GB"/>
          <w:rPrChange w:id="3479" w:author="jonathan pritchard" w:date="2024-08-21T11:05:00Z" w16du:dateUtc="2024-08-21T10:05:00Z">
            <w:rPr>
              <w:rStyle w:val="CommentReference"/>
            </w:rPr>
          </w:rPrChange>
        </w:rPr>
        <w:commentReference w:id="3477"/>
      </w:r>
      <w:r w:rsidRPr="00237F07">
        <w:rPr>
          <w:highlight w:val="yellow"/>
          <w:rPrChange w:id="3480" w:author="jonathan pritchard" w:date="2024-08-21T11:05:00Z" w16du:dateUtc="2024-08-21T10:05:00Z">
            <w:rPr/>
          </w:rPrChange>
        </w:rPr>
        <w:t xml:space="preserve"> grey scale may be used by service technicians to detect display ageing or other display performance issues.</w:t>
      </w:r>
    </w:p>
    <w:p w14:paraId="50A40148" w14:textId="3BC1884D" w:rsidR="00883232" w:rsidRPr="00237F07" w:rsidRDefault="00883232" w:rsidP="006D480D">
      <w:pPr>
        <w:spacing w:after="120" w:line="240" w:lineRule="auto"/>
        <w:jc w:val="both"/>
        <w:rPr>
          <w:highlight w:val="yellow"/>
          <w:rPrChange w:id="3481" w:author="jonathan pritchard" w:date="2024-08-21T11:05:00Z" w16du:dateUtc="2024-08-21T10:05:00Z">
            <w:rPr/>
          </w:rPrChange>
        </w:rPr>
      </w:pPr>
      <w:r w:rsidRPr="00237F07">
        <w:rPr>
          <w:highlight w:val="yellow"/>
          <w:rPrChange w:id="3482" w:author="jonathan pritchard" w:date="2024-08-21T11:05:00Z" w16du:dateUtc="2024-08-21T10:05:00Z">
            <w:rPr/>
          </w:rPrChange>
        </w:rPr>
        <w:t xml:space="preserve">Eight grey strips are recommended, spaced between the minimum and the maximum luminance for each of the five mandatory colour tables. </w:t>
      </w:r>
    </w:p>
    <w:p w14:paraId="182417D5" w14:textId="7C938BA9" w:rsidR="00883232" w:rsidRPr="00237F07" w:rsidRDefault="00883232" w:rsidP="006D480D">
      <w:pPr>
        <w:spacing w:after="60" w:line="240" w:lineRule="auto"/>
        <w:jc w:val="both"/>
        <w:rPr>
          <w:highlight w:val="yellow"/>
          <w:rPrChange w:id="3483" w:author="jonathan pritchard" w:date="2024-08-21T11:05:00Z" w16du:dateUtc="2024-08-21T10:05:00Z">
            <w:rPr/>
          </w:rPrChange>
        </w:rPr>
      </w:pPr>
      <w:r w:rsidRPr="00237F07">
        <w:rPr>
          <w:highlight w:val="yellow"/>
          <w:rPrChange w:id="3484" w:author="jonathan pritchard" w:date="2024-08-21T11:05:00Z" w16du:dateUtc="2024-08-21T10:05:00Z">
            <w:rPr/>
          </w:rPrChange>
        </w:rPr>
        <w:t>The bit levels or signal levels producing the grey levels are evenly spaced from the level producing white</w:t>
      </w:r>
      <w:r w:rsidR="006D480D" w:rsidRPr="00237F07">
        <w:rPr>
          <w:highlight w:val="yellow"/>
          <w:rPrChange w:id="3485" w:author="jonathan pritchard" w:date="2024-08-21T11:05:00Z" w16du:dateUtc="2024-08-21T10:05:00Z">
            <w:rPr/>
          </w:rPrChange>
        </w:rPr>
        <w:t xml:space="preserve"> to the level producing black. </w:t>
      </w:r>
      <w:r w:rsidRPr="00237F07">
        <w:rPr>
          <w:highlight w:val="yellow"/>
          <w:rPrChange w:id="3486" w:author="jonathan pritchard" w:date="2024-08-21T11:05:00Z" w16du:dateUtc="2024-08-21T10:05:00Z">
            <w:rPr/>
          </w:rPrChange>
        </w:rPr>
        <w:t>In order to select the appropriate grey level from a large set of available grey levels, use one of the following models:</w:t>
      </w:r>
    </w:p>
    <w:p w14:paraId="5B75E03F" w14:textId="1D501569" w:rsidR="00883232" w:rsidRPr="00237F07" w:rsidRDefault="00883232" w:rsidP="00AE2737">
      <w:pPr>
        <w:pStyle w:val="ListParagraph"/>
        <w:numPr>
          <w:ilvl w:val="0"/>
          <w:numId w:val="63"/>
        </w:numPr>
        <w:spacing w:after="60" w:line="240" w:lineRule="auto"/>
        <w:jc w:val="both"/>
        <w:rPr>
          <w:highlight w:val="yellow"/>
          <w:rPrChange w:id="3487" w:author="jonathan pritchard" w:date="2024-08-21T11:05:00Z" w16du:dateUtc="2024-08-21T10:05:00Z">
            <w:rPr/>
          </w:rPrChange>
        </w:rPr>
      </w:pPr>
      <w:r w:rsidRPr="00237F07">
        <w:rPr>
          <w:highlight w:val="yellow"/>
          <w:rPrChange w:id="3488" w:author="jonathan pritchard" w:date="2024-08-21T11:05:00Z" w16du:dateUtc="2024-08-21T10:05:00Z">
            <w:rPr/>
          </w:rPrChange>
        </w:rPr>
        <w:t>Bit Levels in Software: Given n levels of grey that can be displayed on a screen, with 0 for black and w</w:t>
      </w:r>
      <w:r w:rsidR="00ED45A2" w:rsidRPr="00237F07">
        <w:rPr>
          <w:highlight w:val="yellow"/>
          <w:rPrChange w:id="3489" w:author="jonathan pritchard" w:date="2024-08-21T11:05:00Z" w16du:dateUtc="2024-08-21T10:05:00Z">
            <w:rPr/>
          </w:rPrChange>
        </w:rPr>
        <w:t xml:space="preserve"> </w:t>
      </w:r>
      <w:r w:rsidRPr="00237F07">
        <w:rPr>
          <w:highlight w:val="yellow"/>
          <w:rPrChange w:id="3490" w:author="jonathan pritchard" w:date="2024-08-21T11:05:00Z" w16du:dateUtc="2024-08-21T10:05:00Z">
            <w:rPr/>
          </w:rPrChange>
        </w:rPr>
        <w:t>= n - 1 for white.  We want to select a subset of m levels that are as evenly spaced as possible.  The</w:t>
      </w:r>
      <w:r w:rsidR="00ED45A2" w:rsidRPr="00237F07">
        <w:rPr>
          <w:highlight w:val="yellow"/>
          <w:rPrChange w:id="3491" w:author="jonathan pritchard" w:date="2024-08-21T11:05:00Z" w16du:dateUtc="2024-08-21T10:05:00Z">
            <w:rPr/>
          </w:rPrChange>
        </w:rPr>
        <w:t xml:space="preserve"> </w:t>
      </w:r>
      <w:r w:rsidRPr="00237F07">
        <w:rPr>
          <w:highlight w:val="yellow"/>
          <w:rPrChange w:id="3492" w:author="jonathan pritchard" w:date="2024-08-21T11:05:00Z" w16du:dateUtc="2024-08-21T10:05:00Z">
            <w:rPr/>
          </w:rPrChange>
        </w:rPr>
        <w:t>interval between the n levels to create m levels is ΔV = w/(m-1), which may not be an integer.  So, the</w:t>
      </w:r>
      <w:r w:rsidR="00ED45A2" w:rsidRPr="00237F07">
        <w:rPr>
          <w:highlight w:val="yellow"/>
          <w:rPrChange w:id="3493" w:author="jonathan pritchard" w:date="2024-08-21T11:05:00Z" w16du:dateUtc="2024-08-21T10:05:00Z">
            <w:rPr/>
          </w:rPrChange>
        </w:rPr>
        <w:t xml:space="preserve"> </w:t>
      </w:r>
      <w:r w:rsidRPr="00237F07">
        <w:rPr>
          <w:highlight w:val="yellow"/>
          <w:rPrChange w:id="3494" w:author="jonathan pritchard" w:date="2024-08-21T11:05:00Z" w16du:dateUtc="2024-08-21T10:05:00Z">
            <w:rPr/>
          </w:rPrChange>
        </w:rPr>
        <w:t xml:space="preserve">levels to select are the (integer) values of Vi= int[(i-1) ΔV] for </w:t>
      </w:r>
      <w:proofErr w:type="spellStart"/>
      <w:r w:rsidRPr="00237F07">
        <w:rPr>
          <w:highlight w:val="yellow"/>
          <w:rPrChange w:id="3495" w:author="jonathan pritchard" w:date="2024-08-21T11:05:00Z" w16du:dateUtc="2024-08-21T10:05:00Z">
            <w:rPr/>
          </w:rPrChange>
        </w:rPr>
        <w:t>i</w:t>
      </w:r>
      <w:proofErr w:type="spellEnd"/>
      <w:r w:rsidRPr="00237F07">
        <w:rPr>
          <w:highlight w:val="yellow"/>
          <w:rPrChange w:id="3496" w:author="jonathan pritchard" w:date="2024-08-21T11:05:00Z" w16du:dateUtc="2024-08-21T10:05:00Z">
            <w:rPr/>
          </w:rPrChange>
        </w:rPr>
        <w:t xml:space="preserve"> = 1, 2, ..., m, or Vi= 0, int(ΔV), int(2ΔV),</w:t>
      </w:r>
      <w:r w:rsidR="00ED45A2" w:rsidRPr="00237F07">
        <w:rPr>
          <w:highlight w:val="yellow"/>
          <w:rPrChange w:id="3497" w:author="jonathan pritchard" w:date="2024-08-21T11:05:00Z" w16du:dateUtc="2024-08-21T10:05:00Z">
            <w:rPr/>
          </w:rPrChange>
        </w:rPr>
        <w:t xml:space="preserve"> </w:t>
      </w:r>
      <w:r w:rsidRPr="00237F07">
        <w:rPr>
          <w:highlight w:val="yellow"/>
          <w:rPrChange w:id="3498" w:author="jonathan pritchard" w:date="2024-08-21T11:05:00Z" w16du:dateUtc="2024-08-21T10:05:00Z">
            <w:rPr/>
          </w:rPrChange>
        </w:rPr>
        <w:t>int(3ΔV), ..., int[(m-1) ΔV], with int[(m-1) ΔV] = w for white.  For example, if there are n = 256 = 28 levels</w:t>
      </w:r>
      <w:r w:rsidR="00ED45A2" w:rsidRPr="00237F07">
        <w:rPr>
          <w:highlight w:val="yellow"/>
          <w:rPrChange w:id="3499" w:author="jonathan pritchard" w:date="2024-08-21T11:05:00Z" w16du:dateUtc="2024-08-21T10:05:00Z">
            <w:rPr/>
          </w:rPrChange>
        </w:rPr>
        <w:t xml:space="preserve"> </w:t>
      </w:r>
      <w:r w:rsidRPr="00237F07">
        <w:rPr>
          <w:highlight w:val="yellow"/>
          <w:rPrChange w:id="3500" w:author="jonathan pritchard" w:date="2024-08-21T11:05:00Z" w16du:dateUtc="2024-08-21T10:05:00Z">
            <w:rPr/>
          </w:rPrChange>
        </w:rPr>
        <w:t>from which we select m = 8 levels, white is w = 255; the interval is ΔV = 36.4286, and the chosen levels</w:t>
      </w:r>
      <w:r w:rsidR="00ED45A2" w:rsidRPr="00237F07">
        <w:rPr>
          <w:highlight w:val="yellow"/>
          <w:rPrChange w:id="3501" w:author="jonathan pritchard" w:date="2024-08-21T11:05:00Z" w16du:dateUtc="2024-08-21T10:05:00Z">
            <w:rPr/>
          </w:rPrChange>
        </w:rPr>
        <w:t xml:space="preserve"> </w:t>
      </w:r>
      <w:r w:rsidRPr="00237F07">
        <w:rPr>
          <w:highlight w:val="yellow"/>
          <w:rPrChange w:id="3502" w:author="jonathan pritchard" w:date="2024-08-21T11:05:00Z" w16du:dateUtc="2024-08-21T10:05:00Z">
            <w:rPr/>
          </w:rPrChange>
        </w:rPr>
        <w:t>are: 0, 36, 73,109, 146, 182, 219, 255.</w:t>
      </w:r>
    </w:p>
    <w:p w14:paraId="3AE4C84E" w14:textId="1F5DD778" w:rsidR="00883232" w:rsidRPr="00237F07" w:rsidRDefault="00883232" w:rsidP="00AE2737">
      <w:pPr>
        <w:pStyle w:val="ListParagraph"/>
        <w:numPr>
          <w:ilvl w:val="0"/>
          <w:numId w:val="63"/>
        </w:numPr>
        <w:spacing w:after="120" w:line="240" w:lineRule="auto"/>
        <w:jc w:val="both"/>
        <w:rPr>
          <w:highlight w:val="yellow"/>
          <w:rPrChange w:id="3503" w:author="jonathan pritchard" w:date="2024-08-21T11:05:00Z" w16du:dateUtc="2024-08-21T10:05:00Z">
            <w:rPr/>
          </w:rPrChange>
        </w:rPr>
      </w:pPr>
      <w:r w:rsidRPr="00237F07">
        <w:rPr>
          <w:highlight w:val="yellow"/>
          <w:rPrChange w:id="3504" w:author="jonathan pritchard" w:date="2024-08-21T11:05:00Z" w16du:dateUtc="2024-08-21T10:05:00Z">
            <w:rPr/>
          </w:rPrChange>
        </w:rPr>
        <w:t xml:space="preserve">Analog Signal Levels: For </w:t>
      </w:r>
      <w:proofErr w:type="spellStart"/>
      <w:r w:rsidRPr="00237F07">
        <w:rPr>
          <w:highlight w:val="yellow"/>
          <w:rPrChange w:id="3505" w:author="jonathan pritchard" w:date="2024-08-21T11:05:00Z" w16du:dateUtc="2024-08-21T10:05:00Z">
            <w:rPr/>
          </w:rPrChange>
        </w:rPr>
        <w:t>analog</w:t>
      </w:r>
      <w:proofErr w:type="spellEnd"/>
      <w:r w:rsidRPr="00237F07">
        <w:rPr>
          <w:highlight w:val="yellow"/>
          <w:rPrChange w:id="3506" w:author="jonathan pritchard" w:date="2024-08-21T11:05:00Z" w16du:dateUtc="2024-08-21T10:05:00Z">
            <w:rPr/>
          </w:rPrChange>
        </w:rPr>
        <w:t xml:space="preserve"> signals, if </w:t>
      </w:r>
      <w:proofErr w:type="spellStart"/>
      <w:r w:rsidRPr="00237F07">
        <w:rPr>
          <w:highlight w:val="yellow"/>
          <w:rPrChange w:id="3507" w:author="jonathan pritchard" w:date="2024-08-21T11:05:00Z" w16du:dateUtc="2024-08-21T10:05:00Z">
            <w:rPr/>
          </w:rPrChange>
        </w:rPr>
        <w:t>Vw</w:t>
      </w:r>
      <w:proofErr w:type="spellEnd"/>
      <w:r w:rsidRPr="00237F07">
        <w:rPr>
          <w:highlight w:val="yellow"/>
          <w:rPrChange w:id="3508" w:author="jonathan pritchard" w:date="2024-08-21T11:05:00Z" w16du:dateUtc="2024-08-21T10:05:00Z">
            <w:rPr/>
          </w:rPrChange>
        </w:rPr>
        <w:t xml:space="preserve"> is the white level and </w:t>
      </w:r>
      <w:proofErr w:type="spellStart"/>
      <w:r w:rsidRPr="00237F07">
        <w:rPr>
          <w:highlight w:val="yellow"/>
          <w:rPrChange w:id="3509" w:author="jonathan pritchard" w:date="2024-08-21T11:05:00Z" w16du:dateUtc="2024-08-21T10:05:00Z">
            <w:rPr/>
          </w:rPrChange>
        </w:rPr>
        <w:t>Vb</w:t>
      </w:r>
      <w:proofErr w:type="spellEnd"/>
      <w:r w:rsidRPr="00237F07">
        <w:rPr>
          <w:highlight w:val="yellow"/>
          <w:rPrChange w:id="3510" w:author="jonathan pritchard" w:date="2024-08-21T11:05:00Z" w16du:dateUtc="2024-08-21T10:05:00Z">
            <w:rPr/>
          </w:rPrChange>
        </w:rPr>
        <w:t xml:space="preserve"> is the black level, then for m levels the signal step size is ΔV = (</w:t>
      </w:r>
      <w:proofErr w:type="spellStart"/>
      <w:r w:rsidRPr="00237F07">
        <w:rPr>
          <w:highlight w:val="yellow"/>
          <w:rPrChange w:id="3511" w:author="jonathan pritchard" w:date="2024-08-21T11:05:00Z" w16du:dateUtc="2024-08-21T10:05:00Z">
            <w:rPr/>
          </w:rPrChange>
        </w:rPr>
        <w:t>Vw</w:t>
      </w:r>
      <w:proofErr w:type="spellEnd"/>
      <w:r w:rsidRPr="00237F07">
        <w:rPr>
          <w:highlight w:val="yellow"/>
          <w:rPrChange w:id="3512" w:author="jonathan pritchard" w:date="2024-08-21T11:05:00Z" w16du:dateUtc="2024-08-21T10:05:00Z">
            <w:rPr/>
          </w:rPrChange>
        </w:rPr>
        <w:t xml:space="preserve"> - </w:t>
      </w:r>
      <w:proofErr w:type="spellStart"/>
      <w:r w:rsidRPr="00237F07">
        <w:rPr>
          <w:highlight w:val="yellow"/>
          <w:rPrChange w:id="3513" w:author="jonathan pritchard" w:date="2024-08-21T11:05:00Z" w16du:dateUtc="2024-08-21T10:05:00Z">
            <w:rPr/>
          </w:rPrChange>
        </w:rPr>
        <w:t>Vb</w:t>
      </w:r>
      <w:proofErr w:type="spellEnd"/>
      <w:r w:rsidRPr="00237F07">
        <w:rPr>
          <w:highlight w:val="yellow"/>
          <w:rPrChange w:id="3514" w:author="jonathan pritchard" w:date="2024-08-21T11:05:00Z" w16du:dateUtc="2024-08-21T10:05:00Z">
            <w:rPr/>
          </w:rPrChange>
        </w:rPr>
        <w:t xml:space="preserve">)/m and </w:t>
      </w:r>
      <w:proofErr w:type="spellStart"/>
      <w:r w:rsidRPr="00237F07">
        <w:rPr>
          <w:highlight w:val="yellow"/>
          <w:rPrChange w:id="3515" w:author="jonathan pritchard" w:date="2024-08-21T11:05:00Z" w16du:dateUtc="2024-08-21T10:05:00Z">
            <w:rPr/>
          </w:rPrChange>
        </w:rPr>
        <w:t>Vj</w:t>
      </w:r>
      <w:proofErr w:type="spellEnd"/>
      <w:r w:rsidRPr="00237F07">
        <w:rPr>
          <w:highlight w:val="yellow"/>
          <w:rPrChange w:id="3516" w:author="jonathan pritchard" w:date="2024-08-21T11:05:00Z" w16du:dateUtc="2024-08-21T10:05:00Z">
            <w:rPr/>
          </w:rPrChange>
        </w:rPr>
        <w:t xml:space="preserve">= </w:t>
      </w:r>
      <w:proofErr w:type="spellStart"/>
      <w:r w:rsidRPr="00237F07">
        <w:rPr>
          <w:highlight w:val="yellow"/>
          <w:rPrChange w:id="3517" w:author="jonathan pritchard" w:date="2024-08-21T11:05:00Z" w16du:dateUtc="2024-08-21T10:05:00Z">
            <w:rPr/>
          </w:rPrChange>
        </w:rPr>
        <w:t>Vb</w:t>
      </w:r>
      <w:proofErr w:type="spellEnd"/>
      <w:r w:rsidRPr="00237F07">
        <w:rPr>
          <w:highlight w:val="yellow"/>
          <w:rPrChange w:id="3518" w:author="jonathan pritchard" w:date="2024-08-21T11:05:00Z" w16du:dateUtc="2024-08-21T10:05:00Z">
            <w:rPr/>
          </w:rPrChange>
        </w:rPr>
        <w:t xml:space="preserve"> + </w:t>
      </w:r>
      <w:proofErr w:type="spellStart"/>
      <w:r w:rsidRPr="00237F07">
        <w:rPr>
          <w:highlight w:val="yellow"/>
          <w:rPrChange w:id="3519" w:author="jonathan pritchard" w:date="2024-08-21T11:05:00Z" w16du:dateUtc="2024-08-21T10:05:00Z">
            <w:rPr/>
          </w:rPrChange>
        </w:rPr>
        <w:t>jΔV</w:t>
      </w:r>
      <w:proofErr w:type="spellEnd"/>
      <w:r w:rsidRPr="00237F07">
        <w:rPr>
          <w:highlight w:val="yellow"/>
          <w:rPrChange w:id="3520" w:author="jonathan pritchard" w:date="2024-08-21T11:05:00Z" w16du:dateUtc="2024-08-21T10:05:00Z">
            <w:rPr/>
          </w:rPrChange>
        </w:rPr>
        <w:t>.</w:t>
      </w:r>
    </w:p>
    <w:p w14:paraId="0F4BF624" w14:textId="4361DC1D" w:rsidR="00883232" w:rsidRPr="00B77A92" w:rsidRDefault="00883232" w:rsidP="006D480D">
      <w:pPr>
        <w:spacing w:after="120" w:line="240" w:lineRule="auto"/>
        <w:jc w:val="both"/>
      </w:pPr>
    </w:p>
    <w:p w14:paraId="233AB736" w14:textId="55756B3F" w:rsidR="00050102" w:rsidRPr="00B77A92" w:rsidRDefault="00050102" w:rsidP="00BE68E8">
      <w:pPr>
        <w:pStyle w:val="Heading1"/>
      </w:pPr>
      <w:bookmarkStart w:id="3521" w:name="_Toc175134694"/>
      <w:r w:rsidRPr="00B77A92">
        <w:t>Data</w:t>
      </w:r>
      <w:r w:rsidR="00FF6170" w:rsidRPr="00B77A92">
        <w:t xml:space="preserve">set </w:t>
      </w:r>
      <w:r w:rsidR="00716214" w:rsidRPr="00B77A92">
        <w:t>M</w:t>
      </w:r>
      <w:r w:rsidRPr="00B77A92">
        <w:t>anagement</w:t>
      </w:r>
      <w:bookmarkEnd w:id="3521"/>
    </w:p>
    <w:p w14:paraId="4EEBDF28" w14:textId="141BDEB7" w:rsidR="00AD3C36" w:rsidRPr="00B77A92" w:rsidRDefault="00050102" w:rsidP="006D480D">
      <w:pPr>
        <w:spacing w:after="120" w:line="240" w:lineRule="auto"/>
        <w:jc w:val="both"/>
      </w:pPr>
      <w:r w:rsidRPr="00B77A92">
        <w:t>This clause covers</w:t>
      </w:r>
      <w:ins w:id="3522" w:author="jonathan pritchard" w:date="2024-08-15T14:25:00Z" w16du:dateUtc="2024-08-15T13:25:00Z">
        <w:r w:rsidR="007B18E6" w:rsidRPr="00B77A92">
          <w:t xml:space="preserve"> re</w:t>
        </w:r>
      </w:ins>
      <w:ins w:id="3523" w:author="jonathan pritchard" w:date="2024-08-15T14:26:00Z" w16du:dateUtc="2024-08-15T13:26:00Z">
        <w:r w:rsidR="007B18E6" w:rsidRPr="00B77A92">
          <w:t xml:space="preserve">quired functionality for </w:t>
        </w:r>
      </w:ins>
      <w:del w:id="3524" w:author="jonathan pritchard" w:date="2024-08-15T14:25:00Z" w16du:dateUtc="2024-08-15T13:25:00Z">
        <w:r w:rsidRPr="00B77A92" w:rsidDel="007B18E6">
          <w:delText xml:space="preserve"> </w:delText>
        </w:r>
      </w:del>
      <w:ins w:id="3525" w:author="jonathan pritchard" w:date="2024-08-14T08:17:00Z" w16du:dateUtc="2024-08-14T07:17:00Z">
        <w:r w:rsidR="00F26CEE" w:rsidRPr="00B77A92">
          <w:t xml:space="preserve">S-100 </w:t>
        </w:r>
      </w:ins>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3526" w:name="_Toc175134695"/>
      <w:commentRangeStart w:id="3527"/>
      <w:r w:rsidRPr="00B77A92">
        <w:t>Multiple p</w:t>
      </w:r>
      <w:r w:rsidR="004D3BE6" w:rsidRPr="00B77A92">
        <w:t>roduct versions</w:t>
      </w:r>
      <w:r w:rsidR="00642A9A" w:rsidRPr="00B77A92">
        <w:t xml:space="preserve"> and portrayal</w:t>
      </w:r>
      <w:commentRangeEnd w:id="3527"/>
      <w:r w:rsidR="00E27B73" w:rsidRPr="00237F07">
        <w:rPr>
          <w:rStyle w:val="CommentReference"/>
          <w:rFonts w:eastAsia="MS Mincho"/>
          <w:b w:val="0"/>
          <w:bCs w:val="0"/>
          <w:lang w:val="en-GB"/>
          <w:rPrChange w:id="3528" w:author="jonathan pritchard" w:date="2024-08-21T11:05:00Z" w16du:dateUtc="2024-08-21T10:05:00Z">
            <w:rPr>
              <w:rStyle w:val="CommentReference"/>
              <w:rFonts w:eastAsia="MS Mincho"/>
              <w:b w:val="0"/>
              <w:bCs w:val="0"/>
            </w:rPr>
          </w:rPrChange>
        </w:rPr>
        <w:commentReference w:id="3527"/>
      </w:r>
      <w:bookmarkEnd w:id="3526"/>
    </w:p>
    <w:p w14:paraId="0B836B37" w14:textId="51201E55" w:rsidR="00F26CEE" w:rsidRPr="00B77A92" w:rsidRDefault="00716214" w:rsidP="006D480D">
      <w:pPr>
        <w:spacing w:after="120" w:line="240" w:lineRule="auto"/>
        <w:jc w:val="both"/>
        <w:rPr>
          <w:ins w:id="3529" w:author="jonathan pritchard" w:date="2024-08-14T08:17:00Z" w16du:dateUtc="2024-08-14T07:17:00Z"/>
        </w:rPr>
      </w:pPr>
      <w:r w:rsidRPr="00B77A92">
        <w:t xml:space="preserve">The ECDIS must be able to </w:t>
      </w:r>
      <w:commentRangeStart w:id="3530"/>
      <w:r w:rsidRPr="00B77A92">
        <w:t xml:space="preserve">carry </w:t>
      </w:r>
      <w:commentRangeEnd w:id="3530"/>
      <w:r w:rsidR="00F26CEE" w:rsidRPr="00237F07">
        <w:rPr>
          <w:rStyle w:val="CommentReference"/>
          <w:lang w:val="en-GB"/>
          <w:rPrChange w:id="3531" w:author="jonathan pritchard" w:date="2024-08-21T11:05:00Z" w16du:dateUtc="2024-08-21T10:05:00Z">
            <w:rPr>
              <w:rStyle w:val="CommentReference"/>
            </w:rPr>
          </w:rPrChange>
        </w:rPr>
        <w:commentReference w:id="3530"/>
      </w:r>
      <w:r w:rsidRPr="00B77A92">
        <w:t xml:space="preserve">and use multiple versions of the </w:t>
      </w:r>
      <w:r w:rsidR="000472A8" w:rsidRPr="00B77A92">
        <w:t>F</w:t>
      </w:r>
      <w:r w:rsidRPr="00B77A92">
        <w:t xml:space="preserve">eature </w:t>
      </w:r>
      <w:r w:rsidR="000472A8" w:rsidRPr="00B77A92">
        <w:t>C</w:t>
      </w:r>
      <w:r w:rsidRPr="00B77A92">
        <w:t xml:space="preserve">atalogue for </w:t>
      </w:r>
      <w:ins w:id="3532" w:author="jonathan pritchard" w:date="2024-08-15T14:26:00Z" w16du:dateUtc="2024-08-15T13:26:00Z">
        <w:r w:rsidR="007B18E6" w:rsidRPr="00B77A92">
          <w:t>S-100</w:t>
        </w:r>
      </w:ins>
      <w:del w:id="3533" w:author="jonathan pritchard" w:date="2024-08-15T14:26:00Z" w16du:dateUtc="2024-08-15T13:26:00Z">
        <w:r w:rsidRPr="00B77A92" w:rsidDel="007B18E6">
          <w:delText>a</w:delText>
        </w:r>
      </w:del>
      <w:r w:rsidRPr="00B77A92">
        <w:t xml:space="preserve"> product</w:t>
      </w:r>
      <w:ins w:id="3534" w:author="jonathan pritchard" w:date="2024-08-15T14:26:00Z" w16du:dateUtc="2024-08-15T13:26:00Z">
        <w:r w:rsidR="007B18E6" w:rsidRPr="00B77A92">
          <w:t>s</w:t>
        </w:r>
      </w:ins>
      <w:r w:rsidRPr="00B77A92">
        <w:t xml:space="preserve">.  Catalogue management is based on the version number of the Product Specification and Catalogues.  </w:t>
      </w:r>
    </w:p>
    <w:p w14:paraId="462DC5DD" w14:textId="34571312" w:rsidR="00716214" w:rsidRPr="00B77A92" w:rsidRDefault="00716214" w:rsidP="006D480D">
      <w:pPr>
        <w:spacing w:after="120" w:line="240" w:lineRule="auto"/>
        <w:jc w:val="both"/>
      </w:pPr>
      <w:r w:rsidRPr="00B77A92">
        <w:t xml:space="preserve">For example, the ECDIS will need to carry all valid </w:t>
      </w:r>
      <w:r w:rsidR="000472A8" w:rsidRPr="00B77A92">
        <w:t>C</w:t>
      </w:r>
      <w:r w:rsidRPr="00B77A92">
        <w:t xml:space="preserve">atalogues that are used for datasets that have been produced from </w:t>
      </w:r>
      <w:r w:rsidR="00AD3C36" w:rsidRPr="00B77A92">
        <w:t>an earlier edition of a</w:t>
      </w:r>
      <w:r w:rsidR="004D3BE6" w:rsidRPr="00B77A92">
        <w:t xml:space="preserve"> </w:t>
      </w:r>
      <w:r w:rsidR="000472A8" w:rsidRPr="00B77A92">
        <w:t>P</w:t>
      </w:r>
      <w:r w:rsidR="004D3BE6" w:rsidRPr="00B77A92">
        <w:t xml:space="preserve">roduct </w:t>
      </w:r>
      <w:r w:rsidR="000472A8" w:rsidRPr="00B77A92">
        <w:t>S</w:t>
      </w:r>
      <w:r w:rsidR="004D3BE6" w:rsidRPr="00B77A92">
        <w:t>pecification</w:t>
      </w:r>
      <w:r w:rsidR="00AD3C36" w:rsidRPr="00B77A92">
        <w:t>; but may retire a superseded version after the last such dataset has been cancelled</w:t>
      </w:r>
      <w:r w:rsidRPr="00B77A92">
        <w:t>.</w:t>
      </w:r>
    </w:p>
    <w:p w14:paraId="7296113A" w14:textId="6F60C2B9"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0472A8" w:rsidRPr="00B77A92">
        <w:t>P</w:t>
      </w:r>
      <w:r w:rsidRPr="00B77A92">
        <w:t xml:space="preserve">roduct </w:t>
      </w:r>
      <w:r w:rsidR="000472A8" w:rsidRPr="00B77A92">
        <w:t>S</w:t>
      </w:r>
      <w:r w:rsidRPr="00B77A92">
        <w:t xml:space="preserve">pecification and </w:t>
      </w:r>
      <w:r w:rsidR="000472A8" w:rsidRPr="00B77A92">
        <w:t>I</w:t>
      </w:r>
      <w:r w:rsidRPr="00B77A92">
        <w:t xml:space="preserve">nteroperability </w:t>
      </w:r>
      <w:r w:rsidR="000472A8" w:rsidRPr="00B77A92">
        <w:t>C</w:t>
      </w:r>
      <w:r w:rsidRPr="00B77A92">
        <w:t>atalogues.</w:t>
      </w:r>
    </w:p>
    <w:p w14:paraId="224C02EB" w14:textId="185752B9" w:rsidR="00DB48AD" w:rsidRPr="00B77A92" w:rsidRDefault="000472A8" w:rsidP="000472A8">
      <w:pPr>
        <w:spacing w:after="60" w:line="240" w:lineRule="auto"/>
        <w:jc w:val="both"/>
      </w:pPr>
      <w:del w:id="3535" w:author="jonathan pritchard" w:date="2024-08-15T15:10:00Z" w16du:dateUtc="2024-08-15T14:10:00Z">
        <w:r w:rsidRPr="00237F07" w:rsidDel="00C904EF">
          <w:rPr>
            <w:strike/>
            <w:rPrChange w:id="3536" w:author="jonathan pritchard" w:date="2024-08-21T11:05:00Z" w16du:dateUtc="2024-08-21T10:05:00Z">
              <w:rPr/>
            </w:rPrChange>
          </w:rPr>
          <w:delText xml:space="preserve">IHO Publication </w:delText>
        </w:r>
        <w:r w:rsidR="001C665F" w:rsidRPr="00237F07" w:rsidDel="00C904EF">
          <w:rPr>
            <w:strike/>
            <w:rPrChange w:id="3537" w:author="jonathan pritchard" w:date="2024-08-21T11:05:00Z" w16du:dateUtc="2024-08-21T10:05:00Z">
              <w:rPr/>
            </w:rPrChange>
          </w:rPr>
          <w:delText>S-97 recommends that the</w:delText>
        </w:r>
        <w:r w:rsidR="001C665F" w:rsidRPr="00B77A92" w:rsidDel="00C904EF">
          <w:delText xml:space="preserve"> </w:delText>
        </w:r>
      </w:del>
      <w:ins w:id="3538" w:author="jonathan pritchard" w:date="2024-08-14T08:18:00Z" w16du:dateUtc="2024-08-14T07:18:00Z">
        <w:r w:rsidR="00F26CEE" w:rsidRPr="00B77A92">
          <w:t>V</w:t>
        </w:r>
      </w:ins>
      <w:del w:id="3539" w:author="jonathan pritchard" w:date="2024-08-14T08:18:00Z" w16du:dateUtc="2024-08-14T07:18:00Z">
        <w:r w:rsidR="001C665F" w:rsidRPr="00B77A92" w:rsidDel="00F26CEE">
          <w:delText>v</w:delText>
        </w:r>
      </w:del>
      <w:r w:rsidR="001C665F" w:rsidRPr="00B77A92">
        <w:t xml:space="preserve">ersioning of </w:t>
      </w:r>
      <w:r w:rsidRPr="00B77A92">
        <w:t>P</w:t>
      </w:r>
      <w:r w:rsidR="001C665F" w:rsidRPr="00B77A92">
        <w:t xml:space="preserve">roduct </w:t>
      </w:r>
      <w:r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DB48AD" w:rsidRPr="00B77A92">
        <w:t xml:space="preserve"> </w:t>
      </w: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38C82ED4"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commentRangeStart w:id="3540"/>
      <w:commentRangeStart w:id="3541"/>
      <w:commentRangeStart w:id="3542"/>
      <w:commentRangeStart w:id="3543"/>
      <w:r w:rsidR="005363F5" w:rsidRPr="00B77A92">
        <w:rPr>
          <w:strike/>
          <w:highlight w:val="yellow"/>
        </w:rPr>
        <w:t>Changes in a Revision ensure backward compatibility with previous versions within the same Edition. A Revision, for example, may introduce new features and attributes</w:t>
      </w:r>
      <w:r w:rsidR="00F75030" w:rsidRPr="00B77A92">
        <w:rPr>
          <w:strike/>
          <w:highlight w:val="yellow"/>
        </w:rPr>
        <w:t>, but will not delete a feature or attribute</w:t>
      </w:r>
      <w:commentRangeEnd w:id="3540"/>
      <w:r w:rsidR="00DB796E" w:rsidRPr="00237F07">
        <w:rPr>
          <w:rStyle w:val="CommentReference"/>
          <w:lang w:val="en-GB"/>
          <w:rPrChange w:id="3544" w:author="jonathan pritchard" w:date="2024-08-21T11:05:00Z" w16du:dateUtc="2024-08-21T10:05:00Z">
            <w:rPr>
              <w:rStyle w:val="CommentReference"/>
            </w:rPr>
          </w:rPrChange>
        </w:rPr>
        <w:commentReference w:id="3540"/>
      </w:r>
      <w:commentRangeEnd w:id="3541"/>
      <w:r w:rsidR="00DB796E" w:rsidRPr="00237F07">
        <w:rPr>
          <w:rStyle w:val="CommentReference"/>
          <w:lang w:val="en-GB"/>
          <w:rPrChange w:id="3545" w:author="jonathan pritchard" w:date="2024-08-21T11:05:00Z" w16du:dateUtc="2024-08-21T10:05:00Z">
            <w:rPr>
              <w:rStyle w:val="CommentReference"/>
            </w:rPr>
          </w:rPrChange>
        </w:rPr>
        <w:commentReference w:id="3541"/>
      </w:r>
      <w:commentRangeEnd w:id="3542"/>
      <w:r w:rsidR="00525920" w:rsidRPr="00237F07">
        <w:rPr>
          <w:rStyle w:val="CommentReference"/>
          <w:lang w:val="en-GB"/>
          <w:rPrChange w:id="3546" w:author="jonathan pritchard" w:date="2024-08-21T11:05:00Z" w16du:dateUtc="2024-08-21T10:05:00Z">
            <w:rPr>
              <w:rStyle w:val="CommentReference"/>
            </w:rPr>
          </w:rPrChange>
        </w:rPr>
        <w:commentReference w:id="3542"/>
      </w:r>
      <w:r w:rsidR="005363F5" w:rsidRPr="00B77A92">
        <w:rPr>
          <w:highlight w:val="yellow"/>
        </w:rPr>
        <w:t>.</w:t>
      </w:r>
      <w:r w:rsidR="005363F5" w:rsidRPr="00B77A92">
        <w:t xml:space="preserve"> </w:t>
      </w:r>
      <w:commentRangeEnd w:id="3543"/>
      <w:r w:rsidR="006C470D" w:rsidRPr="00237F07">
        <w:rPr>
          <w:rStyle w:val="CommentReference"/>
          <w:lang w:val="en-GB"/>
          <w:rPrChange w:id="3547" w:author="jonathan pritchard" w:date="2024-08-21T11:05:00Z" w16du:dateUtc="2024-08-21T10:05:00Z">
            <w:rPr>
              <w:rStyle w:val="CommentReference"/>
            </w:rPr>
          </w:rPrChange>
        </w:rPr>
        <w:commentReference w:id="3543"/>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rPr>
          <w:ins w:id="3548" w:author="jonathan pritchard" w:date="2024-08-16T11:10:00Z" w16du:dateUtc="2024-08-16T10:10:00Z"/>
        </w:rPr>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pPr>
        <w:pStyle w:val="ListParagraph"/>
        <w:spacing w:after="120" w:line="240" w:lineRule="auto"/>
        <w:jc w:val="both"/>
        <w:rPr>
          <w:ins w:id="3549" w:author="jonathan pritchard" w:date="2024-08-16T11:03:00Z" w16du:dateUtc="2024-08-16T10:03:00Z"/>
        </w:rPr>
        <w:pPrChange w:id="3550" w:author="jonathan pritchard" w:date="2024-08-16T11:10:00Z" w16du:dateUtc="2024-08-16T10:10:00Z">
          <w:pPr>
            <w:pStyle w:val="ListParagraph"/>
            <w:numPr>
              <w:numId w:val="46"/>
            </w:numPr>
            <w:spacing w:after="120" w:line="240" w:lineRule="auto"/>
            <w:ind w:hanging="360"/>
            <w:jc w:val="both"/>
          </w:pPr>
        </w:pPrChange>
      </w:pPr>
    </w:p>
    <w:tbl>
      <w:tblPr>
        <w:tblStyle w:val="TableGrid"/>
        <w:tblW w:w="0" w:type="auto"/>
        <w:tblLook w:val="04A0" w:firstRow="1" w:lastRow="0" w:firstColumn="1" w:lastColumn="0" w:noHBand="0" w:noVBand="1"/>
        <w:tblPrChange w:id="3551" w:author="jonathan pritchard" w:date="2024-08-16T11:10:00Z" w16du:dateUtc="2024-08-16T10:10:00Z">
          <w:tblPr>
            <w:tblStyle w:val="TableGrid"/>
            <w:tblW w:w="0" w:type="auto"/>
            <w:tblLook w:val="04A0" w:firstRow="1" w:lastRow="0" w:firstColumn="1" w:lastColumn="0" w:noHBand="0" w:noVBand="1"/>
          </w:tblPr>
        </w:tblPrChange>
      </w:tblPr>
      <w:tblGrid>
        <w:gridCol w:w="2376"/>
        <w:gridCol w:w="1701"/>
        <w:gridCol w:w="1515"/>
        <w:gridCol w:w="1865"/>
        <w:gridCol w:w="1865"/>
        <w:tblGridChange w:id="3552">
          <w:tblGrid>
            <w:gridCol w:w="1864"/>
            <w:gridCol w:w="512"/>
            <w:gridCol w:w="1352"/>
            <w:gridCol w:w="349"/>
            <w:gridCol w:w="1515"/>
            <w:gridCol w:w="1865"/>
            <w:gridCol w:w="1865"/>
          </w:tblGrid>
        </w:tblGridChange>
      </w:tblGrid>
      <w:tr w:rsidR="0078790C" w:rsidRPr="00B77A92" w14:paraId="5EB0F070" w14:textId="77777777" w:rsidTr="0033662B">
        <w:trPr>
          <w:ins w:id="3553" w:author="jonathan pritchard" w:date="2024-08-16T11:03:00Z"/>
        </w:trPr>
        <w:tc>
          <w:tcPr>
            <w:tcW w:w="2376" w:type="dxa"/>
            <w:shd w:val="clear" w:color="auto" w:fill="F2F2F2" w:themeFill="background1" w:themeFillShade="F2"/>
            <w:tcPrChange w:id="3554" w:author="jonathan pritchard" w:date="2024-08-16T11:10:00Z" w16du:dateUtc="2024-08-16T10:10:00Z">
              <w:tcPr>
                <w:tcW w:w="1864" w:type="dxa"/>
              </w:tcPr>
            </w:tcPrChange>
          </w:tcPr>
          <w:p w14:paraId="39F800CC" w14:textId="4BC8B880" w:rsidR="0078790C" w:rsidRPr="00B77A92" w:rsidRDefault="0078790C">
            <w:pPr>
              <w:spacing w:after="120"/>
              <w:jc w:val="center"/>
              <w:rPr>
                <w:ins w:id="3555" w:author="jonathan pritchard" w:date="2024-08-16T11:03:00Z" w16du:dateUtc="2024-08-16T10:03:00Z"/>
              </w:rPr>
              <w:pPrChange w:id="3556" w:author="jonathan pritchard" w:date="2024-08-16T11:04:00Z" w16du:dateUtc="2024-08-16T10:04:00Z">
                <w:pPr>
                  <w:spacing w:after="120"/>
                  <w:jc w:val="both"/>
                </w:pPr>
              </w:pPrChange>
            </w:pPr>
            <w:ins w:id="3557" w:author="jonathan pritchard" w:date="2024-08-16T11:03:00Z" w16du:dateUtc="2024-08-16T10:03:00Z">
              <w:r w:rsidRPr="00B77A92">
                <w:t>Type of Ch</w:t>
              </w:r>
            </w:ins>
            <w:ins w:id="3558" w:author="jonathan pritchard" w:date="2024-08-16T11:04:00Z" w16du:dateUtc="2024-08-16T10:04:00Z">
              <w:r w:rsidRPr="00B77A92">
                <w:t>ange</w:t>
              </w:r>
            </w:ins>
          </w:p>
        </w:tc>
        <w:tc>
          <w:tcPr>
            <w:tcW w:w="1701" w:type="dxa"/>
            <w:shd w:val="clear" w:color="auto" w:fill="F2F2F2" w:themeFill="background1" w:themeFillShade="F2"/>
            <w:tcPrChange w:id="3559" w:author="jonathan pritchard" w:date="2024-08-16T11:10:00Z" w16du:dateUtc="2024-08-16T10:10:00Z">
              <w:tcPr>
                <w:tcW w:w="1864" w:type="dxa"/>
                <w:gridSpan w:val="2"/>
              </w:tcPr>
            </w:tcPrChange>
          </w:tcPr>
          <w:p w14:paraId="7A436B0C" w14:textId="3944CE9B" w:rsidR="0078790C" w:rsidRPr="00B77A92" w:rsidRDefault="0078790C">
            <w:pPr>
              <w:spacing w:after="120"/>
              <w:jc w:val="center"/>
              <w:rPr>
                <w:ins w:id="3560" w:author="jonathan pritchard" w:date="2024-08-16T11:03:00Z" w16du:dateUtc="2024-08-16T10:03:00Z"/>
              </w:rPr>
              <w:pPrChange w:id="3561" w:author="jonathan pritchard" w:date="2024-08-16T11:04:00Z" w16du:dateUtc="2024-08-16T10:04:00Z">
                <w:pPr>
                  <w:spacing w:after="120"/>
                  <w:jc w:val="both"/>
                </w:pPr>
              </w:pPrChange>
            </w:pPr>
            <w:ins w:id="3562" w:author="jonathan pritchard" w:date="2024-08-16T11:04:00Z" w16du:dateUtc="2024-08-16T10:04:00Z">
              <w:r w:rsidRPr="00B77A92">
                <w:t>Example</w:t>
              </w:r>
            </w:ins>
          </w:p>
        </w:tc>
        <w:tc>
          <w:tcPr>
            <w:tcW w:w="1515" w:type="dxa"/>
            <w:shd w:val="clear" w:color="auto" w:fill="F2F2F2" w:themeFill="background1" w:themeFillShade="F2"/>
            <w:tcPrChange w:id="3563" w:author="jonathan pritchard" w:date="2024-08-16T11:10:00Z" w16du:dateUtc="2024-08-16T10:10:00Z">
              <w:tcPr>
                <w:tcW w:w="1864" w:type="dxa"/>
                <w:gridSpan w:val="2"/>
              </w:tcPr>
            </w:tcPrChange>
          </w:tcPr>
          <w:p w14:paraId="076E9C81" w14:textId="097E632D" w:rsidR="0078790C" w:rsidRPr="00B77A92" w:rsidRDefault="0078790C">
            <w:pPr>
              <w:spacing w:after="120"/>
              <w:jc w:val="center"/>
              <w:rPr>
                <w:ins w:id="3564" w:author="jonathan pritchard" w:date="2024-08-16T11:03:00Z" w16du:dateUtc="2024-08-16T10:03:00Z"/>
              </w:rPr>
              <w:pPrChange w:id="3565" w:author="jonathan pritchard" w:date="2024-08-16T11:04:00Z" w16du:dateUtc="2024-08-16T10:04:00Z">
                <w:pPr>
                  <w:spacing w:after="120"/>
                  <w:jc w:val="both"/>
                </w:pPr>
              </w:pPrChange>
            </w:pPr>
            <w:ins w:id="3566" w:author="jonathan pritchard" w:date="2024-08-16T11:04:00Z" w16du:dateUtc="2024-08-16T10:04:00Z">
              <w:r w:rsidRPr="00B77A92">
                <w:t>DPS</w:t>
              </w:r>
            </w:ins>
          </w:p>
        </w:tc>
        <w:tc>
          <w:tcPr>
            <w:tcW w:w="1865" w:type="dxa"/>
            <w:shd w:val="clear" w:color="auto" w:fill="F2F2F2" w:themeFill="background1" w:themeFillShade="F2"/>
            <w:tcPrChange w:id="3567" w:author="jonathan pritchard" w:date="2024-08-16T11:10:00Z" w16du:dateUtc="2024-08-16T10:10:00Z">
              <w:tcPr>
                <w:tcW w:w="1865" w:type="dxa"/>
              </w:tcPr>
            </w:tcPrChange>
          </w:tcPr>
          <w:p w14:paraId="3976BF21" w14:textId="664D0BAD" w:rsidR="0078790C" w:rsidRPr="00B77A92" w:rsidRDefault="0078790C">
            <w:pPr>
              <w:spacing w:after="120"/>
              <w:jc w:val="center"/>
              <w:rPr>
                <w:ins w:id="3568" w:author="jonathan pritchard" w:date="2024-08-16T11:03:00Z" w16du:dateUtc="2024-08-16T10:03:00Z"/>
              </w:rPr>
              <w:pPrChange w:id="3569" w:author="jonathan pritchard" w:date="2024-08-16T11:04:00Z" w16du:dateUtc="2024-08-16T10:04:00Z">
                <w:pPr>
                  <w:spacing w:after="120"/>
                  <w:jc w:val="both"/>
                </w:pPr>
              </w:pPrChange>
            </w:pPr>
            <w:ins w:id="3570" w:author="jonathan pritchard" w:date="2024-08-16T11:04:00Z" w16du:dateUtc="2024-08-16T10:04:00Z">
              <w:r w:rsidRPr="00B77A92">
                <w:t>FC</w:t>
              </w:r>
            </w:ins>
          </w:p>
        </w:tc>
        <w:tc>
          <w:tcPr>
            <w:tcW w:w="1865" w:type="dxa"/>
            <w:shd w:val="clear" w:color="auto" w:fill="F2F2F2" w:themeFill="background1" w:themeFillShade="F2"/>
            <w:tcPrChange w:id="3571" w:author="jonathan pritchard" w:date="2024-08-16T11:10:00Z" w16du:dateUtc="2024-08-16T10:10:00Z">
              <w:tcPr>
                <w:tcW w:w="1865" w:type="dxa"/>
              </w:tcPr>
            </w:tcPrChange>
          </w:tcPr>
          <w:p w14:paraId="1B8F2CA8" w14:textId="051CBB40" w:rsidR="0078790C" w:rsidRPr="00B77A92" w:rsidRDefault="0078790C">
            <w:pPr>
              <w:spacing w:after="120"/>
              <w:jc w:val="center"/>
              <w:rPr>
                <w:ins w:id="3572" w:author="jonathan pritchard" w:date="2024-08-16T11:03:00Z" w16du:dateUtc="2024-08-16T10:03:00Z"/>
              </w:rPr>
              <w:pPrChange w:id="3573" w:author="jonathan pritchard" w:date="2024-08-16T11:04:00Z" w16du:dateUtc="2024-08-16T10:04:00Z">
                <w:pPr>
                  <w:spacing w:after="120"/>
                  <w:jc w:val="both"/>
                </w:pPr>
              </w:pPrChange>
            </w:pPr>
            <w:ins w:id="3574" w:author="jonathan pritchard" w:date="2024-08-16T11:04:00Z" w16du:dateUtc="2024-08-16T10:04:00Z">
              <w:r w:rsidRPr="00B77A92">
                <w:t>PC</w:t>
              </w:r>
            </w:ins>
          </w:p>
        </w:tc>
      </w:tr>
      <w:tr w:rsidR="0078790C" w:rsidRPr="00B77A92" w14:paraId="295BDA07" w14:textId="77777777" w:rsidTr="0033662B">
        <w:trPr>
          <w:ins w:id="3575" w:author="jonathan pritchard" w:date="2024-08-16T11:03:00Z"/>
        </w:trPr>
        <w:tc>
          <w:tcPr>
            <w:tcW w:w="2376" w:type="dxa"/>
            <w:vAlign w:val="center"/>
            <w:tcPrChange w:id="3576" w:author="jonathan pritchard" w:date="2024-08-16T11:11:00Z" w16du:dateUtc="2024-08-16T10:11:00Z">
              <w:tcPr>
                <w:tcW w:w="1864" w:type="dxa"/>
              </w:tcPr>
            </w:tcPrChange>
          </w:tcPr>
          <w:p w14:paraId="4504D67F" w14:textId="73BD0814" w:rsidR="0078790C" w:rsidRPr="00B77A92" w:rsidRDefault="0078790C">
            <w:pPr>
              <w:spacing w:after="120"/>
              <w:rPr>
                <w:ins w:id="3577" w:author="jonathan pritchard" w:date="2024-08-16T11:03:00Z" w16du:dateUtc="2024-08-16T10:03:00Z"/>
              </w:rPr>
              <w:pPrChange w:id="3578" w:author="jonathan pritchard" w:date="2024-08-16T11:10:00Z" w16du:dateUtc="2024-08-16T10:10:00Z">
                <w:pPr>
                  <w:spacing w:after="120"/>
                  <w:jc w:val="both"/>
                </w:pPr>
              </w:pPrChange>
            </w:pPr>
            <w:ins w:id="3579" w:author="jonathan pritchard" w:date="2024-08-16T11:07:00Z" w16du:dateUtc="2024-08-16T10:07:00Z">
              <w:r w:rsidRPr="00B77A92">
                <w:t>Major Change including an S-100 version change</w:t>
              </w:r>
            </w:ins>
          </w:p>
        </w:tc>
        <w:tc>
          <w:tcPr>
            <w:tcW w:w="1701" w:type="dxa"/>
            <w:vAlign w:val="center"/>
            <w:tcPrChange w:id="3580" w:author="jonathan pritchard" w:date="2024-08-16T11:11:00Z" w16du:dateUtc="2024-08-16T10:11:00Z">
              <w:tcPr>
                <w:tcW w:w="1864" w:type="dxa"/>
                <w:gridSpan w:val="2"/>
              </w:tcPr>
            </w:tcPrChange>
          </w:tcPr>
          <w:p w14:paraId="65A5AFDC" w14:textId="2C4E0739" w:rsidR="0078790C" w:rsidRPr="00B77A92" w:rsidRDefault="0078790C">
            <w:pPr>
              <w:spacing w:after="120"/>
              <w:rPr>
                <w:ins w:id="3581" w:author="jonathan pritchard" w:date="2024-08-16T11:03:00Z" w16du:dateUtc="2024-08-16T10:03:00Z"/>
              </w:rPr>
              <w:pPrChange w:id="3582" w:author="jonathan pritchard" w:date="2024-08-16T11:10:00Z" w16du:dateUtc="2024-08-16T10:10:00Z">
                <w:pPr>
                  <w:spacing w:after="120"/>
                  <w:jc w:val="both"/>
                </w:pPr>
              </w:pPrChange>
            </w:pPr>
            <w:ins w:id="3583" w:author="jonathan pritchard" w:date="2024-08-16T11:07:00Z" w16du:dateUtc="2024-08-16T10:07:00Z">
              <w:r w:rsidRPr="00B77A92">
                <w:t>New Concept in S-100, used in S-101</w:t>
              </w:r>
            </w:ins>
          </w:p>
        </w:tc>
        <w:tc>
          <w:tcPr>
            <w:tcW w:w="1515" w:type="dxa"/>
            <w:vAlign w:val="center"/>
            <w:tcPrChange w:id="3584" w:author="jonathan pritchard" w:date="2024-08-16T11:11:00Z" w16du:dateUtc="2024-08-16T10:11:00Z">
              <w:tcPr>
                <w:tcW w:w="1864" w:type="dxa"/>
                <w:gridSpan w:val="2"/>
              </w:tcPr>
            </w:tcPrChange>
          </w:tcPr>
          <w:p w14:paraId="20587014" w14:textId="2803BB06" w:rsidR="0078790C" w:rsidRPr="00B77A92" w:rsidRDefault="0078790C">
            <w:pPr>
              <w:spacing w:after="120"/>
              <w:jc w:val="center"/>
              <w:rPr>
                <w:ins w:id="3585" w:author="jonathan pritchard" w:date="2024-08-16T11:03:00Z" w16du:dateUtc="2024-08-16T10:03:00Z"/>
              </w:rPr>
              <w:pPrChange w:id="3586" w:author="jonathan pritchard" w:date="2024-08-16T11:04:00Z" w16du:dateUtc="2024-08-16T10:04:00Z">
                <w:pPr>
                  <w:spacing w:after="120"/>
                  <w:jc w:val="both"/>
                </w:pPr>
              </w:pPrChange>
            </w:pPr>
            <w:ins w:id="3587" w:author="jonathan pritchard" w:date="2024-08-16T11:06:00Z" w16du:dateUtc="2024-08-16T10:06:00Z">
              <w:r w:rsidRPr="00237F07">
                <w:rPr>
                  <w:rPrChange w:id="3588" w:author="jonathan pritchard" w:date="2024-08-21T11:05:00Z" w16du:dateUtc="2024-08-21T10:05:00Z">
                    <w:rPr>
                      <w:noProof/>
                    </w:rPr>
                  </w:rPrChange>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3589" w:author="jonathan pritchard" w:date="2024-08-16T11:11:00Z" w16du:dateUtc="2024-08-16T10:11:00Z">
              <w:tcPr>
                <w:tcW w:w="1865" w:type="dxa"/>
              </w:tcPr>
            </w:tcPrChange>
          </w:tcPr>
          <w:p w14:paraId="7BD06AFB" w14:textId="43046F00" w:rsidR="0078790C" w:rsidRPr="00B77A92" w:rsidRDefault="0078790C">
            <w:pPr>
              <w:spacing w:after="120"/>
              <w:jc w:val="center"/>
              <w:rPr>
                <w:ins w:id="3590" w:author="jonathan pritchard" w:date="2024-08-16T11:03:00Z" w16du:dateUtc="2024-08-16T10:03:00Z"/>
              </w:rPr>
              <w:pPrChange w:id="3591" w:author="jonathan pritchard" w:date="2024-08-16T11:04:00Z" w16du:dateUtc="2024-08-16T10:04:00Z">
                <w:pPr>
                  <w:spacing w:after="120"/>
                  <w:jc w:val="both"/>
                </w:pPr>
              </w:pPrChange>
            </w:pPr>
            <w:ins w:id="3592" w:author="jonathan pritchard" w:date="2024-08-16T11:06:00Z" w16du:dateUtc="2024-08-16T10:06:00Z">
              <w:r w:rsidRPr="00237F07">
                <w:rPr>
                  <w:rPrChange w:id="3593" w:author="jonathan pritchard" w:date="2024-08-21T11:05:00Z" w16du:dateUtc="2024-08-21T10:05:00Z">
                    <w:rPr>
                      <w:noProof/>
                    </w:rPr>
                  </w:rPrChange>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3594" w:author="jonathan pritchard" w:date="2024-08-16T11:11:00Z" w16du:dateUtc="2024-08-16T10:11:00Z">
              <w:tcPr>
                <w:tcW w:w="1865" w:type="dxa"/>
              </w:tcPr>
            </w:tcPrChange>
          </w:tcPr>
          <w:p w14:paraId="05A51679" w14:textId="7F48E8E9" w:rsidR="0078790C" w:rsidRPr="00B77A92" w:rsidRDefault="0078790C">
            <w:pPr>
              <w:spacing w:after="120"/>
              <w:jc w:val="center"/>
              <w:rPr>
                <w:ins w:id="3595" w:author="jonathan pritchard" w:date="2024-08-16T11:03:00Z" w16du:dateUtc="2024-08-16T10:03:00Z"/>
              </w:rPr>
              <w:pPrChange w:id="3596" w:author="jonathan pritchard" w:date="2024-08-16T11:04:00Z" w16du:dateUtc="2024-08-16T10:04:00Z">
                <w:pPr>
                  <w:spacing w:after="120"/>
                  <w:jc w:val="both"/>
                </w:pPr>
              </w:pPrChange>
            </w:pPr>
            <w:ins w:id="3597" w:author="jonathan pritchard" w:date="2024-08-16T11:06:00Z" w16du:dateUtc="2024-08-16T10:06:00Z">
              <w:r w:rsidRPr="00237F07">
                <w:rPr>
                  <w:rPrChange w:id="3598" w:author="jonathan pritchard" w:date="2024-08-21T11:05:00Z" w16du:dateUtc="2024-08-21T10:05:00Z">
                    <w:rPr>
                      <w:noProof/>
                    </w:rPr>
                  </w:rPrChange>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r>
      <w:tr w:rsidR="0078790C" w:rsidRPr="00B77A92" w14:paraId="6D64CB8C" w14:textId="77777777" w:rsidTr="0033662B">
        <w:trPr>
          <w:ins w:id="3599" w:author="jonathan pritchard" w:date="2024-08-16T11:03:00Z"/>
        </w:trPr>
        <w:tc>
          <w:tcPr>
            <w:tcW w:w="2376" w:type="dxa"/>
            <w:vAlign w:val="center"/>
            <w:tcPrChange w:id="3600" w:author="jonathan pritchard" w:date="2024-08-16T11:11:00Z" w16du:dateUtc="2024-08-16T10:11:00Z">
              <w:tcPr>
                <w:tcW w:w="1864" w:type="dxa"/>
              </w:tcPr>
            </w:tcPrChange>
          </w:tcPr>
          <w:p w14:paraId="43C80F9E" w14:textId="18FFABCE" w:rsidR="0078790C" w:rsidRPr="00B77A92" w:rsidRDefault="0078790C">
            <w:pPr>
              <w:spacing w:after="120"/>
              <w:rPr>
                <w:ins w:id="3601" w:author="jonathan pritchard" w:date="2024-08-16T11:03:00Z" w16du:dateUtc="2024-08-16T10:03:00Z"/>
              </w:rPr>
              <w:pPrChange w:id="3602" w:author="jonathan pritchard" w:date="2024-08-16T11:10:00Z" w16du:dateUtc="2024-08-16T10:10:00Z">
                <w:pPr>
                  <w:spacing w:after="120"/>
                  <w:jc w:val="both"/>
                </w:pPr>
              </w:pPrChange>
            </w:pPr>
            <w:ins w:id="3603" w:author="jonathan pritchard" w:date="2024-08-16T11:07:00Z" w16du:dateUtc="2024-08-16T10:07:00Z">
              <w:r w:rsidRPr="00B77A92">
                <w:t>New content</w:t>
              </w:r>
            </w:ins>
          </w:p>
        </w:tc>
        <w:tc>
          <w:tcPr>
            <w:tcW w:w="1701" w:type="dxa"/>
            <w:vAlign w:val="center"/>
            <w:tcPrChange w:id="3604" w:author="jonathan pritchard" w:date="2024-08-16T11:11:00Z" w16du:dateUtc="2024-08-16T10:11:00Z">
              <w:tcPr>
                <w:tcW w:w="1864" w:type="dxa"/>
                <w:gridSpan w:val="2"/>
              </w:tcPr>
            </w:tcPrChange>
          </w:tcPr>
          <w:p w14:paraId="6D0BE867" w14:textId="35F3FF29" w:rsidR="0078790C" w:rsidRPr="00B77A92" w:rsidRDefault="0078790C">
            <w:pPr>
              <w:spacing w:after="120"/>
              <w:rPr>
                <w:ins w:id="3605" w:author="jonathan pritchard" w:date="2024-08-16T11:03:00Z" w16du:dateUtc="2024-08-16T10:03:00Z"/>
              </w:rPr>
              <w:pPrChange w:id="3606" w:author="jonathan pritchard" w:date="2024-08-16T11:10:00Z" w16du:dateUtc="2024-08-16T10:10:00Z">
                <w:pPr>
                  <w:spacing w:after="120"/>
                  <w:jc w:val="both"/>
                </w:pPr>
              </w:pPrChange>
            </w:pPr>
            <w:ins w:id="3607" w:author="jonathan pritchard" w:date="2024-08-16T11:07:00Z" w16du:dateUtc="2024-08-16T10:07:00Z">
              <w:r w:rsidRPr="00B77A92">
                <w:t xml:space="preserve">Attribute value / </w:t>
              </w:r>
            </w:ins>
            <w:ins w:id="3608" w:author="jonathan pritchard" w:date="2024-08-16T11:08:00Z" w16du:dateUtc="2024-08-16T10:08:00Z">
              <w:r w:rsidRPr="00B77A92">
                <w:t>Feature added or removed</w:t>
              </w:r>
            </w:ins>
          </w:p>
        </w:tc>
        <w:tc>
          <w:tcPr>
            <w:tcW w:w="1515" w:type="dxa"/>
            <w:vAlign w:val="center"/>
            <w:tcPrChange w:id="3609" w:author="jonathan pritchard" w:date="2024-08-16T11:11:00Z" w16du:dateUtc="2024-08-16T10:11:00Z">
              <w:tcPr>
                <w:tcW w:w="1864" w:type="dxa"/>
                <w:gridSpan w:val="2"/>
              </w:tcPr>
            </w:tcPrChange>
          </w:tcPr>
          <w:p w14:paraId="7CDFA69C" w14:textId="0138E8C0" w:rsidR="0078790C" w:rsidRPr="00B77A92" w:rsidRDefault="0078790C">
            <w:pPr>
              <w:spacing w:after="120"/>
              <w:jc w:val="center"/>
              <w:rPr>
                <w:ins w:id="3610" w:author="jonathan pritchard" w:date="2024-08-16T11:03:00Z" w16du:dateUtc="2024-08-16T10:03:00Z"/>
              </w:rPr>
              <w:pPrChange w:id="3611" w:author="jonathan pritchard" w:date="2024-08-16T11:04:00Z" w16du:dateUtc="2024-08-16T10:04:00Z">
                <w:pPr>
                  <w:spacing w:after="120"/>
                  <w:jc w:val="both"/>
                </w:pPr>
              </w:pPrChange>
            </w:pPr>
            <w:ins w:id="3612" w:author="jonathan pritchard" w:date="2024-08-16T11:08:00Z" w16du:dateUtc="2024-08-16T10:08:00Z">
              <w:r w:rsidRPr="00B77A92">
                <w:t>A.</w:t>
              </w:r>
            </w:ins>
            <w:ins w:id="3613" w:author="jonathan pritchard" w:date="2024-08-16T11:06:00Z" w16du:dateUtc="2024-08-16T10:06:00Z">
              <w:r w:rsidRPr="00237F07">
                <w:rPr>
                  <w:rPrChange w:id="3614" w:author="jonathan pritchard" w:date="2024-08-21T11:05:00Z" w16du:dateUtc="2024-08-21T10:05:00Z">
                    <w:rPr>
                      <w:noProof/>
                    </w:rPr>
                  </w:rPrChange>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3615" w:author="jonathan pritchard" w:date="2024-08-16T11:11:00Z" w16du:dateUtc="2024-08-16T10:11:00Z">
              <w:tcPr>
                <w:tcW w:w="1865" w:type="dxa"/>
              </w:tcPr>
            </w:tcPrChange>
          </w:tcPr>
          <w:p w14:paraId="2B079DCB" w14:textId="6D729AE5" w:rsidR="0078790C" w:rsidRPr="00B77A92" w:rsidRDefault="0078790C">
            <w:pPr>
              <w:spacing w:after="120"/>
              <w:jc w:val="center"/>
              <w:rPr>
                <w:ins w:id="3616" w:author="jonathan pritchard" w:date="2024-08-16T11:03:00Z" w16du:dateUtc="2024-08-16T10:03:00Z"/>
              </w:rPr>
              <w:pPrChange w:id="3617" w:author="jonathan pritchard" w:date="2024-08-16T11:04:00Z" w16du:dateUtc="2024-08-16T10:04:00Z">
                <w:pPr>
                  <w:spacing w:after="120"/>
                  <w:jc w:val="both"/>
                </w:pPr>
              </w:pPrChange>
            </w:pPr>
            <w:ins w:id="3618" w:author="jonathan pritchard" w:date="2024-08-16T11:08:00Z" w16du:dateUtc="2024-08-16T10:08:00Z">
              <w:r w:rsidRPr="00B77A92">
                <w:t>A.</w:t>
              </w:r>
            </w:ins>
            <w:ins w:id="3619" w:author="jonathan pritchard" w:date="2024-08-16T11:06:00Z" w16du:dateUtc="2024-08-16T10:06:00Z">
              <w:r w:rsidRPr="00237F07">
                <w:rPr>
                  <w:rPrChange w:id="3620" w:author="jonathan pritchard" w:date="2024-08-21T11:05:00Z" w16du:dateUtc="2024-08-21T10:05:00Z">
                    <w:rPr>
                      <w:noProof/>
                    </w:rPr>
                  </w:rPrChange>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3621" w:author="jonathan pritchard" w:date="2024-08-16T11:11:00Z" w16du:dateUtc="2024-08-16T10:11:00Z">
              <w:tcPr>
                <w:tcW w:w="1865" w:type="dxa"/>
              </w:tcPr>
            </w:tcPrChange>
          </w:tcPr>
          <w:p w14:paraId="5E3D369B" w14:textId="69F936A1" w:rsidR="0078790C" w:rsidRPr="00B77A92" w:rsidRDefault="0078790C">
            <w:pPr>
              <w:spacing w:after="120"/>
              <w:jc w:val="center"/>
              <w:rPr>
                <w:ins w:id="3622" w:author="jonathan pritchard" w:date="2024-08-16T11:03:00Z" w16du:dateUtc="2024-08-16T10:03:00Z"/>
              </w:rPr>
              <w:pPrChange w:id="3623" w:author="jonathan pritchard" w:date="2024-08-16T11:04:00Z" w16du:dateUtc="2024-08-16T10:04:00Z">
                <w:pPr>
                  <w:spacing w:after="120"/>
                  <w:jc w:val="both"/>
                </w:pPr>
              </w:pPrChange>
            </w:pPr>
            <w:ins w:id="3624" w:author="jonathan pritchard" w:date="2024-08-16T11:08:00Z" w16du:dateUtc="2024-08-16T10:08:00Z">
              <w:r w:rsidRPr="00B77A92">
                <w:t>A.</w:t>
              </w:r>
            </w:ins>
            <w:ins w:id="3625" w:author="jonathan pritchard" w:date="2024-08-16T11:06:00Z" w16du:dateUtc="2024-08-16T10:06:00Z">
              <w:r w:rsidRPr="00237F07">
                <w:rPr>
                  <w:rPrChange w:id="3626" w:author="jonathan pritchard" w:date="2024-08-21T11:05:00Z" w16du:dateUtc="2024-08-21T10:05:00Z">
                    <w:rPr>
                      <w:noProof/>
                    </w:rPr>
                  </w:rPrChange>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r>
      <w:tr w:rsidR="0078790C" w:rsidRPr="00B77A92" w14:paraId="512FE840" w14:textId="77777777" w:rsidTr="0033662B">
        <w:trPr>
          <w:ins w:id="3627" w:author="jonathan pritchard" w:date="2024-08-16T11:06:00Z"/>
        </w:trPr>
        <w:tc>
          <w:tcPr>
            <w:tcW w:w="2376" w:type="dxa"/>
            <w:vAlign w:val="center"/>
            <w:tcPrChange w:id="3628" w:author="jonathan pritchard" w:date="2024-08-16T11:11:00Z" w16du:dateUtc="2024-08-16T10:11:00Z">
              <w:tcPr>
                <w:tcW w:w="2376" w:type="dxa"/>
                <w:gridSpan w:val="2"/>
              </w:tcPr>
            </w:tcPrChange>
          </w:tcPr>
          <w:p w14:paraId="4653D935" w14:textId="509A9F85" w:rsidR="0078790C" w:rsidRPr="00B77A92" w:rsidRDefault="0078790C">
            <w:pPr>
              <w:spacing w:after="120"/>
              <w:rPr>
                <w:ins w:id="3629" w:author="jonathan pritchard" w:date="2024-08-16T11:06:00Z" w16du:dateUtc="2024-08-16T10:06:00Z"/>
              </w:rPr>
              <w:pPrChange w:id="3630" w:author="jonathan pritchard" w:date="2024-08-16T11:10:00Z" w16du:dateUtc="2024-08-16T10:10:00Z">
                <w:pPr>
                  <w:spacing w:after="120"/>
                  <w:jc w:val="center"/>
                </w:pPr>
              </w:pPrChange>
            </w:pPr>
            <w:ins w:id="3631" w:author="jonathan pritchard" w:date="2024-08-16T11:08:00Z" w16du:dateUtc="2024-08-16T10:08:00Z">
              <w:r w:rsidRPr="00B77A92">
                <w:t>FC correction, no content or portrayal impact</w:t>
              </w:r>
            </w:ins>
          </w:p>
        </w:tc>
        <w:tc>
          <w:tcPr>
            <w:tcW w:w="1701" w:type="dxa"/>
            <w:vAlign w:val="center"/>
            <w:tcPrChange w:id="3632" w:author="jonathan pritchard" w:date="2024-08-16T11:11:00Z" w16du:dateUtc="2024-08-16T10:11:00Z">
              <w:tcPr>
                <w:tcW w:w="1701" w:type="dxa"/>
                <w:gridSpan w:val="2"/>
              </w:tcPr>
            </w:tcPrChange>
          </w:tcPr>
          <w:p w14:paraId="19C095AF" w14:textId="58D7D5DA" w:rsidR="0078790C" w:rsidRPr="00B77A92" w:rsidRDefault="0033662B">
            <w:pPr>
              <w:spacing w:after="120"/>
              <w:rPr>
                <w:ins w:id="3633" w:author="jonathan pritchard" w:date="2024-08-16T11:06:00Z" w16du:dateUtc="2024-08-16T10:06:00Z"/>
              </w:rPr>
              <w:pPrChange w:id="3634" w:author="jonathan pritchard" w:date="2024-08-16T11:10:00Z" w16du:dateUtc="2024-08-16T10:10:00Z">
                <w:pPr>
                  <w:spacing w:after="120"/>
                  <w:jc w:val="center"/>
                </w:pPr>
              </w:pPrChange>
            </w:pPr>
            <w:ins w:id="3635" w:author="jonathan pritchard" w:date="2024-08-16T11:08:00Z" w16du:dateUtc="2024-08-16T10:08:00Z">
              <w:r w:rsidRPr="00B77A92">
                <w:t>Clarification of definition</w:t>
              </w:r>
            </w:ins>
          </w:p>
        </w:tc>
        <w:tc>
          <w:tcPr>
            <w:tcW w:w="1515" w:type="dxa"/>
            <w:vAlign w:val="center"/>
            <w:tcPrChange w:id="3636" w:author="jonathan pritchard" w:date="2024-08-16T11:11:00Z" w16du:dateUtc="2024-08-16T10:11:00Z">
              <w:tcPr>
                <w:tcW w:w="1515" w:type="dxa"/>
              </w:tcPr>
            </w:tcPrChange>
          </w:tcPr>
          <w:p w14:paraId="0C3B1360" w14:textId="254C88D1" w:rsidR="0078790C" w:rsidRPr="00237F07" w:rsidRDefault="0033662B" w:rsidP="0078790C">
            <w:pPr>
              <w:spacing w:after="120"/>
              <w:jc w:val="center"/>
              <w:rPr>
                <w:ins w:id="3637" w:author="jonathan pritchard" w:date="2024-08-16T11:06:00Z" w16du:dateUtc="2024-08-16T10:06:00Z"/>
                <w:rPrChange w:id="3638" w:author="jonathan pritchard" w:date="2024-08-21T11:05:00Z" w16du:dateUtc="2024-08-21T10:05:00Z">
                  <w:rPr>
                    <w:ins w:id="3639" w:author="jonathan pritchard" w:date="2024-08-16T11:06:00Z" w16du:dateUtc="2024-08-16T10:06:00Z"/>
                    <w:noProof/>
                  </w:rPr>
                </w:rPrChange>
              </w:rPr>
            </w:pPr>
            <w:ins w:id="3640" w:author="jonathan pritchard" w:date="2024-08-16T11:09:00Z" w16du:dateUtc="2024-08-16T10:09:00Z">
              <w:r w:rsidRPr="00237F07">
                <w:rPr>
                  <w:rPrChange w:id="3641" w:author="jonathan pritchard" w:date="2024-08-21T11:05:00Z" w16du:dateUtc="2024-08-21T10:05:00Z">
                    <w:rPr>
                      <w:noProof/>
                    </w:rPr>
                  </w:rPrChange>
                </w:rPr>
                <w:t>A.B.-</w:t>
              </w:r>
            </w:ins>
          </w:p>
        </w:tc>
        <w:tc>
          <w:tcPr>
            <w:tcW w:w="1865" w:type="dxa"/>
            <w:vAlign w:val="center"/>
            <w:tcPrChange w:id="3642" w:author="jonathan pritchard" w:date="2024-08-16T11:11:00Z" w16du:dateUtc="2024-08-16T10:11:00Z">
              <w:tcPr>
                <w:tcW w:w="1865" w:type="dxa"/>
              </w:tcPr>
            </w:tcPrChange>
          </w:tcPr>
          <w:p w14:paraId="5162F136" w14:textId="3FC62572" w:rsidR="0078790C" w:rsidRPr="00237F07" w:rsidRDefault="0033662B" w:rsidP="0078790C">
            <w:pPr>
              <w:spacing w:after="120"/>
              <w:jc w:val="center"/>
              <w:rPr>
                <w:ins w:id="3643" w:author="jonathan pritchard" w:date="2024-08-16T11:06:00Z" w16du:dateUtc="2024-08-16T10:06:00Z"/>
                <w:rPrChange w:id="3644" w:author="jonathan pritchard" w:date="2024-08-21T11:05:00Z" w16du:dateUtc="2024-08-21T10:05:00Z">
                  <w:rPr>
                    <w:ins w:id="3645" w:author="jonathan pritchard" w:date="2024-08-16T11:06:00Z" w16du:dateUtc="2024-08-16T10:06:00Z"/>
                    <w:noProof/>
                  </w:rPr>
                </w:rPrChange>
              </w:rPr>
            </w:pPr>
            <w:ins w:id="3646" w:author="jonathan pritchard" w:date="2024-08-16T11:09:00Z" w16du:dateUtc="2024-08-16T10:09:00Z">
              <w:r w:rsidRPr="00B77A92">
                <w:t>A.B.</w:t>
              </w:r>
            </w:ins>
            <w:ins w:id="3647" w:author="jonathan pritchard" w:date="2024-08-16T11:06:00Z" w16du:dateUtc="2024-08-16T10:06:00Z">
              <w:r w:rsidR="0078790C" w:rsidRPr="00237F07">
                <w:rPr>
                  <w:rPrChange w:id="3648" w:author="jonathan pritchard" w:date="2024-08-21T11:05:00Z" w16du:dateUtc="2024-08-21T10:05:00Z">
                    <w:rPr>
                      <w:noProof/>
                    </w:rPr>
                  </w:rPrChange>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ins>
          </w:p>
        </w:tc>
        <w:tc>
          <w:tcPr>
            <w:tcW w:w="1865" w:type="dxa"/>
            <w:vAlign w:val="center"/>
            <w:tcPrChange w:id="3649" w:author="jonathan pritchard" w:date="2024-08-16T11:11:00Z" w16du:dateUtc="2024-08-16T10:11:00Z">
              <w:tcPr>
                <w:tcW w:w="1865" w:type="dxa"/>
              </w:tcPr>
            </w:tcPrChange>
          </w:tcPr>
          <w:p w14:paraId="5BCC8C51" w14:textId="782C106E" w:rsidR="0078790C" w:rsidRPr="00237F07" w:rsidRDefault="0033662B" w:rsidP="0078790C">
            <w:pPr>
              <w:spacing w:after="120"/>
              <w:jc w:val="center"/>
              <w:rPr>
                <w:ins w:id="3650" w:author="jonathan pritchard" w:date="2024-08-16T11:06:00Z" w16du:dateUtc="2024-08-16T10:06:00Z"/>
                <w:rPrChange w:id="3651" w:author="jonathan pritchard" w:date="2024-08-21T11:05:00Z" w16du:dateUtc="2024-08-21T10:05:00Z">
                  <w:rPr>
                    <w:ins w:id="3652" w:author="jonathan pritchard" w:date="2024-08-16T11:06:00Z" w16du:dateUtc="2024-08-16T10:06:00Z"/>
                    <w:noProof/>
                  </w:rPr>
                </w:rPrChange>
              </w:rPr>
            </w:pPr>
            <w:ins w:id="3653" w:author="jonathan pritchard" w:date="2024-08-16T11:09:00Z" w16du:dateUtc="2024-08-16T10:09:00Z">
              <w:r w:rsidRPr="00237F07">
                <w:rPr>
                  <w:rPrChange w:id="3654" w:author="jonathan pritchard" w:date="2024-08-21T11:05:00Z" w16du:dateUtc="2024-08-21T10:05:00Z">
                    <w:rPr>
                      <w:noProof/>
                    </w:rPr>
                  </w:rPrChange>
                </w:rPr>
                <w:t>A.B.-</w:t>
              </w:r>
            </w:ins>
          </w:p>
        </w:tc>
      </w:tr>
    </w:tbl>
    <w:p w14:paraId="11AA9A37" w14:textId="77777777" w:rsidR="0078790C" w:rsidRPr="00B77A92" w:rsidRDefault="0078790C" w:rsidP="0078790C">
      <w:pPr>
        <w:spacing w:after="120" w:line="240" w:lineRule="auto"/>
        <w:jc w:val="both"/>
        <w:rPr>
          <w:ins w:id="3655" w:author="jonathan pritchard" w:date="2024-08-16T11:03:00Z" w16du:dateUtc="2024-08-16T10:03:00Z"/>
        </w:rPr>
      </w:pPr>
    </w:p>
    <w:p w14:paraId="5F56E684" w14:textId="77777777" w:rsidR="0033662B" w:rsidRPr="00B77A92" w:rsidRDefault="0033662B">
      <w:pPr>
        <w:spacing w:after="120" w:line="240" w:lineRule="auto"/>
        <w:jc w:val="both"/>
        <w:rPr>
          <w:ins w:id="3656" w:author="jonathan pritchard" w:date="2024-02-06T15:56:00Z"/>
        </w:rPr>
        <w:pPrChange w:id="3657" w:author="jonathan pritchard" w:date="2024-08-16T11:03:00Z" w16du:dateUtc="2024-08-16T10:03:00Z">
          <w:pPr>
            <w:pStyle w:val="ListParagraph"/>
            <w:numPr>
              <w:numId w:val="46"/>
            </w:numPr>
            <w:spacing w:after="120" w:line="240" w:lineRule="auto"/>
            <w:ind w:hanging="360"/>
            <w:jc w:val="both"/>
          </w:pPr>
        </w:pPrChange>
      </w:pPr>
    </w:p>
    <w:p w14:paraId="601A79C1" w14:textId="202F40C9" w:rsidR="00742D83" w:rsidRPr="00B77A92" w:rsidRDefault="00DB796E" w:rsidP="00DB796E">
      <w:pPr>
        <w:spacing w:after="120" w:line="240" w:lineRule="auto"/>
        <w:jc w:val="both"/>
        <w:rPr>
          <w:ins w:id="3658" w:author="jonathan pritchard" w:date="2024-08-16T10:53:00Z" w16du:dateUtc="2024-08-16T09:53:00Z"/>
        </w:rPr>
      </w:pPr>
      <w:ins w:id="3659" w:author="jonathan pritchard" w:date="2024-02-06T15:56:00Z">
        <w:r w:rsidRPr="00B77A92">
          <w:t>Each dataset</w:t>
        </w:r>
      </w:ins>
      <w:ins w:id="3660" w:author="jonathan pritchard" w:date="2024-02-06T15:57:00Z">
        <w:r w:rsidRPr="00B77A92">
          <w:t xml:space="preserve"> has a product specification edition number contained within it.</w:t>
        </w:r>
      </w:ins>
      <w:ins w:id="3661" w:author="jonathan pritchard" w:date="2024-08-16T10:53:00Z" w16du:dateUtc="2024-08-16T09:53:00Z">
        <w:r w:rsidR="00311484" w:rsidRPr="00B77A92">
          <w:t xml:space="preserve"> These are located as follows:</w:t>
        </w:r>
      </w:ins>
    </w:p>
    <w:p w14:paraId="2170A648" w14:textId="4259D4F5" w:rsidR="00311484" w:rsidRPr="00B77A92" w:rsidRDefault="00311484" w:rsidP="00311484">
      <w:pPr>
        <w:pStyle w:val="ListParagraph"/>
        <w:numPr>
          <w:ilvl w:val="0"/>
          <w:numId w:val="126"/>
        </w:numPr>
        <w:spacing w:after="120" w:line="240" w:lineRule="auto"/>
        <w:jc w:val="both"/>
        <w:rPr>
          <w:ins w:id="3662" w:author="jonathan pritchard" w:date="2024-08-16T10:54:00Z" w16du:dateUtc="2024-08-16T09:54:00Z"/>
        </w:rPr>
      </w:pPr>
      <w:ins w:id="3663" w:author="jonathan pritchard" w:date="2024-08-16T10:53:00Z" w16du:dateUtc="2024-08-16T09:53:00Z">
        <w:r w:rsidRPr="00B77A92">
          <w:t>ISO8211 data</w:t>
        </w:r>
      </w:ins>
      <w:ins w:id="3664" w:author="jonathan pritchard" w:date="2024-08-16T10:54:00Z" w16du:dateUtc="2024-08-16T09:54:00Z">
        <w:r w:rsidRPr="00B77A92">
          <w:t>sets (S-100 Part 10a)</w:t>
        </w:r>
      </w:ins>
      <w:ins w:id="3665" w:author="jonathan pritchard" w:date="2024-08-16T10:58:00Z" w16du:dateUtc="2024-08-16T09:58:00Z">
        <w:r w:rsidRPr="00B77A92">
          <w:t xml:space="preserve">. </w:t>
        </w:r>
      </w:ins>
      <w:ins w:id="3666" w:author="jonathan pritchard" w:date="2024-08-16T10:59:00Z" w16du:dateUtc="2024-08-16T09:59:00Z">
        <w:r w:rsidR="00967824" w:rsidRPr="00B77A92">
          <w:t xml:space="preserve">The </w:t>
        </w:r>
      </w:ins>
      <w:ins w:id="3667" w:author="jonathan pritchard" w:date="2024-08-16T11:01:00Z" w16du:dateUtc="2024-08-16T10:01:00Z">
        <w:r w:rsidR="00967824" w:rsidRPr="00B77A92">
          <w:t>“</w:t>
        </w:r>
      </w:ins>
      <w:ins w:id="3668" w:author="jonathan pritchard" w:date="2024-08-16T10:59:00Z" w16du:dateUtc="2024-08-16T09:59:00Z">
        <w:r w:rsidR="00967824" w:rsidRPr="00B77A92">
          <w:t>PRED</w:t>
        </w:r>
      </w:ins>
      <w:ins w:id="3669" w:author="jonathan pritchard" w:date="2024-08-16T11:01:00Z" w16du:dateUtc="2024-08-16T10:01:00Z">
        <w:r w:rsidR="00967824" w:rsidRPr="00B77A92">
          <w:t>”</w:t>
        </w:r>
      </w:ins>
      <w:ins w:id="3670" w:author="jonathan pritchard" w:date="2024-08-16T10:59:00Z" w16du:dateUtc="2024-08-16T09:59:00Z">
        <w:r w:rsidR="00967824" w:rsidRPr="00B77A92">
          <w:t xml:space="preserve"> field of the DSID record in the dataset.</w:t>
        </w:r>
      </w:ins>
    </w:p>
    <w:p w14:paraId="45DF42BF" w14:textId="0CC24994" w:rsidR="00311484" w:rsidRPr="00B77A92" w:rsidRDefault="00311484" w:rsidP="00311484">
      <w:pPr>
        <w:pStyle w:val="ListParagraph"/>
        <w:numPr>
          <w:ilvl w:val="0"/>
          <w:numId w:val="126"/>
        </w:numPr>
        <w:spacing w:after="120" w:line="240" w:lineRule="auto"/>
        <w:jc w:val="both"/>
        <w:rPr>
          <w:ins w:id="3671" w:author="jonathan pritchard" w:date="2024-08-16T10:54:00Z" w16du:dateUtc="2024-08-16T09:54:00Z"/>
        </w:rPr>
      </w:pPr>
      <w:ins w:id="3672" w:author="jonathan pritchard" w:date="2024-08-16T10:54:00Z" w16du:dateUtc="2024-08-16T09:54:00Z">
        <w:r w:rsidRPr="00B77A92">
          <w:t>GML Datasets (S-100 Part 10b)</w:t>
        </w:r>
      </w:ins>
      <w:ins w:id="3673" w:author="jonathan pritchard" w:date="2024-08-16T10:57:00Z" w16du:dateUtc="2024-08-16T09:57:00Z">
        <w:r w:rsidRPr="00B77A92">
          <w:t xml:space="preserve">. </w:t>
        </w:r>
      </w:ins>
      <w:ins w:id="3674" w:author="jonathan pritchard" w:date="2024-08-16T11:00:00Z" w16du:dateUtc="2024-08-16T10:00:00Z">
        <w:r w:rsidR="00967824" w:rsidRPr="00B77A92">
          <w:t>The “</w:t>
        </w:r>
        <w:proofErr w:type="spellStart"/>
        <w:r w:rsidR="00967824" w:rsidRPr="00B77A92">
          <w:t>ProductEdition</w:t>
        </w:r>
        <w:proofErr w:type="spellEnd"/>
        <w:r w:rsidR="00967824" w:rsidRPr="00B77A92">
          <w:t xml:space="preserve">” element of the </w:t>
        </w:r>
      </w:ins>
      <w:proofErr w:type="spellStart"/>
      <w:ins w:id="3675" w:author="jonathan pritchard" w:date="2024-08-16T11:01:00Z" w16du:dateUtc="2024-08-16T10:01:00Z">
        <w:r w:rsidR="00967824" w:rsidRPr="00B77A92">
          <w:t>DatasetIdentification</w:t>
        </w:r>
        <w:proofErr w:type="spellEnd"/>
        <w:r w:rsidR="00967824" w:rsidRPr="00B77A92">
          <w:t xml:space="preserve"> element in the GML dataset header.</w:t>
        </w:r>
      </w:ins>
      <w:ins w:id="3676" w:author="jonathan pritchard" w:date="2024-08-16T11:00:00Z" w16du:dateUtc="2024-08-16T10:00:00Z">
        <w:r w:rsidR="00967824" w:rsidRPr="00B77A92">
          <w:t xml:space="preserve"> </w:t>
        </w:r>
      </w:ins>
    </w:p>
    <w:p w14:paraId="7EFEC2F0" w14:textId="5B58DF63" w:rsidR="00311484" w:rsidRPr="00B77A92" w:rsidRDefault="00311484">
      <w:pPr>
        <w:pStyle w:val="ListParagraph"/>
        <w:numPr>
          <w:ilvl w:val="0"/>
          <w:numId w:val="126"/>
        </w:numPr>
        <w:spacing w:after="120" w:line="240" w:lineRule="auto"/>
        <w:jc w:val="both"/>
        <w:rPr>
          <w:ins w:id="3677" w:author="jonathan pritchard" w:date="2024-08-16T10:52:00Z" w16du:dateUtc="2024-08-16T09:52:00Z"/>
        </w:rPr>
        <w:pPrChange w:id="3678" w:author="jonathan pritchard" w:date="2024-08-16T10:53:00Z" w16du:dateUtc="2024-08-16T09:53:00Z">
          <w:pPr>
            <w:spacing w:after="120" w:line="240" w:lineRule="auto"/>
            <w:jc w:val="both"/>
          </w:pPr>
        </w:pPrChange>
      </w:pPr>
      <w:ins w:id="3679" w:author="jonathan pritchard" w:date="2024-08-16T10:54:00Z" w16du:dateUtc="2024-08-16T09:54:00Z">
        <w:r w:rsidRPr="00B77A92">
          <w:t>HDF5 datasets (S-100 Part 10c)</w:t>
        </w:r>
      </w:ins>
      <w:ins w:id="3680" w:author="jonathan pritchard" w:date="2024-08-16T10:57:00Z" w16du:dateUtc="2024-08-16T09:57:00Z">
        <w:r w:rsidRPr="00B77A92">
          <w:t xml:space="preserve"> – Root Group </w:t>
        </w:r>
      </w:ins>
      <w:ins w:id="3681" w:author="jonathan pritchard" w:date="2024-08-16T11:01:00Z" w16du:dateUtc="2024-08-16T10:01:00Z">
        <w:r w:rsidR="00967824" w:rsidRPr="00B77A92">
          <w:t>“</w:t>
        </w:r>
      </w:ins>
      <w:ins w:id="3682" w:author="jonathan pritchard" w:date="2024-08-16T10:57:00Z" w16du:dateUtc="2024-08-16T09:57:00Z">
        <w:r w:rsidRPr="00B77A92">
          <w:t>Product Specification</w:t>
        </w:r>
      </w:ins>
      <w:ins w:id="3683" w:author="jonathan pritchard" w:date="2024-08-16T11:01:00Z" w16du:dateUtc="2024-08-16T10:01:00Z">
        <w:r w:rsidR="00967824" w:rsidRPr="00B77A92">
          <w:t>”</w:t>
        </w:r>
      </w:ins>
      <w:ins w:id="3684" w:author="jonathan pritchard" w:date="2024-08-16T10:57:00Z" w16du:dateUtc="2024-08-16T09:57:00Z">
        <w:r w:rsidRPr="00B77A92">
          <w:t xml:space="preserve"> metadata value, S-100 Part 10c </w:t>
        </w:r>
      </w:ins>
    </w:p>
    <w:p w14:paraId="53B8F52C" w14:textId="63DA3E82" w:rsidR="00311484" w:rsidRPr="00B77A92" w:rsidRDefault="00311484" w:rsidP="00DB796E">
      <w:pPr>
        <w:spacing w:after="120" w:line="240" w:lineRule="auto"/>
        <w:jc w:val="both"/>
        <w:rPr>
          <w:ins w:id="3685" w:author="jonathan pritchard" w:date="2024-08-16T10:54:00Z" w16du:dateUtc="2024-08-16T09:54:00Z"/>
        </w:rPr>
      </w:pPr>
      <w:ins w:id="3686" w:author="jonathan pritchard" w:date="2024-08-16T10:54:00Z" w16du:dateUtc="2024-08-16T09:54:00Z">
        <w:r w:rsidRPr="00B77A92">
          <w:t>And have the following common format:</w:t>
        </w:r>
      </w:ins>
    </w:p>
    <w:p w14:paraId="2EE26886" w14:textId="6342EF3F" w:rsidR="00311484" w:rsidRPr="00B77A92" w:rsidRDefault="00311484" w:rsidP="00311484">
      <w:pPr>
        <w:spacing w:after="120" w:line="240" w:lineRule="auto"/>
        <w:ind w:left="720" w:firstLine="720"/>
        <w:jc w:val="both"/>
        <w:rPr>
          <w:ins w:id="3687" w:author="jonathan pritchard" w:date="2024-08-16T11:02:00Z" w16du:dateUtc="2024-08-16T10:02:00Z"/>
        </w:rPr>
      </w:pPr>
      <w:ins w:id="3688" w:author="jonathan pritchard" w:date="2024-08-16T10:55:00Z" w16du:dateUtc="2024-08-16T09:55:00Z">
        <w:r w:rsidRPr="00237F07">
          <w:rPr>
            <w:b/>
            <w:bCs/>
            <w:rPrChange w:id="3689" w:author="jonathan pritchard" w:date="2024-08-21T11:05:00Z" w16du:dateUtc="2024-08-21T10:05:00Z">
              <w:rPr/>
            </w:rPrChange>
          </w:rPr>
          <w:t>INT.IHO.</w:t>
        </w:r>
      </w:ins>
      <w:ins w:id="3690" w:author="jonathan pritchard" w:date="2024-08-16T11:02:00Z" w16du:dateUtc="2024-08-16T10:02:00Z">
        <w:r w:rsidR="00967824" w:rsidRPr="00B77A92">
          <w:rPr>
            <w:b/>
            <w:bCs/>
          </w:rPr>
          <w:t>[S-XXX]</w:t>
        </w:r>
      </w:ins>
      <w:ins w:id="3691" w:author="jonathan pritchard" w:date="2024-08-16T10:55:00Z" w16du:dateUtc="2024-08-16T09:55:00Z">
        <w:r w:rsidRPr="00237F07">
          <w:rPr>
            <w:b/>
            <w:bCs/>
            <w:rPrChange w:id="3692" w:author="jonathan pritchard" w:date="2024-08-21T11:05:00Z" w16du:dateUtc="2024-08-21T10:05:00Z">
              <w:rPr/>
            </w:rPrChange>
          </w:rPr>
          <w:t>.</w:t>
        </w:r>
      </w:ins>
      <w:ins w:id="3693" w:author="jonathan pritchard" w:date="2024-08-16T11:02:00Z" w16du:dateUtc="2024-08-16T10:02:00Z">
        <w:r w:rsidR="00967824" w:rsidRPr="00B77A92">
          <w:rPr>
            <w:b/>
            <w:bCs/>
          </w:rPr>
          <w:t>A</w:t>
        </w:r>
      </w:ins>
      <w:ins w:id="3694" w:author="jonathan pritchard" w:date="2024-08-16T10:55:00Z" w16du:dateUtc="2024-08-16T09:55:00Z">
        <w:r w:rsidRPr="00237F07">
          <w:rPr>
            <w:b/>
            <w:bCs/>
            <w:rPrChange w:id="3695" w:author="jonathan pritchard" w:date="2024-08-21T11:05:00Z" w16du:dateUtc="2024-08-21T10:05:00Z">
              <w:rPr/>
            </w:rPrChange>
          </w:rPr>
          <w:t>.</w:t>
        </w:r>
      </w:ins>
      <w:ins w:id="3696" w:author="jonathan pritchard" w:date="2024-08-16T11:02:00Z" w16du:dateUtc="2024-08-16T10:02:00Z">
        <w:r w:rsidR="00967824" w:rsidRPr="00B77A92">
          <w:rPr>
            <w:b/>
            <w:bCs/>
          </w:rPr>
          <w:t>B[</w:t>
        </w:r>
      </w:ins>
      <w:ins w:id="3697" w:author="jonathan pritchard" w:date="2024-08-16T10:55:00Z" w16du:dateUtc="2024-08-16T09:55:00Z">
        <w:r w:rsidRPr="00237F07">
          <w:rPr>
            <w:b/>
            <w:bCs/>
            <w:rPrChange w:id="3698" w:author="jonathan pritchard" w:date="2024-08-21T11:05:00Z" w16du:dateUtc="2024-08-21T10:05:00Z">
              <w:rPr/>
            </w:rPrChange>
          </w:rPr>
          <w:t>.</w:t>
        </w:r>
      </w:ins>
      <w:ins w:id="3699" w:author="jonathan pritchard" w:date="2024-08-16T11:02:00Z" w16du:dateUtc="2024-08-16T10:02:00Z">
        <w:r w:rsidR="00967824" w:rsidRPr="00B77A92">
          <w:rPr>
            <w:b/>
            <w:bCs/>
          </w:rPr>
          <w:t>C]</w:t>
        </w:r>
        <w:r w:rsidR="00967824" w:rsidRPr="00B77A92">
          <w:t xml:space="preserve"> where:</w:t>
        </w:r>
      </w:ins>
    </w:p>
    <w:p w14:paraId="3D3ACD59" w14:textId="0AFA4861" w:rsidR="00967824" w:rsidRPr="00B77A92" w:rsidRDefault="00967824" w:rsidP="00311484">
      <w:pPr>
        <w:spacing w:after="120" w:line="240" w:lineRule="auto"/>
        <w:ind w:left="720" w:firstLine="720"/>
        <w:jc w:val="both"/>
        <w:rPr>
          <w:ins w:id="3700" w:author="jonathan pritchard" w:date="2024-08-16T11:02:00Z" w16du:dateUtc="2024-08-16T10:02:00Z"/>
        </w:rPr>
      </w:pPr>
      <w:ins w:id="3701" w:author="jonathan pritchard" w:date="2024-08-16T11:02:00Z" w16du:dateUtc="2024-08-16T10:02:00Z">
        <w:r w:rsidRPr="00B77A92">
          <w:t xml:space="preserve">S-XXX is the IHO product specification , </w:t>
        </w:r>
        <w:proofErr w:type="spellStart"/>
        <w:r w:rsidRPr="00B77A92">
          <w:t>e.g</w:t>
        </w:r>
        <w:proofErr w:type="spellEnd"/>
        <w:r w:rsidRPr="00B77A92">
          <w:t xml:space="preserve"> S-101, S-102 etc..</w:t>
        </w:r>
      </w:ins>
    </w:p>
    <w:p w14:paraId="6E7A78A5" w14:textId="2B4BDC98" w:rsidR="0033662B" w:rsidRPr="00B77A92" w:rsidRDefault="00967824">
      <w:pPr>
        <w:spacing w:after="120" w:line="240" w:lineRule="auto"/>
        <w:ind w:left="720" w:firstLine="720"/>
        <w:jc w:val="both"/>
        <w:rPr>
          <w:ins w:id="3702" w:author="jonathan pritchard" w:date="2024-08-16T10:55:00Z" w16du:dateUtc="2024-08-16T09:55:00Z"/>
        </w:rPr>
        <w:pPrChange w:id="3703" w:author="jonathan pritchard" w:date="2024-08-16T11:23:00Z" w16du:dateUtc="2024-08-16T10:23:00Z">
          <w:pPr>
            <w:spacing w:after="120" w:line="240" w:lineRule="auto"/>
            <w:jc w:val="both"/>
          </w:pPr>
        </w:pPrChange>
      </w:pPr>
      <w:ins w:id="3704" w:author="jonathan pritchard" w:date="2024-08-16T11:02:00Z" w16du:dateUtc="2024-08-16T10:02:00Z">
        <w:r w:rsidRPr="00B77A92">
          <w:t xml:space="preserve">A.B and, optionally, .C are the </w:t>
        </w:r>
      </w:ins>
      <w:ins w:id="3705" w:author="jonathan pritchard" w:date="2024-08-16T11:15:00Z" w16du:dateUtc="2024-08-16T10:15:00Z">
        <w:r w:rsidR="0033662B" w:rsidRPr="00B77A92">
          <w:t>Edition</w:t>
        </w:r>
      </w:ins>
      <w:ins w:id="3706" w:author="jonathan pritchard" w:date="2024-08-16T11:02:00Z" w16du:dateUtc="2024-08-16T10:02:00Z">
        <w:r w:rsidRPr="00B77A92">
          <w:t xml:space="preserve">, </w:t>
        </w:r>
      </w:ins>
      <w:ins w:id="3707" w:author="jonathan pritchard" w:date="2024-08-16T11:15:00Z" w16du:dateUtc="2024-08-16T10:15:00Z">
        <w:r w:rsidR="0033662B" w:rsidRPr="00B77A92">
          <w:t>Revision</w:t>
        </w:r>
      </w:ins>
      <w:ins w:id="3708" w:author="jonathan pritchard" w:date="2024-08-16T11:02:00Z" w16du:dateUtc="2024-08-16T10:02:00Z">
        <w:r w:rsidRPr="00B77A92">
          <w:t xml:space="preserve"> and </w:t>
        </w:r>
      </w:ins>
      <w:ins w:id="3709" w:author="jonathan pritchard" w:date="2024-08-16T11:03:00Z" w16du:dateUtc="2024-08-16T10:03:00Z">
        <w:r w:rsidRPr="00B77A92">
          <w:t xml:space="preserve">clarification numbers </w:t>
        </w:r>
      </w:ins>
      <w:ins w:id="3710" w:author="jonathan pritchard" w:date="2024-08-16T11:15:00Z" w16du:dateUtc="2024-08-16T10:15:00Z">
        <w:r w:rsidR="0033662B" w:rsidRPr="00B77A92">
          <w:t>as above.</w:t>
        </w:r>
      </w:ins>
    </w:p>
    <w:p w14:paraId="460BC584" w14:textId="09B965EA" w:rsidR="00311484" w:rsidRPr="00B77A92" w:rsidRDefault="00311484" w:rsidP="00DB796E">
      <w:pPr>
        <w:spacing w:after="120" w:line="240" w:lineRule="auto"/>
        <w:jc w:val="both"/>
        <w:rPr>
          <w:ins w:id="3711" w:author="jonathan pritchard" w:date="2024-08-16T10:54:00Z" w16du:dateUtc="2024-08-16T09:54:00Z"/>
        </w:rPr>
      </w:pPr>
      <w:ins w:id="3712" w:author="jonathan pritchard" w:date="2024-08-16T10:55:00Z" w16du:dateUtc="2024-08-16T09:55:00Z">
        <w:r w:rsidRPr="00B77A92">
          <w:t xml:space="preserve">e.g. for an S-101 ENC dataset conforming to feature catalogue 1.4.1 the </w:t>
        </w:r>
      </w:ins>
      <w:ins w:id="3713" w:author="jonathan pritchard" w:date="2024-08-16T11:23:00Z" w16du:dateUtc="2024-08-16T10:23:00Z">
        <w:r w:rsidR="00E15AA8" w:rsidRPr="00B77A92">
          <w:t xml:space="preserve">DSID </w:t>
        </w:r>
      </w:ins>
      <w:ins w:id="3714" w:author="jonathan pritchard" w:date="2024-08-16T11:03:00Z" w16du:dateUtc="2024-08-16T10:03:00Z">
        <w:r w:rsidR="00967824" w:rsidRPr="00B77A92">
          <w:t>PRED field contains:</w:t>
        </w:r>
      </w:ins>
    </w:p>
    <w:p w14:paraId="68417B4C" w14:textId="0B3646F3" w:rsidR="00311484" w:rsidRPr="00237F07" w:rsidRDefault="00967824">
      <w:pPr>
        <w:spacing w:after="120" w:line="240" w:lineRule="auto"/>
        <w:ind w:left="720" w:firstLine="720"/>
        <w:jc w:val="both"/>
        <w:rPr>
          <w:ins w:id="3715" w:author="jonathan pritchard" w:date="2024-07-17T12:08:00Z" w16du:dateUtc="2024-07-17T11:08:00Z"/>
          <w:b/>
          <w:bCs/>
          <w:rPrChange w:id="3716" w:author="jonathan pritchard" w:date="2024-08-21T11:05:00Z" w16du:dateUtc="2024-08-21T10:05:00Z">
            <w:rPr>
              <w:ins w:id="3717" w:author="jonathan pritchard" w:date="2024-07-17T12:08:00Z" w16du:dateUtc="2024-07-17T11:08:00Z"/>
            </w:rPr>
          </w:rPrChange>
        </w:rPr>
        <w:pPrChange w:id="3718" w:author="jonathan pritchard" w:date="2024-08-16T11:23:00Z" w16du:dateUtc="2024-08-16T10:23:00Z">
          <w:pPr>
            <w:spacing w:after="120" w:line="240" w:lineRule="auto"/>
            <w:jc w:val="both"/>
          </w:pPr>
        </w:pPrChange>
      </w:pPr>
      <w:ins w:id="3719" w:author="jonathan pritchard" w:date="2024-08-16T11:01:00Z" w16du:dateUtc="2024-08-16T10:01:00Z">
        <w:r w:rsidRPr="00B77A92">
          <w:rPr>
            <w:b/>
            <w:bCs/>
          </w:rPr>
          <w:t>INT.IHO.S-101.1.4.</w:t>
        </w:r>
      </w:ins>
      <w:ins w:id="3720" w:author="jonathan pritchard" w:date="2024-08-16T11:03:00Z" w16du:dateUtc="2024-08-16T10:03:00Z">
        <w:r w:rsidRPr="00B77A92">
          <w:rPr>
            <w:b/>
            <w:bCs/>
          </w:rPr>
          <w:t>1</w:t>
        </w:r>
      </w:ins>
    </w:p>
    <w:p w14:paraId="2785DA4A" w14:textId="1FD08F6A" w:rsidR="00DB796E" w:rsidRPr="00B77A92" w:rsidRDefault="00AC52B2" w:rsidP="00DB796E">
      <w:pPr>
        <w:spacing w:after="120" w:line="240" w:lineRule="auto"/>
        <w:jc w:val="both"/>
        <w:rPr>
          <w:ins w:id="3721" w:author="jonathan pritchard" w:date="2024-08-14T08:19:00Z" w16du:dateUtc="2024-08-14T07:19:00Z"/>
        </w:rPr>
      </w:pPr>
      <w:ins w:id="3722" w:author="jonathan pritchard" w:date="2024-08-16T11:15:00Z" w16du:dateUtc="2024-08-16T10:15:00Z">
        <w:r w:rsidRPr="00B77A92">
          <w:t>Therefore, t</w:t>
        </w:r>
      </w:ins>
      <w:commentRangeStart w:id="3723"/>
      <w:commentRangeEnd w:id="3723"/>
      <w:ins w:id="3724" w:author="jonathan pritchard" w:date="2024-05-20T16:45:00Z" w16du:dateUtc="2024-05-20T15:45:00Z">
        <w:r w:rsidR="006C470D" w:rsidRPr="00237F07">
          <w:rPr>
            <w:rStyle w:val="CommentReference"/>
            <w:lang w:val="en-GB"/>
            <w:rPrChange w:id="3725" w:author="jonathan pritchard" w:date="2024-08-21T11:05:00Z" w16du:dateUtc="2024-08-21T10:05:00Z">
              <w:rPr>
                <w:rStyle w:val="CommentReference"/>
              </w:rPr>
            </w:rPrChange>
          </w:rPr>
          <w:commentReference w:id="3723"/>
        </w:r>
      </w:ins>
      <w:ins w:id="3726" w:author="jonathan pritchard" w:date="2024-02-06T15:57:00Z">
        <w:r w:rsidR="00DB796E" w:rsidRPr="00B77A92">
          <w:t xml:space="preserve">his requires the ECDIS to have installed a </w:t>
        </w:r>
      </w:ins>
      <w:ins w:id="3727" w:author="jonathan pritchard" w:date="2024-02-06T15:58:00Z">
        <w:r w:rsidR="00DB796E" w:rsidRPr="00B77A92">
          <w:t>feature catalog</w:t>
        </w:r>
      </w:ins>
      <w:ins w:id="3728" w:author="jonathan pritchard" w:date="2024-02-06T15:59:00Z">
        <w:r w:rsidR="00DB796E" w:rsidRPr="00B77A92">
          <w:t xml:space="preserve">ue </w:t>
        </w:r>
      </w:ins>
      <w:ins w:id="3729" w:author="jonathan pritchard" w:date="2024-08-16T11:16:00Z" w16du:dateUtc="2024-08-16T10:16:00Z">
        <w:r w:rsidRPr="00B77A92">
          <w:t xml:space="preserve">for each S-100 dataset </w:t>
        </w:r>
      </w:ins>
      <w:ins w:id="3730" w:author="jonathan pritchard" w:date="2024-02-06T15:59:00Z">
        <w:r w:rsidR="00DB796E" w:rsidRPr="00B77A92">
          <w:t>which has a matching edition and revision number. Multiple feature catalogues</w:t>
        </w:r>
      </w:ins>
      <w:ins w:id="3731" w:author="jonathan pritchard" w:date="2024-08-16T11:16:00Z" w16du:dateUtc="2024-08-16T10:16:00Z">
        <w:r w:rsidRPr="00B77A92">
          <w:t xml:space="preserve"> for each S-100 product</w:t>
        </w:r>
      </w:ins>
      <w:ins w:id="3732" w:author="jonathan pritchard" w:date="2024-02-06T15:59:00Z">
        <w:r w:rsidR="00DB796E" w:rsidRPr="00B77A92">
          <w:t xml:space="preserve"> </w:t>
        </w:r>
      </w:ins>
      <w:ins w:id="3733" w:author="jonathan pritchard" w:date="2024-05-29T03:35:00Z" w16du:dateUtc="2024-05-29T02:35:00Z">
        <w:r w:rsidR="00B15F52" w:rsidRPr="00B77A92">
          <w:rPr>
            <w:b/>
            <w:bCs/>
          </w:rPr>
          <w:t>must</w:t>
        </w:r>
      </w:ins>
      <w:ins w:id="3734" w:author="jonathan pritchard" w:date="2024-02-06T15:59:00Z">
        <w:r w:rsidR="00DB796E" w:rsidRPr="00B77A92">
          <w:t xml:space="preserve"> therefore be supported to maintain different revisions </w:t>
        </w:r>
      </w:ins>
      <w:ins w:id="3735" w:author="jonathan pritchard" w:date="2024-08-14T08:19:00Z" w16du:dateUtc="2024-08-14T07:19:00Z">
        <w:r w:rsidR="00F26CEE" w:rsidRPr="00B77A92">
          <w:t xml:space="preserve">and editions </w:t>
        </w:r>
      </w:ins>
      <w:ins w:id="3736" w:author="jonathan pritchard" w:date="2024-02-06T15:59:00Z">
        <w:r w:rsidR="00DB796E" w:rsidRPr="00B77A92">
          <w:t>of datasets</w:t>
        </w:r>
      </w:ins>
      <w:ins w:id="3737" w:author="jonathan pritchard" w:date="2024-05-29T03:35:00Z" w16du:dateUtc="2024-05-29T02:35:00Z">
        <w:r w:rsidR="00B15F52" w:rsidRPr="00B77A92">
          <w:t xml:space="preserve"> within the </w:t>
        </w:r>
      </w:ins>
      <w:ins w:id="3738" w:author="jonathan pritchard" w:date="2024-05-29T03:36:00Z" w16du:dateUtc="2024-05-29T02:36:00Z">
        <w:r w:rsidR="00B15F52" w:rsidRPr="00B77A92">
          <w:t>S</w:t>
        </w:r>
      </w:ins>
      <w:ins w:id="3739" w:author="jonathan pritchard" w:date="2024-05-29T03:35:00Z" w16du:dateUtc="2024-05-29T02:35:00Z">
        <w:r w:rsidR="00B15F52" w:rsidRPr="00B77A92">
          <w:t xml:space="preserve">ystem </w:t>
        </w:r>
      </w:ins>
      <w:ins w:id="3740" w:author="jonathan pritchard" w:date="2024-05-29T03:36:00Z" w16du:dateUtc="2024-05-29T02:36:00Z">
        <w:r w:rsidR="00B15F52" w:rsidRPr="00B77A92">
          <w:t>D</w:t>
        </w:r>
      </w:ins>
      <w:ins w:id="3741" w:author="jonathan pritchard" w:date="2024-05-29T03:35:00Z" w16du:dateUtc="2024-05-29T02:35:00Z">
        <w:r w:rsidR="00B15F52" w:rsidRPr="00B77A92">
          <w:t>atabase</w:t>
        </w:r>
      </w:ins>
      <w:ins w:id="3742" w:author="jonathan pritchard" w:date="2024-02-06T15:59:00Z">
        <w:r w:rsidR="00DB796E" w:rsidRPr="00B77A92">
          <w:t>.</w:t>
        </w:r>
      </w:ins>
    </w:p>
    <w:p w14:paraId="1C6F2845" w14:textId="330A162B" w:rsidR="00F26CEE" w:rsidRPr="00B77A92" w:rsidRDefault="00F26CEE" w:rsidP="00DB796E">
      <w:pPr>
        <w:spacing w:after="120" w:line="240" w:lineRule="auto"/>
        <w:jc w:val="both"/>
        <w:rPr>
          <w:ins w:id="3743" w:author="jonathan pritchard" w:date="2024-02-06T16:03:00Z"/>
        </w:rPr>
      </w:pPr>
      <w:ins w:id="3744" w:author="jonathan pritchard" w:date="2024-08-14T08:19:00Z" w16du:dateUtc="2024-08-14T07:19:00Z">
        <w:r w:rsidRPr="00B77A92">
          <w:t>Similarly the ECDIS must support the ability to install and use multiple Portra</w:t>
        </w:r>
      </w:ins>
      <w:ins w:id="3745" w:author="jonathan pritchard" w:date="2024-08-14T08:20:00Z" w16du:dateUtc="2024-08-14T07:20:00Z">
        <w:r w:rsidRPr="00B77A92">
          <w:t xml:space="preserve">yal Catalogues </w:t>
        </w:r>
      </w:ins>
      <w:ins w:id="3746" w:author="jonathan pritchard" w:date="2024-08-16T11:22:00Z" w16du:dateUtc="2024-08-16T10:22:00Z">
        <w:r w:rsidR="00E15AA8" w:rsidRPr="00B77A92">
          <w:t>(</w:t>
        </w:r>
      </w:ins>
      <w:ins w:id="3747" w:author="jonathan pritchard" w:date="2024-08-16T11:21:00Z" w16du:dateUtc="2024-08-16T10:21:00Z">
        <w:r w:rsidR="00E15AA8" w:rsidRPr="00B77A92">
          <w:t xml:space="preserve">including </w:t>
        </w:r>
      </w:ins>
      <w:ins w:id="3748" w:author="jonathan pritchard" w:date="2024-08-16T11:22:00Z" w16du:dateUtc="2024-08-16T10:22:00Z">
        <w:r w:rsidR="00E15AA8" w:rsidRPr="00B77A92">
          <w:t xml:space="preserve">for individual products) </w:t>
        </w:r>
      </w:ins>
      <w:ins w:id="3749" w:author="jonathan pritchard" w:date="2024-08-14T08:20:00Z" w16du:dateUtc="2024-08-14T07:20:00Z">
        <w:r w:rsidRPr="00B77A92">
          <w:t xml:space="preserve">for portrayal of the contents of the System Database. </w:t>
        </w:r>
      </w:ins>
    </w:p>
    <w:p w14:paraId="4C01DCA5" w14:textId="4E8CDC4E" w:rsidR="00E15AA8" w:rsidRPr="00B77A92" w:rsidRDefault="00E15AA8" w:rsidP="00E15AA8">
      <w:pPr>
        <w:spacing w:after="120" w:line="240" w:lineRule="auto"/>
        <w:jc w:val="both"/>
        <w:rPr>
          <w:ins w:id="3750" w:author="jonathan pritchard" w:date="2024-08-16T11:21:00Z" w16du:dateUtc="2024-08-16T10:21:00Z"/>
        </w:rPr>
      </w:pPr>
      <w:ins w:id="3751" w:author="jonathan pritchard" w:date="2024-08-16T11:21:00Z" w16du:dateUtc="2024-08-16T10:21:00Z">
        <w:r w:rsidRPr="00B77A92">
          <w:t>Compatible datasets have identical Edition and Revision numbers. Portrayal Catalogues compatible with Feature catalogues also have identical Edition and Revision Numbers. Editions with different clarification numbers but identical Edition and Revision numbers are all compatible.</w:t>
        </w:r>
      </w:ins>
      <w:ins w:id="3752" w:author="jonathan pritchard" w:date="2024-08-16T11:22:00Z" w16du:dateUtc="2024-08-16T10:22:00Z">
        <w:r w:rsidRPr="00B77A92">
          <w:t xml:space="preserve"> So, it is possible to process datasets conforming to a Clarification with the Feature and Portrayal Catalogues for an earlier Clarification within the same Edition and Revision.</w:t>
        </w:r>
      </w:ins>
    </w:p>
    <w:p w14:paraId="252E31A8" w14:textId="77777777" w:rsidR="00E15AA8" w:rsidRPr="00237F07" w:rsidRDefault="00E15AA8" w:rsidP="00525920">
      <w:pPr>
        <w:spacing w:after="120" w:line="240" w:lineRule="auto"/>
        <w:jc w:val="both"/>
        <w:rPr>
          <w:b/>
          <w:bCs/>
          <w:rPrChange w:id="3753" w:author="jonathan pritchard" w:date="2024-08-21T11:05:00Z" w16du:dateUtc="2024-08-21T10:05:00Z">
            <w:rPr/>
          </w:rPrChange>
        </w:rPr>
      </w:pPr>
    </w:p>
    <w:p w14:paraId="7CB1501C" w14:textId="2D3801AF" w:rsidR="00855A88" w:rsidRPr="00B77A92" w:rsidRDefault="00CA324B" w:rsidP="000472A8">
      <w:pPr>
        <w:spacing w:after="60" w:line="240" w:lineRule="auto"/>
        <w:jc w:val="both"/>
      </w:pPr>
      <w:ins w:id="3754" w:author="jonathan pritchard" w:date="2024-02-06T16:03:00Z">
        <w:r w:rsidRPr="00B77A92">
          <w:t xml:space="preserve">Further </w:t>
        </w:r>
      </w:ins>
      <w:del w:id="3755" w:author="jonathan pritchard" w:date="2024-02-06T16:03:00Z">
        <w:r w:rsidR="00855A88" w:rsidRPr="00B77A92" w:rsidDel="00CA324B">
          <w:delText xml:space="preserve">The </w:delText>
        </w:r>
      </w:del>
      <w:r w:rsidR="00855A88" w:rsidRPr="00B77A92">
        <w:t xml:space="preserve">consequences </w:t>
      </w:r>
      <w:r w:rsidR="0005473B" w:rsidRPr="00B77A92">
        <w:t xml:space="preserve">for portrayal </w:t>
      </w:r>
      <w:r w:rsidR="00855A88" w:rsidRPr="00B77A92">
        <w:t>are:</w:t>
      </w:r>
    </w:p>
    <w:p w14:paraId="2C906B02" w14:textId="77918697" w:rsidR="001C665F" w:rsidRPr="00237F07" w:rsidRDefault="00855A88" w:rsidP="00AE2737">
      <w:pPr>
        <w:pStyle w:val="ListParagraph"/>
        <w:numPr>
          <w:ilvl w:val="0"/>
          <w:numId w:val="47"/>
        </w:numPr>
        <w:spacing w:after="60" w:line="240" w:lineRule="auto"/>
        <w:jc w:val="both"/>
        <w:rPr>
          <w:strike/>
          <w:rPrChange w:id="3756" w:author="jonathan pritchard" w:date="2024-08-21T11:05:00Z" w16du:dateUtc="2024-08-21T10:05:00Z">
            <w:rPr/>
          </w:rPrChange>
        </w:rPr>
      </w:pPr>
      <w:r w:rsidRPr="00237F07">
        <w:rPr>
          <w:strike/>
          <w:rPrChange w:id="3757" w:author="jonathan pritchard" w:date="2024-08-21T11:05:00Z" w16du:dateUtc="2024-08-21T10:05:00Z">
            <w:rPr/>
          </w:rPrChange>
        </w:rPr>
        <w:t>It should be possible to process d</w:t>
      </w:r>
      <w:r w:rsidR="001C665F" w:rsidRPr="00237F07">
        <w:rPr>
          <w:strike/>
          <w:rPrChange w:id="3758" w:author="jonathan pritchard" w:date="2024-08-21T11:05:00Z" w16du:dateUtc="2024-08-21T10:05:00Z">
            <w:rPr/>
          </w:rPrChange>
        </w:rPr>
        <w:t xml:space="preserve">atasets conforming to an earlier Revision within the same Edition, with the Feature and Portrayal Catalogues for the latest Revision in that Edition. </w:t>
      </w:r>
    </w:p>
    <w:p w14:paraId="0C838FE5" w14:textId="77777777" w:rsidR="002D7CB6" w:rsidRPr="00237F07" w:rsidRDefault="00F75030" w:rsidP="00AE2737">
      <w:pPr>
        <w:pStyle w:val="ListParagraph"/>
        <w:numPr>
          <w:ilvl w:val="0"/>
          <w:numId w:val="47"/>
        </w:numPr>
        <w:spacing w:after="60" w:line="240" w:lineRule="auto"/>
        <w:jc w:val="both"/>
        <w:rPr>
          <w:strike/>
          <w:rPrChange w:id="3759" w:author="jonathan pritchard" w:date="2024-08-21T11:05:00Z" w16du:dateUtc="2024-08-21T10:05:00Z">
            <w:rPr/>
          </w:rPrChange>
        </w:rPr>
      </w:pPr>
      <w:r w:rsidRPr="00237F07">
        <w:rPr>
          <w:strike/>
          <w:rPrChange w:id="3760" w:author="jonathan pritchard" w:date="2024-08-21T11:05:00Z" w16du:dateUtc="2024-08-21T10:05:00Z">
            <w:rPr/>
          </w:rPrChange>
        </w:rPr>
        <w:t xml:space="preserve">It should be possible to process datasets conforming to an earlier </w:t>
      </w:r>
      <w:r w:rsidR="000577DF" w:rsidRPr="00237F07">
        <w:rPr>
          <w:strike/>
          <w:rPrChange w:id="3761" w:author="jonathan pritchard" w:date="2024-08-21T11:05:00Z" w16du:dateUtc="2024-08-21T10:05:00Z">
            <w:rPr/>
          </w:rPrChange>
        </w:rPr>
        <w:t xml:space="preserve">Revision or </w:t>
      </w:r>
      <w:r w:rsidRPr="00237F07">
        <w:rPr>
          <w:strike/>
          <w:rPrChange w:id="3762" w:author="jonathan pritchard" w:date="2024-08-21T11:05:00Z" w16du:dateUtc="2024-08-21T10:05:00Z">
            <w:rPr/>
          </w:rPrChange>
        </w:rPr>
        <w:t xml:space="preserve">Clarification within the same Edition </w:t>
      </w:r>
      <w:r w:rsidR="00B26704" w:rsidRPr="00237F07">
        <w:rPr>
          <w:strike/>
          <w:rPrChange w:id="3763" w:author="jonathan pritchard" w:date="2024-08-21T11:05:00Z" w16du:dateUtc="2024-08-21T10:05:00Z">
            <w:rPr/>
          </w:rPrChange>
        </w:rPr>
        <w:t xml:space="preserve">with </w:t>
      </w:r>
      <w:r w:rsidRPr="00237F07">
        <w:rPr>
          <w:strike/>
          <w:rPrChange w:id="3764" w:author="jonathan pritchard" w:date="2024-08-21T11:05:00Z" w16du:dateUtc="2024-08-21T10:05:00Z">
            <w:rPr/>
          </w:rPrChange>
        </w:rPr>
        <w:t>the Feature and Portrayal Catalogues</w:t>
      </w:r>
      <w:r w:rsidR="00B26704" w:rsidRPr="00237F07">
        <w:rPr>
          <w:strike/>
          <w:rPrChange w:id="3765" w:author="jonathan pritchard" w:date="2024-08-21T11:05:00Z" w16du:dateUtc="2024-08-21T10:05:00Z">
            <w:rPr/>
          </w:rPrChange>
        </w:rPr>
        <w:t xml:space="preserve"> for the latest</w:t>
      </w:r>
      <w:r w:rsidR="002D7CB6" w:rsidRPr="00237F07">
        <w:rPr>
          <w:strike/>
          <w:rPrChange w:id="3766" w:author="jonathan pritchard" w:date="2024-08-21T11:05:00Z" w16du:dateUtc="2024-08-21T10:05:00Z">
            <w:rPr/>
          </w:rPrChange>
        </w:rPr>
        <w:t>.</w:t>
      </w:r>
    </w:p>
    <w:p w14:paraId="5605536A" w14:textId="3A2E3FB9" w:rsidR="00F75030" w:rsidRPr="00237F07" w:rsidRDefault="002D7CB6" w:rsidP="00AE2737">
      <w:pPr>
        <w:pStyle w:val="ListParagraph"/>
        <w:numPr>
          <w:ilvl w:val="0"/>
          <w:numId w:val="47"/>
        </w:numPr>
        <w:spacing w:after="60" w:line="240" w:lineRule="auto"/>
        <w:jc w:val="both"/>
        <w:rPr>
          <w:strike/>
          <w:highlight w:val="yellow"/>
          <w:rPrChange w:id="3767" w:author="jonathan pritchard" w:date="2024-08-21T11:05:00Z" w16du:dateUtc="2024-08-21T10:05:00Z">
            <w:rPr/>
          </w:rPrChange>
        </w:rPr>
      </w:pPr>
      <w:r w:rsidRPr="00237F07">
        <w:rPr>
          <w:strike/>
          <w:highlight w:val="yellow"/>
          <w:rPrChange w:id="3768" w:author="jonathan pritchard" w:date="2024-08-21T11:05:00Z" w16du:dateUtc="2024-08-21T10:05:00Z">
            <w:rPr/>
          </w:rPrChange>
        </w:rPr>
        <w:t>A</w:t>
      </w:r>
      <w:r w:rsidR="00F75030" w:rsidRPr="00237F07">
        <w:rPr>
          <w:strike/>
          <w:highlight w:val="yellow"/>
          <w:rPrChange w:id="3769" w:author="jonathan pritchard" w:date="2024-08-21T11:05:00Z" w16du:dateUtc="2024-08-21T10:05:00Z">
            <w:rPr/>
          </w:rPrChange>
        </w:rPr>
        <w:t xml:space="preserve"> Portrayal Catalogue</w:t>
      </w:r>
      <w:r w:rsidR="0005473B" w:rsidRPr="00237F07">
        <w:rPr>
          <w:strike/>
          <w:highlight w:val="yellow"/>
          <w:rPrChange w:id="3770" w:author="jonathan pritchard" w:date="2024-08-21T11:05:00Z" w16du:dateUtc="2024-08-21T10:05:00Z">
            <w:rPr/>
          </w:rPrChange>
        </w:rPr>
        <w:t xml:space="preserve"> for a new Clarification</w:t>
      </w:r>
      <w:r w:rsidR="00F75030" w:rsidRPr="00237F07">
        <w:rPr>
          <w:strike/>
          <w:highlight w:val="yellow"/>
          <w:rPrChange w:id="3771" w:author="jonathan pritchard" w:date="2024-08-21T11:05:00Z" w16du:dateUtc="2024-08-21T10:05:00Z">
            <w:rPr/>
          </w:rPrChange>
        </w:rPr>
        <w:t xml:space="preserve"> can always rely on earlier versions of the Feature Catalogue</w:t>
      </w:r>
      <w:r w:rsidR="000577DF" w:rsidRPr="00237F07">
        <w:rPr>
          <w:strike/>
          <w:highlight w:val="yellow"/>
          <w:rPrChange w:id="3772" w:author="jonathan pritchard" w:date="2024-08-21T11:05:00Z" w16du:dateUtc="2024-08-21T10:05:00Z">
            <w:rPr/>
          </w:rPrChange>
        </w:rPr>
        <w:t xml:space="preserve"> within the same Edition</w:t>
      </w:r>
      <w:r w:rsidR="00F75030" w:rsidRPr="00237F07">
        <w:rPr>
          <w:strike/>
          <w:highlight w:val="yellow"/>
          <w:rPrChange w:id="3773" w:author="jonathan pritchard" w:date="2024-08-21T11:05:00Z" w16du:dateUtc="2024-08-21T10:05:00Z">
            <w:rPr/>
          </w:rPrChange>
        </w:rPr>
        <w:t>.</w:t>
      </w:r>
      <w:r w:rsidR="00D44F90" w:rsidRPr="00237F07">
        <w:rPr>
          <w:strike/>
          <w:highlight w:val="yellow"/>
          <w:rPrChange w:id="3774" w:author="jonathan pritchard" w:date="2024-08-21T11:05:00Z" w16du:dateUtc="2024-08-21T10:05:00Z">
            <w:rPr/>
          </w:rPrChange>
        </w:rPr>
        <w:t xml:space="preserve"> (Note that an old Feature Catalogue cannot be relied on for </w:t>
      </w:r>
      <w:r w:rsidR="00D44F90" w:rsidRPr="00237F07">
        <w:rPr>
          <w:strike/>
          <w:highlight w:val="yellow"/>
          <w:rPrChange w:id="3775" w:author="jonathan pritchard" w:date="2024-08-21T11:05:00Z" w16du:dateUtc="2024-08-21T10:05:00Z">
            <w:rPr/>
          </w:rPrChange>
        </w:rPr>
        <w:lastRenderedPageBreak/>
        <w:t xml:space="preserve">processing the dataset for a newer Revision. That is </w:t>
      </w:r>
      <w:proofErr w:type="spellStart"/>
      <w:r w:rsidR="00D44F90" w:rsidRPr="00237F07">
        <w:rPr>
          <w:strike/>
          <w:highlight w:val="yellow"/>
          <w:rPrChange w:id="3776" w:author="jonathan pritchard" w:date="2024-08-21T11:05:00Z" w16du:dateUtc="2024-08-21T10:05:00Z">
            <w:rPr/>
          </w:rPrChange>
        </w:rPr>
        <w:t>OldDataset+OldFC+NewPC</w:t>
      </w:r>
      <w:proofErr w:type="spellEnd"/>
      <w:r w:rsidR="00D44F90" w:rsidRPr="00237F07">
        <w:rPr>
          <w:strike/>
          <w:highlight w:val="yellow"/>
          <w:rPrChange w:id="3777" w:author="jonathan pritchard" w:date="2024-08-21T11:05:00Z" w16du:dateUtc="2024-08-21T10:05:00Z">
            <w:rPr/>
          </w:rPrChange>
        </w:rPr>
        <w:t xml:space="preserve"> is processable, but </w:t>
      </w:r>
      <w:proofErr w:type="spellStart"/>
      <w:r w:rsidR="00D44F90" w:rsidRPr="00237F07">
        <w:rPr>
          <w:strike/>
          <w:highlight w:val="yellow"/>
          <w:rPrChange w:id="3778" w:author="jonathan pritchard" w:date="2024-08-21T11:05:00Z" w16du:dateUtc="2024-08-21T10:05:00Z">
            <w:rPr/>
          </w:rPrChange>
        </w:rPr>
        <w:t>NewDataset+OldFC+NewPC</w:t>
      </w:r>
      <w:proofErr w:type="spellEnd"/>
      <w:r w:rsidR="00D44F90" w:rsidRPr="00237F07">
        <w:rPr>
          <w:strike/>
          <w:highlight w:val="yellow"/>
          <w:rPrChange w:id="3779" w:author="jonathan pritchard" w:date="2024-08-21T11:05:00Z" w16du:dateUtc="2024-08-21T10:05:00Z">
            <w:rPr/>
          </w:rPrChange>
        </w:rPr>
        <w:t xml:space="preserve"> is not.)</w:t>
      </w:r>
    </w:p>
    <w:p w14:paraId="424C08DD" w14:textId="4D93D6CB" w:rsidR="003707D6" w:rsidRPr="00237F07" w:rsidRDefault="003707D6" w:rsidP="00AE2737">
      <w:pPr>
        <w:pStyle w:val="ListParagraph"/>
        <w:numPr>
          <w:ilvl w:val="0"/>
          <w:numId w:val="47"/>
        </w:numPr>
        <w:spacing w:after="60" w:line="240" w:lineRule="auto"/>
        <w:jc w:val="both"/>
        <w:rPr>
          <w:highlight w:val="yellow"/>
          <w:rPrChange w:id="3780" w:author="jonathan pritchard" w:date="2024-08-21T11:05:00Z" w16du:dateUtc="2024-08-21T10:05:00Z">
            <w:rPr/>
          </w:rPrChange>
        </w:rPr>
      </w:pPr>
      <w:r w:rsidRPr="00237F07">
        <w:rPr>
          <w:strike/>
          <w:highlight w:val="yellow"/>
          <w:rPrChange w:id="3781" w:author="jonathan pritchard" w:date="2024-08-21T11:05:00Z" w16du:dateUtc="2024-08-21T10:05:00Z">
            <w:rPr/>
          </w:rPrChange>
        </w:rPr>
        <w:t xml:space="preserve">It </w:t>
      </w:r>
      <w:del w:id="3782" w:author="jonathan pritchard" w:date="2024-08-16T11:19:00Z" w16du:dateUtc="2024-08-16T10:19:00Z">
        <w:r w:rsidRPr="00237F07" w:rsidDel="00E15AA8">
          <w:rPr>
            <w:strike/>
            <w:highlight w:val="yellow"/>
            <w:rPrChange w:id="3783" w:author="jonathan pritchard" w:date="2024-08-21T11:05:00Z" w16du:dateUtc="2024-08-21T10:05:00Z">
              <w:rPr/>
            </w:rPrChange>
          </w:rPr>
          <w:delText>should be</w:delText>
        </w:r>
      </w:del>
      <w:ins w:id="3784" w:author="jonathan pritchard" w:date="2024-08-16T11:19:00Z" w16du:dateUtc="2024-08-16T10:19:00Z">
        <w:r w:rsidR="00E15AA8" w:rsidRPr="00237F07">
          <w:rPr>
            <w:strike/>
            <w:highlight w:val="yellow"/>
            <w:rPrChange w:id="3785" w:author="jonathan pritchard" w:date="2024-08-21T11:05:00Z" w16du:dateUtc="2024-08-21T10:05:00Z">
              <w:rPr/>
            </w:rPrChange>
          </w:rPr>
          <w:t>is</w:t>
        </w:r>
      </w:ins>
      <w:r w:rsidRPr="00237F07">
        <w:rPr>
          <w:strike/>
          <w:highlight w:val="yellow"/>
          <w:rPrChange w:id="3786" w:author="jonathan pritchard" w:date="2024-08-21T11:05:00Z" w16du:dateUtc="2024-08-21T10:05:00Z">
            <w:rPr/>
          </w:rPrChange>
        </w:rPr>
        <w:t xml:space="preserve"> possible to process datasets conforming to a Clarification </w:t>
      </w:r>
      <w:r w:rsidR="002D7CB6" w:rsidRPr="00237F07">
        <w:rPr>
          <w:strike/>
          <w:highlight w:val="yellow"/>
          <w:rPrChange w:id="3787" w:author="jonathan pritchard" w:date="2024-08-21T11:05:00Z" w16du:dateUtc="2024-08-21T10:05:00Z">
            <w:rPr/>
          </w:rPrChange>
        </w:rPr>
        <w:t>with the Feature and Portrayal Catalogues for an earlier Clarification within the same Edition and Revision</w:t>
      </w:r>
      <w:r w:rsidR="002D7CB6" w:rsidRPr="00237F07">
        <w:rPr>
          <w:highlight w:val="yellow"/>
          <w:rPrChange w:id="3788" w:author="jonathan pritchard" w:date="2024-08-21T11:05:00Z" w16du:dateUtc="2024-08-21T10:05:00Z">
            <w:rPr/>
          </w:rPrChange>
        </w:rPr>
        <w:t xml:space="preserve">. </w:t>
      </w:r>
    </w:p>
    <w:p w14:paraId="64E4494F" w14:textId="139AED69" w:rsidR="00CA28C7" w:rsidRPr="00B77A92" w:rsidRDefault="0005473B" w:rsidP="00AE2737">
      <w:pPr>
        <w:pStyle w:val="ListParagraph"/>
        <w:numPr>
          <w:ilvl w:val="0"/>
          <w:numId w:val="47"/>
        </w:numPr>
        <w:spacing w:after="60" w:line="240" w:lineRule="auto"/>
        <w:ind w:left="714" w:hanging="357"/>
        <w:jc w:val="both"/>
        <w:rPr>
          <w:strike/>
          <w:highlight w:val="yellow"/>
        </w:rPr>
      </w:pPr>
      <w:commentRangeStart w:id="3789"/>
      <w:r w:rsidRPr="00B77A92">
        <w:rPr>
          <w:strike/>
          <w:highlight w:val="yellow"/>
        </w:rPr>
        <w:t>The</w:t>
      </w:r>
      <w:commentRangeEnd w:id="3789"/>
      <w:r w:rsidR="00DB796E" w:rsidRPr="00237F07">
        <w:rPr>
          <w:rStyle w:val="CommentReference"/>
          <w:strike/>
          <w:lang w:val="en-GB"/>
          <w:rPrChange w:id="3790" w:author="jonathan pritchard" w:date="2024-08-21T11:05:00Z" w16du:dateUtc="2024-08-21T10:05:00Z">
            <w:rPr>
              <w:rStyle w:val="CommentReference"/>
              <w:strike/>
            </w:rPr>
          </w:rPrChange>
        </w:rPr>
        <w:commentReference w:id="3789"/>
      </w:r>
      <w:r w:rsidRPr="00B77A92">
        <w:rPr>
          <w:strike/>
          <w:highlight w:val="yellow"/>
        </w:rPr>
        <w:t xml:space="preserve"> significance of changes to only </w:t>
      </w:r>
      <w:r w:rsidR="000577DF" w:rsidRPr="00B77A92">
        <w:rPr>
          <w:strike/>
          <w:highlight w:val="yellow"/>
        </w:rPr>
        <w:t xml:space="preserve">a </w:t>
      </w:r>
      <w:r w:rsidR="00AF2C79" w:rsidRPr="00B77A92">
        <w:rPr>
          <w:strike/>
          <w:highlight w:val="yellow"/>
        </w:rPr>
        <w:t>P</w:t>
      </w:r>
      <w:r w:rsidRPr="00B77A92">
        <w:rPr>
          <w:strike/>
          <w:highlight w:val="yellow"/>
        </w:rPr>
        <w:t xml:space="preserve">ortrayal </w:t>
      </w:r>
      <w:r w:rsidR="00AF2C79" w:rsidRPr="00B77A92">
        <w:rPr>
          <w:strike/>
          <w:highlight w:val="yellow"/>
        </w:rPr>
        <w:t>C</w:t>
      </w:r>
      <w:r w:rsidRPr="00B77A92">
        <w:rPr>
          <w:strike/>
          <w:highlight w:val="yellow"/>
        </w:rPr>
        <w:t xml:space="preserve">atalogue (without a concomitant change to the </w:t>
      </w:r>
      <w:r w:rsidR="00AF2C79" w:rsidRPr="00B77A92">
        <w:rPr>
          <w:strike/>
          <w:highlight w:val="yellow"/>
        </w:rPr>
        <w:t>P</w:t>
      </w:r>
      <w:r w:rsidRPr="00B77A92">
        <w:rPr>
          <w:strike/>
          <w:highlight w:val="yellow"/>
        </w:rPr>
        <w:t xml:space="preserve">roduct </w:t>
      </w:r>
      <w:r w:rsidR="00AF2C79" w:rsidRPr="00B77A92">
        <w:rPr>
          <w:strike/>
          <w:highlight w:val="yellow"/>
        </w:rPr>
        <w:t>S</w:t>
      </w:r>
      <w:r w:rsidRPr="00B77A92">
        <w:rPr>
          <w:strike/>
          <w:highlight w:val="yellow"/>
        </w:rPr>
        <w:t xml:space="preserve">pecification or </w:t>
      </w:r>
      <w:r w:rsidR="00AF2C79" w:rsidRPr="00B77A92">
        <w:rPr>
          <w:strike/>
          <w:highlight w:val="yellow"/>
        </w:rPr>
        <w:t>F</w:t>
      </w:r>
      <w:r w:rsidRPr="00B77A92">
        <w:rPr>
          <w:strike/>
          <w:highlight w:val="yellow"/>
        </w:rPr>
        <w:t xml:space="preserve">eature </w:t>
      </w:r>
      <w:r w:rsidR="00AF2C79" w:rsidRPr="00B77A92">
        <w:rPr>
          <w:strike/>
          <w:highlight w:val="yellow"/>
        </w:rPr>
        <w:t>C</w:t>
      </w:r>
      <w:r w:rsidRPr="00B77A92">
        <w:rPr>
          <w:strike/>
          <w:highlight w:val="yellow"/>
        </w:rPr>
        <w:t>atalogue)</w:t>
      </w:r>
      <w:r w:rsidR="000577DF" w:rsidRPr="00B77A92">
        <w:rPr>
          <w:strike/>
          <w:highlight w:val="yellow"/>
        </w:rPr>
        <w:t xml:space="preserve"> can be more difficult</w:t>
      </w:r>
      <w:r w:rsidRPr="00B77A92">
        <w:rPr>
          <w:strike/>
          <w:highlight w:val="yellow"/>
        </w:rPr>
        <w:t xml:space="preserve"> to classify</w:t>
      </w:r>
      <w:r w:rsidR="00DC1D87" w:rsidRPr="00B77A92">
        <w:rPr>
          <w:strike/>
          <w:highlight w:val="yellow"/>
        </w:rPr>
        <w:t xml:space="preserve"> (as a </w:t>
      </w:r>
      <w:r w:rsidR="00AF2C79" w:rsidRPr="00B77A92">
        <w:rPr>
          <w:strike/>
          <w:highlight w:val="yellow"/>
        </w:rPr>
        <w:t>N</w:t>
      </w:r>
      <w:r w:rsidR="00DC1D87" w:rsidRPr="00B77A92">
        <w:rPr>
          <w:strike/>
          <w:highlight w:val="yellow"/>
        </w:rPr>
        <w:t>ew Edition, Revision, or Clarification)</w:t>
      </w:r>
      <w:r w:rsidR="000577DF" w:rsidRPr="00B77A92">
        <w:rPr>
          <w:strike/>
          <w:highlight w:val="yellow"/>
        </w:rPr>
        <w:t xml:space="preserve">, </w:t>
      </w:r>
      <w:r w:rsidR="00DC1D87" w:rsidRPr="00B77A92">
        <w:rPr>
          <w:strike/>
          <w:highlight w:val="yellow"/>
        </w:rPr>
        <w:t>because in addition to data model semantics,</w:t>
      </w:r>
      <w:r w:rsidR="000577DF" w:rsidRPr="00B77A92">
        <w:rPr>
          <w:strike/>
          <w:highlight w:val="yellow"/>
        </w:rPr>
        <w:t xml:space="preserve"> </w:t>
      </w:r>
      <w:r w:rsidR="00DC1D87" w:rsidRPr="00B77A92">
        <w:rPr>
          <w:strike/>
          <w:highlight w:val="yellow"/>
        </w:rPr>
        <w:t>human factors effects for user interfaces and IMO guidance about compatibility, text abbreviatio</w:t>
      </w:r>
      <w:r w:rsidR="00AF2C79" w:rsidRPr="00B77A92">
        <w:rPr>
          <w:strike/>
          <w:highlight w:val="yellow"/>
        </w:rPr>
        <w:t>ns, etc</w:t>
      </w:r>
      <w:r w:rsidR="00DC1D87" w:rsidRPr="00B77A92">
        <w:rPr>
          <w:strike/>
          <w:highlight w:val="yellow"/>
        </w:rPr>
        <w:t>, must also be considered.</w:t>
      </w:r>
    </w:p>
    <w:p w14:paraId="54457007" w14:textId="25416719" w:rsidR="00B2410B" w:rsidRPr="00237F07" w:rsidRDefault="003707D6" w:rsidP="006D480D">
      <w:pPr>
        <w:pStyle w:val="ListParagraph"/>
        <w:spacing w:after="120" w:line="240" w:lineRule="auto"/>
        <w:jc w:val="both"/>
        <w:rPr>
          <w:strike/>
          <w:rPrChange w:id="3791" w:author="jonathan pritchard" w:date="2024-08-21T11:05:00Z" w16du:dateUtc="2024-08-21T10:05:00Z">
            <w:rPr/>
          </w:rPrChange>
        </w:rPr>
      </w:pPr>
      <w:commentRangeStart w:id="3792"/>
      <w:r w:rsidRPr="00237F07">
        <w:rPr>
          <w:strike/>
          <w:rPrChange w:id="3793" w:author="jonathan pritchard" w:date="2024-08-21T11:05:00Z" w16du:dateUtc="2024-08-21T10:05:00Z">
            <w:rPr/>
          </w:rPrChange>
        </w:rPr>
        <w:t xml:space="preserve">In </w:t>
      </w:r>
      <w:r w:rsidR="0040188F" w:rsidRPr="00237F07">
        <w:rPr>
          <w:strike/>
          <w:rPrChange w:id="3794" w:author="jonathan pritchard" w:date="2024-08-21T11:05:00Z" w16du:dateUtc="2024-08-21T10:05:00Z">
            <w:rPr/>
          </w:rPrChange>
        </w:rPr>
        <w:t>general</w:t>
      </w:r>
      <w:r w:rsidR="006414AF" w:rsidRPr="00237F07">
        <w:rPr>
          <w:strike/>
          <w:rPrChange w:id="3795" w:author="jonathan pritchard" w:date="2024-08-21T11:05:00Z" w16du:dateUtc="2024-08-21T10:05:00Z">
            <w:rPr/>
          </w:rPrChange>
        </w:rPr>
        <w:t>,</w:t>
      </w:r>
      <w:r w:rsidRPr="00237F07">
        <w:rPr>
          <w:strike/>
          <w:rPrChange w:id="3796" w:author="jonathan pritchard" w:date="2024-08-21T11:05:00Z" w16du:dateUtc="2024-08-21T10:05:00Z">
            <w:rPr/>
          </w:rPrChange>
        </w:rPr>
        <w:t xml:space="preserve"> the IHO and/or </w:t>
      </w:r>
      <w:r w:rsidR="008C40B9" w:rsidRPr="00237F07">
        <w:rPr>
          <w:strike/>
          <w:rPrChange w:id="3797" w:author="jonathan pritchard" w:date="2024-08-21T11:05:00Z" w16du:dateUtc="2024-08-21T10:05:00Z">
            <w:rPr/>
          </w:rPrChange>
        </w:rPr>
        <w:t>T</w:t>
      </w:r>
      <w:r w:rsidRPr="00237F07">
        <w:rPr>
          <w:strike/>
          <w:rPrChange w:id="3798" w:author="jonathan pritchard" w:date="2024-08-21T11:05:00Z" w16du:dateUtc="2024-08-21T10:05:00Z">
            <w:rPr/>
          </w:rPrChange>
        </w:rPr>
        <w:t xml:space="preserve">ype </w:t>
      </w:r>
      <w:r w:rsidR="008C40B9" w:rsidRPr="00237F07">
        <w:rPr>
          <w:strike/>
          <w:rPrChange w:id="3799" w:author="jonathan pritchard" w:date="2024-08-21T11:05:00Z" w16du:dateUtc="2024-08-21T10:05:00Z">
            <w:rPr/>
          </w:rPrChange>
        </w:rPr>
        <w:t>A</w:t>
      </w:r>
      <w:r w:rsidRPr="00237F07">
        <w:rPr>
          <w:strike/>
          <w:rPrChange w:id="3800" w:author="jonathan pritchard" w:date="2024-08-21T11:05:00Z" w16du:dateUtc="2024-08-21T10:05:00Z">
            <w:rPr/>
          </w:rPrChange>
        </w:rPr>
        <w:t xml:space="preserve">pproval </w:t>
      </w:r>
      <w:r w:rsidR="008C40B9" w:rsidRPr="00237F07">
        <w:rPr>
          <w:strike/>
          <w:rPrChange w:id="3801" w:author="jonathan pritchard" w:date="2024-08-21T11:05:00Z" w16du:dateUtc="2024-08-21T10:05:00Z">
            <w:rPr/>
          </w:rPrChange>
        </w:rPr>
        <w:t>A</w:t>
      </w:r>
      <w:r w:rsidRPr="00237F07">
        <w:rPr>
          <w:strike/>
          <w:rPrChange w:id="3802" w:author="jonathan pritchard" w:date="2024-08-21T11:05:00Z" w16du:dateUtc="2024-08-21T10:05:00Z">
            <w:rPr/>
          </w:rPrChange>
        </w:rPr>
        <w:t>uthority should be consulted</w:t>
      </w:r>
      <w:r w:rsidR="0040188F" w:rsidRPr="00237F07">
        <w:rPr>
          <w:strike/>
          <w:rPrChange w:id="3803" w:author="jonathan pritchard" w:date="2024-08-21T11:05:00Z" w16du:dateUtc="2024-08-21T10:05:00Z">
            <w:rPr/>
          </w:rPrChange>
        </w:rPr>
        <w:t xml:space="preserve"> to determine the significance of the change</w:t>
      </w:r>
      <w:r w:rsidRPr="00237F07">
        <w:rPr>
          <w:strike/>
          <w:rPrChange w:id="3804" w:author="jonathan pritchard" w:date="2024-08-21T11:05:00Z" w16du:dateUtc="2024-08-21T10:05:00Z">
            <w:rPr/>
          </w:rPrChange>
        </w:rPr>
        <w:t xml:space="preserve">. This also applies to </w:t>
      </w:r>
      <w:r w:rsidR="00AF2C79" w:rsidRPr="00237F07">
        <w:rPr>
          <w:strike/>
          <w:rPrChange w:id="3805" w:author="jonathan pritchard" w:date="2024-08-21T11:05:00Z" w16du:dateUtc="2024-08-21T10:05:00Z">
            <w:rPr/>
          </w:rPrChange>
        </w:rPr>
        <w:t>R</w:t>
      </w:r>
      <w:r w:rsidRPr="00237F07">
        <w:rPr>
          <w:strike/>
          <w:rPrChange w:id="3806" w:author="jonathan pritchard" w:date="2024-08-21T11:05:00Z" w16du:dateUtc="2024-08-21T10:05:00Z">
            <w:rPr/>
          </w:rPrChange>
        </w:rPr>
        <w:t xml:space="preserve">evisions planned by </w:t>
      </w:r>
      <w:r w:rsidR="00AF2C79" w:rsidRPr="00237F07">
        <w:rPr>
          <w:strike/>
          <w:rPrChange w:id="3807" w:author="jonathan pritchard" w:date="2024-08-21T11:05:00Z" w16du:dateUtc="2024-08-21T10:05:00Z">
            <w:rPr/>
          </w:rPrChange>
        </w:rPr>
        <w:t>P</w:t>
      </w:r>
      <w:r w:rsidRPr="00237F07">
        <w:rPr>
          <w:strike/>
          <w:rPrChange w:id="3808" w:author="jonathan pritchard" w:date="2024-08-21T11:05:00Z" w16du:dateUtc="2024-08-21T10:05:00Z">
            <w:rPr/>
          </w:rPrChange>
        </w:rPr>
        <w:t xml:space="preserve">roject </w:t>
      </w:r>
      <w:r w:rsidR="00AF2C79" w:rsidRPr="00237F07">
        <w:rPr>
          <w:strike/>
          <w:rPrChange w:id="3809" w:author="jonathan pritchard" w:date="2024-08-21T11:05:00Z" w16du:dateUtc="2024-08-21T10:05:00Z">
            <w:rPr/>
          </w:rPrChange>
        </w:rPr>
        <w:t>T</w:t>
      </w:r>
      <w:r w:rsidRPr="00237F07">
        <w:rPr>
          <w:strike/>
          <w:rPrChange w:id="3810" w:author="jonathan pritchard" w:date="2024-08-21T11:05:00Z" w16du:dateUtc="2024-08-21T10:05:00Z">
            <w:rPr/>
          </w:rPrChange>
        </w:rPr>
        <w:t>eams.</w:t>
      </w:r>
      <w:commentRangeEnd w:id="3792"/>
      <w:r w:rsidR="006C470D" w:rsidRPr="00237F07">
        <w:rPr>
          <w:rStyle w:val="CommentReference"/>
          <w:strike/>
          <w:lang w:val="en-GB"/>
          <w:rPrChange w:id="3811" w:author="jonathan pritchard" w:date="2024-08-21T11:05:00Z" w16du:dateUtc="2024-08-21T10:05:00Z">
            <w:rPr>
              <w:rStyle w:val="CommentReference"/>
            </w:rPr>
          </w:rPrChange>
        </w:rPr>
        <w:commentReference w:id="3792"/>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3812" w:name="_Toc175134696"/>
      <w:r w:rsidRPr="00B77A92">
        <w:t>Dataset</w:t>
      </w:r>
      <w:r w:rsidR="00B2410B" w:rsidRPr="00B77A92">
        <w:t xml:space="preserve"> overlaps and gaps</w:t>
      </w:r>
      <w:bookmarkEnd w:id="3812"/>
    </w:p>
    <w:p w14:paraId="0240F4DD" w14:textId="1BBA7FAE" w:rsidR="00E375C1" w:rsidRPr="00B77A92" w:rsidRDefault="00E375C1" w:rsidP="00525920">
      <w:pPr>
        <w:pStyle w:val="Heading3"/>
      </w:pPr>
      <w:bookmarkStart w:id="3813" w:name="_Toc175134697"/>
      <w:r w:rsidRPr="00B77A92">
        <w:t>Overlaps and gaps in ENC coverage</w:t>
      </w:r>
      <w:bookmarkEnd w:id="3813"/>
    </w:p>
    <w:p w14:paraId="506DDEA4" w14:textId="04D9D8D3"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3814"/>
      <w:ins w:id="3815" w:author="jonathan pritchard" w:date="2024-05-20T16:05:00Z" w16du:dateUtc="2024-05-20T15:05:00Z">
        <w:r w:rsidR="00675209" w:rsidRPr="00B77A92">
          <w:t>an overlapping buffer zone of up to 5 metres may be used</w:t>
        </w:r>
      </w:ins>
      <w:del w:id="3816" w:author="jonathan pritchard" w:date="2024-05-20T16:05:00Z" w16du:dateUtc="2024-05-20T15:05:00Z">
        <w:r w:rsidRPr="00B77A92" w:rsidDel="00675209">
          <w:delText>a 5 metre overlapping buffer zone may be used</w:delText>
        </w:r>
      </w:del>
      <w:r w:rsidRPr="00B77A92">
        <w:t xml:space="preserve">. </w:t>
      </w:r>
      <w:commentRangeEnd w:id="3814"/>
      <w:r w:rsidR="00675209" w:rsidRPr="00237F07">
        <w:rPr>
          <w:rStyle w:val="CommentReference"/>
          <w:lang w:val="en-GB"/>
          <w:rPrChange w:id="3817" w:author="jonathan pritchard" w:date="2024-08-21T11:05:00Z" w16du:dateUtc="2024-08-21T10:05:00Z">
            <w:rPr>
              <w:rStyle w:val="CommentReference"/>
            </w:rPr>
          </w:rPrChange>
        </w:rPr>
        <w:commentReference w:id="3814"/>
      </w:r>
    </w:p>
    <w:p w14:paraId="7920C64B" w14:textId="470F5550" w:rsidR="00675209" w:rsidRPr="00B77A92" w:rsidRDefault="00675209" w:rsidP="00AF2C79">
      <w:pPr>
        <w:spacing w:after="120" w:line="240" w:lineRule="auto"/>
        <w:jc w:val="both"/>
      </w:pPr>
      <w:commentRangeStart w:id="3818"/>
      <w:ins w:id="3819" w:author="jonathan pritchard" w:date="2024-05-20T16:06:00Z" w16du:dateUtc="2024-05-20T15:06:00Z">
        <w:r w:rsidRPr="00B77A92">
          <w:t xml:space="preserve">Where an overlap of more than 5 metres between two or more datasets exists the ECDIS </w:t>
        </w:r>
      </w:ins>
      <w:ins w:id="3820" w:author="jonathan pritchard" w:date="2024-05-29T03:36:00Z" w16du:dateUtc="2024-05-29T02:36:00Z">
        <w:r w:rsidR="00B15F52" w:rsidRPr="00B77A92">
          <w:rPr>
            <w:b/>
            <w:bCs/>
          </w:rPr>
          <w:t>must</w:t>
        </w:r>
      </w:ins>
      <w:ins w:id="3821" w:author="jonathan pritchard" w:date="2024-05-20T16:06:00Z" w16du:dateUtc="2024-05-20T15:06:00Z">
        <w:r w:rsidRPr="00B77A92">
          <w:t xml:space="preserve"> only display one dataset for the overlap area and provide a permanent and persisting indication “overlap”.</w:t>
        </w:r>
      </w:ins>
      <w:del w:id="3822" w:author="jonathan pritchard" w:date="2024-05-20T16:06:00Z" w16du:dateUtc="2024-05-20T15:06:00Z">
        <w:r w:rsidR="00B2410B" w:rsidRPr="00B77A92" w:rsidDel="00675209">
          <w:delText xml:space="preserve">Where an overlap of two or more </w:delText>
        </w:r>
        <w:r w:rsidR="00700BDB" w:rsidRPr="00B77A92" w:rsidDel="00675209">
          <w:delText>datasets</w:delText>
        </w:r>
        <w:r w:rsidR="00B2410B" w:rsidRPr="00B77A92" w:rsidDel="00675209">
          <w:delText xml:space="preserve"> exists the ECDIS must only display one </w:delText>
        </w:r>
        <w:r w:rsidR="00700BDB" w:rsidRPr="00B77A92" w:rsidDel="00675209">
          <w:delText>dataset</w:delText>
        </w:r>
        <w:r w:rsidR="00B2410B" w:rsidRPr="00B77A92" w:rsidDel="00675209">
          <w:delText xml:space="preserve"> for the overlap area and provide a permanent and persisting indication “overlap”.</w:delText>
        </w:r>
      </w:del>
      <w:commentRangeEnd w:id="3818"/>
      <w:r w:rsidRPr="00237F07">
        <w:rPr>
          <w:rStyle w:val="CommentReference"/>
          <w:lang w:val="en-GB"/>
          <w:rPrChange w:id="3823" w:author="jonathan pritchard" w:date="2024-08-21T11:05:00Z" w16du:dateUtc="2024-08-21T10:05:00Z">
            <w:rPr>
              <w:rStyle w:val="CommentReference"/>
            </w:rPr>
          </w:rPrChange>
        </w:rPr>
        <w:commentReference w:id="3818"/>
      </w:r>
    </w:p>
    <w:p w14:paraId="063B3511" w14:textId="2088B105" w:rsidR="00700BDB" w:rsidRPr="00B77A92" w:rsidDel="00675209" w:rsidRDefault="00700BDB" w:rsidP="00AF2C79">
      <w:pPr>
        <w:spacing w:after="120" w:line="240" w:lineRule="auto"/>
        <w:jc w:val="both"/>
        <w:rPr>
          <w:del w:id="3824" w:author="jonathan pritchard" w:date="2024-05-20T16:07:00Z" w16du:dateUtc="2024-05-20T15:07:00Z"/>
        </w:rPr>
      </w:pPr>
      <w:commentRangeStart w:id="3825"/>
      <w:del w:id="3826" w:author="jonathan pritchard" w:date="2024-05-20T16:07:00Z" w16du:dateUtc="2024-05-20T15:07:00Z">
        <w:r w:rsidRPr="00B77A92" w:rsidDel="00675209">
          <w:delText>Similarly, there may cases be where gaps in ENC coverage exist.</w:delText>
        </w:r>
      </w:del>
      <w:bookmarkStart w:id="3827" w:name="_Toc175130373"/>
      <w:commentRangeEnd w:id="3825"/>
      <w:r w:rsidR="00675209" w:rsidRPr="00237F07">
        <w:rPr>
          <w:rStyle w:val="CommentReference"/>
          <w:lang w:val="en-GB"/>
          <w:rPrChange w:id="3828" w:author="jonathan pritchard" w:date="2024-08-21T11:05:00Z" w16du:dateUtc="2024-08-21T10:05:00Z">
            <w:rPr>
              <w:rStyle w:val="CommentReference"/>
            </w:rPr>
          </w:rPrChange>
        </w:rPr>
        <w:commentReference w:id="3825"/>
      </w:r>
      <w:bookmarkEnd w:id="3827"/>
    </w:p>
    <w:p w14:paraId="62A78DB2" w14:textId="2FC0BA7D" w:rsidR="00E375C1" w:rsidRPr="00B77A92" w:rsidRDefault="00E375C1" w:rsidP="00525920">
      <w:pPr>
        <w:pStyle w:val="Heading3"/>
      </w:pPr>
      <w:bookmarkStart w:id="3829" w:name="_Toc175134698"/>
      <w:commentRangeStart w:id="3830"/>
      <w:commentRangeStart w:id="3831"/>
      <w:commentRangeStart w:id="3832"/>
      <w:commentRangeStart w:id="3833"/>
      <w:r w:rsidRPr="00B77A92">
        <w:t xml:space="preserve">Overlaps and gaps </w:t>
      </w:r>
      <w:del w:id="3834" w:author="jonathan pritchard" w:date="2024-02-06T10:49:00Z">
        <w:r w:rsidRPr="00B77A92" w:rsidDel="001D3531">
          <w:delText xml:space="preserve">in </w:delText>
        </w:r>
      </w:del>
      <w:ins w:id="3835" w:author="jonathan pritchard" w:date="2024-02-06T10:49:00Z">
        <w:r w:rsidR="001D3531" w:rsidRPr="00B77A92">
          <w:t xml:space="preserve">between </w:t>
        </w:r>
      </w:ins>
      <w:r w:rsidRPr="00B77A92">
        <w:t>other data products</w:t>
      </w:r>
      <w:commentRangeEnd w:id="3830"/>
      <w:r w:rsidR="00E27B73" w:rsidRPr="00237F07">
        <w:rPr>
          <w:rStyle w:val="CommentReference"/>
          <w:b w:val="0"/>
          <w:bCs w:val="0"/>
          <w:lang w:val="en-GB"/>
          <w:rPrChange w:id="3836" w:author="jonathan pritchard" w:date="2024-08-21T11:05:00Z" w16du:dateUtc="2024-08-21T10:05:00Z">
            <w:rPr>
              <w:rStyle w:val="CommentReference"/>
              <w:b w:val="0"/>
              <w:bCs w:val="0"/>
            </w:rPr>
          </w:rPrChange>
        </w:rPr>
        <w:commentReference w:id="3830"/>
      </w:r>
      <w:commentRangeEnd w:id="3831"/>
      <w:r w:rsidR="00EC6DA6" w:rsidRPr="00237F07">
        <w:rPr>
          <w:rStyle w:val="CommentReference"/>
          <w:b w:val="0"/>
          <w:bCs w:val="0"/>
          <w:lang w:val="en-GB"/>
          <w:rPrChange w:id="3837" w:author="jonathan pritchard" w:date="2024-08-21T11:05:00Z" w16du:dateUtc="2024-08-21T10:05:00Z">
            <w:rPr>
              <w:rStyle w:val="CommentReference"/>
              <w:b w:val="0"/>
              <w:bCs w:val="0"/>
            </w:rPr>
          </w:rPrChange>
        </w:rPr>
        <w:commentReference w:id="3831"/>
      </w:r>
      <w:commentRangeEnd w:id="3832"/>
      <w:r w:rsidR="00EC6DA6" w:rsidRPr="00237F07">
        <w:rPr>
          <w:rStyle w:val="CommentReference"/>
          <w:b w:val="0"/>
          <w:bCs w:val="0"/>
          <w:lang w:val="en-GB"/>
          <w:rPrChange w:id="3838" w:author="jonathan pritchard" w:date="2024-08-21T11:05:00Z" w16du:dateUtc="2024-08-21T10:05:00Z">
            <w:rPr>
              <w:rStyle w:val="CommentReference"/>
              <w:b w:val="0"/>
              <w:bCs w:val="0"/>
            </w:rPr>
          </w:rPrChange>
        </w:rPr>
        <w:commentReference w:id="3832"/>
      </w:r>
      <w:commentRangeEnd w:id="3833"/>
      <w:r w:rsidR="00980423" w:rsidRPr="00237F07">
        <w:rPr>
          <w:rStyle w:val="CommentReference"/>
          <w:b w:val="0"/>
          <w:bCs w:val="0"/>
          <w:lang w:val="en-GB"/>
          <w:rPrChange w:id="3839" w:author="jonathan pritchard" w:date="2024-08-21T11:05:00Z" w16du:dateUtc="2024-08-21T10:05:00Z">
            <w:rPr>
              <w:rStyle w:val="CommentReference"/>
              <w:b w:val="0"/>
              <w:bCs w:val="0"/>
            </w:rPr>
          </w:rPrChange>
        </w:rPr>
        <w:commentReference w:id="3833"/>
      </w:r>
      <w:bookmarkEnd w:id="3829"/>
    </w:p>
    <w:p w14:paraId="10CB4EAD" w14:textId="77777777" w:rsidR="00CB17B2" w:rsidRPr="00B77A92" w:rsidRDefault="00700BDB" w:rsidP="008C40B9">
      <w:pPr>
        <w:spacing w:after="120" w:line="240" w:lineRule="auto"/>
        <w:jc w:val="both"/>
        <w:rPr>
          <w:ins w:id="3840" w:author="jonathan pritchard" w:date="2024-08-15T15:11:00Z" w16du:dateUtc="2024-08-15T14:11:00Z"/>
        </w:rPr>
      </w:pPr>
      <w:r w:rsidRPr="00B77A92">
        <w:t>Overlaps in datasets of the same scale range in products other than the ENC should be indicated by a non-permanent indicat</w:t>
      </w:r>
      <w:r w:rsidR="00E375C1" w:rsidRPr="00B77A92">
        <w:t xml:space="preserve">ion “Overlap in ??? data” (where ??? is the abbreviation for the data product). If interoperability has been activated, the </w:t>
      </w:r>
      <w:r w:rsidR="008C40B9" w:rsidRPr="00B77A92">
        <w:t>I</w:t>
      </w:r>
      <w:r w:rsidR="00E375C1" w:rsidRPr="00B77A92">
        <w:t xml:space="preserve">nteroperability </w:t>
      </w:r>
      <w:r w:rsidR="008C40B9" w:rsidRPr="00B77A92">
        <w:t>C</w:t>
      </w:r>
      <w:r w:rsidR="00E375C1" w:rsidRPr="00B77A92">
        <w:t>atalogue may have a rule to break the tie, in which case an indication is not needed.</w:t>
      </w:r>
    </w:p>
    <w:p w14:paraId="52E5C5F3" w14:textId="07CAF951" w:rsidR="00700BDB" w:rsidRPr="00B77A92" w:rsidRDefault="00980423" w:rsidP="008C40B9">
      <w:pPr>
        <w:spacing w:after="120" w:line="240" w:lineRule="auto"/>
        <w:jc w:val="both"/>
      </w:pPr>
      <w:ins w:id="3841" w:author="jonathan pritchard" w:date="2024-02-06T10:57:00Z">
        <w:r w:rsidRPr="00B77A92">
          <w:t xml:space="preserve"> </w:t>
        </w:r>
      </w:ins>
      <w:commentRangeStart w:id="3842"/>
      <w:commentRangeStart w:id="3843"/>
      <w:ins w:id="3844" w:author="jonathan pritchard" w:date="2024-02-06T10:58:00Z">
        <w:r w:rsidRPr="00B77A92">
          <w:t>An exception to this rule is S-102 and S</w:t>
        </w:r>
      </w:ins>
      <w:ins w:id="3845" w:author="jonathan pritchard" w:date="2024-02-06T10:59:00Z">
        <w:r w:rsidRPr="00B77A92">
          <w:t xml:space="preserve">-104 data used for Water Level Adjustment. In these cases, as with ENC overlaps, the ECDIS </w:t>
        </w:r>
      </w:ins>
      <w:ins w:id="3846" w:author="jonathan pritchard" w:date="2024-05-28T09:26:00Z" w16du:dateUtc="2024-05-28T08:26:00Z">
        <w:r w:rsidR="00525920" w:rsidRPr="00B77A92">
          <w:rPr>
            <w:b/>
            <w:bCs/>
          </w:rPr>
          <w:t>must</w:t>
        </w:r>
      </w:ins>
      <w:ins w:id="3847" w:author="jonathan pritchard" w:date="2024-02-06T10:59:00Z">
        <w:r w:rsidRPr="00B77A92">
          <w:t xml:space="preserve"> only select and use a single dataset</w:t>
        </w:r>
      </w:ins>
      <w:ins w:id="3848" w:author="jonathan pritchard" w:date="2024-02-06T11:00:00Z">
        <w:r w:rsidRPr="00B77A92">
          <w:t xml:space="preserve"> from the overlapping data available</w:t>
        </w:r>
      </w:ins>
      <w:ins w:id="3849" w:author="jonathan pritchard" w:date="2024-02-06T10:59:00Z">
        <w:r w:rsidRPr="00B77A92">
          <w:t xml:space="preserve"> and provide a permanent and persisting indication “overlap” as per ENCs.</w:t>
        </w:r>
      </w:ins>
      <w:commentRangeEnd w:id="3842"/>
      <w:ins w:id="3850" w:author="jonathan pritchard" w:date="2024-02-06T11:00:00Z">
        <w:r w:rsidR="00F87312" w:rsidRPr="00237F07">
          <w:rPr>
            <w:rStyle w:val="CommentReference"/>
            <w:lang w:val="en-GB"/>
            <w:rPrChange w:id="3851" w:author="jonathan pritchard" w:date="2024-08-21T11:05:00Z" w16du:dateUtc="2024-08-21T10:05:00Z">
              <w:rPr>
                <w:rStyle w:val="CommentReference"/>
              </w:rPr>
            </w:rPrChange>
          </w:rPr>
          <w:commentReference w:id="3842"/>
        </w:r>
      </w:ins>
      <w:commentRangeEnd w:id="3843"/>
      <w:ins w:id="3852" w:author="jonathan pritchard" w:date="2024-08-14T16:37:00Z" w16du:dateUtc="2024-08-14T15:37:00Z">
        <w:r w:rsidR="00296E83" w:rsidRPr="00237F07">
          <w:rPr>
            <w:rStyle w:val="CommentReference"/>
            <w:lang w:val="en-GB"/>
            <w:rPrChange w:id="3853" w:author="jonathan pritchard" w:date="2024-08-21T11:05:00Z" w16du:dateUtc="2024-08-21T10:05:00Z">
              <w:rPr>
                <w:rStyle w:val="CommentReference"/>
              </w:rPr>
            </w:rPrChange>
          </w:rPr>
          <w:commentReference w:id="3843"/>
        </w:r>
      </w:ins>
    </w:p>
    <w:p w14:paraId="378C05FB" w14:textId="0EEAAF1D" w:rsidR="00E375C1" w:rsidRPr="00B77A92"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ins w:id="3854" w:author="jonathan pritchard" w:date="2024-02-06T10:49:00Z">
        <w:r w:rsidR="001D3531" w:rsidRPr="00B77A92">
          <w:t xml:space="preserve"> </w:t>
        </w:r>
      </w:ins>
      <w:ins w:id="3855" w:author="jonathan pritchard" w:date="2024-02-06T10:51:00Z">
        <w:r w:rsidR="001D3531" w:rsidRPr="00B77A92">
          <w:t xml:space="preserve">Similarly, overlaps between different data producers’ ENC and other data products other than ENC should also be expected. Certain </w:t>
        </w:r>
      </w:ins>
      <w:ins w:id="3856" w:author="jonathan pritchard" w:date="2024-02-06T10:52:00Z">
        <w:r w:rsidR="001D3531" w:rsidRPr="00B77A92">
          <w:t>features, such as radio service areas can extend far beyond national boundaries and may therefore overlap other data producers’ ENC data.</w:t>
        </w:r>
        <w:r w:rsidR="0039296F" w:rsidRPr="00B77A92">
          <w:t xml:space="preserve"> An indication is not needed in these cases.</w:t>
        </w:r>
      </w:ins>
    </w:p>
    <w:p w14:paraId="22CDBE98" w14:textId="77777777" w:rsidR="008C40B9" w:rsidRPr="00B77A92" w:rsidRDefault="008C40B9" w:rsidP="008C40B9">
      <w:pPr>
        <w:spacing w:after="120" w:line="240" w:lineRule="auto"/>
        <w:jc w:val="both"/>
      </w:pPr>
    </w:p>
    <w:p w14:paraId="6BEBF49A" w14:textId="599B6B92" w:rsidR="006A43DE" w:rsidRPr="00B77A92" w:rsidRDefault="00C47404" w:rsidP="00525920">
      <w:pPr>
        <w:pStyle w:val="Heading2"/>
      </w:pPr>
      <w:bookmarkStart w:id="3857" w:name="_Ref49451692"/>
      <w:bookmarkStart w:id="3858" w:name="_Toc175134699"/>
      <w:r w:rsidRPr="00B77A92">
        <w:t>Guidance on u</w:t>
      </w:r>
      <w:r w:rsidR="006A43DE" w:rsidRPr="00B77A92">
        <w:t>pdat</w:t>
      </w:r>
      <w:r w:rsidRPr="00B77A92">
        <w:t>ing</w:t>
      </w:r>
      <w:r w:rsidR="00FE57E5" w:rsidRPr="00B77A92">
        <w:t xml:space="preserve"> S-100 datasets on ECDIS</w:t>
      </w:r>
      <w:bookmarkEnd w:id="3857"/>
      <w:bookmarkEnd w:id="3858"/>
    </w:p>
    <w:p w14:paraId="47D9A97D" w14:textId="7B7BA002" w:rsidR="007F3619" w:rsidRPr="00B77A92" w:rsidRDefault="007F3619" w:rsidP="00525920">
      <w:pPr>
        <w:pStyle w:val="Heading3"/>
      </w:pPr>
      <w:bookmarkStart w:id="3859" w:name="_Toc175134700"/>
      <w:r w:rsidRPr="00B77A92">
        <w:t>Introduction</w:t>
      </w:r>
      <w:bookmarkEnd w:id="3859"/>
    </w:p>
    <w:p w14:paraId="2DCCA351" w14:textId="1651B017" w:rsidR="00B526AD" w:rsidRPr="00237F07" w:rsidRDefault="006A43DE" w:rsidP="008C40B9">
      <w:pPr>
        <w:spacing w:after="120" w:line="240" w:lineRule="auto"/>
        <w:jc w:val="both"/>
        <w:rPr>
          <w:strike/>
          <w:rPrChange w:id="3860" w:author="jonathan pritchard" w:date="2024-08-21T11:05:00Z" w16du:dateUtc="2024-08-21T10:05:00Z">
            <w:rPr/>
          </w:rPrChange>
        </w:rPr>
      </w:pPr>
      <w:r w:rsidRPr="00237F07">
        <w:rPr>
          <w:strike/>
          <w:highlight w:val="yellow"/>
          <w:rPrChange w:id="3861" w:author="jonathan pritchard" w:date="2024-08-21T11:05:00Z" w16du:dateUtc="2024-08-21T10:05:00Z">
            <w:rPr/>
          </w:rPrChange>
        </w:rPr>
        <w:t xml:space="preserve">In </w:t>
      </w:r>
      <w:r w:rsidR="0090744C" w:rsidRPr="00237F07">
        <w:rPr>
          <w:strike/>
          <w:highlight w:val="yellow"/>
          <w:rPrChange w:id="3862" w:author="jonathan pritchard" w:date="2024-08-21T11:05:00Z" w16du:dateUtc="2024-08-21T10:05:00Z">
            <w:rPr/>
          </w:rPrChange>
        </w:rPr>
        <w:t>a</w:t>
      </w:r>
      <w:r w:rsidRPr="00237F07">
        <w:rPr>
          <w:strike/>
          <w:highlight w:val="yellow"/>
          <w:rPrChange w:id="3863" w:author="jonathan pritchard" w:date="2024-08-21T11:05:00Z" w16du:dateUtc="2024-08-21T10:05:00Z">
            <w:rPr/>
          </w:rPrChange>
        </w:rPr>
        <w:t xml:space="preserve"> previous </w:t>
      </w:r>
      <w:r w:rsidR="008C40B9" w:rsidRPr="00237F07">
        <w:rPr>
          <w:strike/>
          <w:highlight w:val="yellow"/>
          <w:rPrChange w:id="3864" w:author="jonathan pritchard" w:date="2024-08-21T11:05:00Z" w16du:dateUtc="2024-08-21T10:05:00Z">
            <w:rPr/>
          </w:rPrChange>
        </w:rPr>
        <w:t>E</w:t>
      </w:r>
      <w:r w:rsidRPr="00237F07">
        <w:rPr>
          <w:strike/>
          <w:highlight w:val="yellow"/>
          <w:rPrChange w:id="3865" w:author="jonathan pritchard" w:date="2024-08-21T11:05:00Z" w16du:dateUtc="2024-08-21T10:05:00Z">
            <w:rPr/>
          </w:rPrChange>
        </w:rPr>
        <w:t xml:space="preserve">dition (3rd Edition, December 1996), </w:t>
      </w:r>
      <w:r w:rsidR="0090744C" w:rsidRPr="00237F07">
        <w:rPr>
          <w:strike/>
          <w:highlight w:val="yellow"/>
          <w:rPrChange w:id="3866" w:author="jonathan pritchard" w:date="2024-08-21T11:05:00Z" w16du:dateUtc="2024-08-21T10:05:00Z">
            <w:rPr/>
          </w:rPrChange>
        </w:rPr>
        <w:t xml:space="preserve">S-52 </w:t>
      </w:r>
      <w:r w:rsidRPr="00237F07">
        <w:rPr>
          <w:strike/>
          <w:highlight w:val="yellow"/>
          <w:rPrChange w:id="3867" w:author="jonathan pritchard" w:date="2024-08-21T11:05:00Z" w16du:dateUtc="2024-08-21T10:05:00Z">
            <w:rPr/>
          </w:rPrChange>
        </w:rPr>
        <w:t xml:space="preserve">Appendix </w:t>
      </w:r>
      <w:r w:rsidR="0090744C" w:rsidRPr="00237F07">
        <w:rPr>
          <w:strike/>
          <w:highlight w:val="yellow"/>
          <w:rPrChange w:id="3868" w:author="jonathan pritchard" w:date="2024-08-21T11:05:00Z" w16du:dateUtc="2024-08-21T10:05:00Z">
            <w:rPr/>
          </w:rPrChange>
        </w:rPr>
        <w:t>I</w:t>
      </w:r>
      <w:r w:rsidRPr="00237F07">
        <w:rPr>
          <w:strike/>
          <w:highlight w:val="yellow"/>
          <w:rPrChange w:id="3869" w:author="jonathan pritchard" w:date="2024-08-21T11:05:00Z" w16du:dateUtc="2024-08-21T10:05:00Z">
            <w:rPr/>
          </w:rPrChange>
        </w:rPr>
        <w:t xml:space="preserve"> provided guidance for the updating service and the ECDIS to support the updating of ENCs issued through a Regional ENC Coordinating Centre (RENC).</w:t>
      </w:r>
      <w:r w:rsidR="008C40B9" w:rsidRPr="00237F07">
        <w:rPr>
          <w:strike/>
          <w:highlight w:val="yellow"/>
          <w:rPrChange w:id="3870" w:author="jonathan pritchard" w:date="2024-08-21T11:05:00Z" w16du:dateUtc="2024-08-21T10:05:00Z">
            <w:rPr/>
          </w:rPrChange>
        </w:rPr>
        <w:t xml:space="preserve"> Following a</w:t>
      </w:r>
      <w:r w:rsidR="0090744C" w:rsidRPr="00237F07">
        <w:rPr>
          <w:strike/>
          <w:highlight w:val="yellow"/>
          <w:rPrChange w:id="3871" w:author="jonathan pritchard" w:date="2024-08-21T11:05:00Z" w16du:dateUtc="2024-08-21T10:05:00Z">
            <w:rPr/>
          </w:rPrChange>
        </w:rPr>
        <w:t xml:space="preserve"> HSSC-requested review by the ENC Updating Working Group (EUWG), guidance related to ENC updates production by HOs and their distribution was mainly integrated into Edition</w:t>
      </w:r>
      <w:r w:rsidR="008C40B9" w:rsidRPr="00237F07">
        <w:rPr>
          <w:strike/>
          <w:highlight w:val="yellow"/>
          <w:rPrChange w:id="3872" w:author="jonathan pritchard" w:date="2024-08-21T11:05:00Z" w16du:dateUtc="2024-08-21T10:05:00Z">
            <w:rPr/>
          </w:rPrChange>
        </w:rPr>
        <w:t xml:space="preserve"> 2.0.0 of IHO publication S-65 </w:t>
      </w:r>
      <w:r w:rsidR="0090744C" w:rsidRPr="00237F07">
        <w:rPr>
          <w:i/>
          <w:strike/>
          <w:highlight w:val="yellow"/>
          <w:rPrChange w:id="3873" w:author="jonathan pritchard" w:date="2024-08-21T11:05:00Z" w16du:dateUtc="2024-08-21T10:05:00Z">
            <w:rPr>
              <w:i/>
            </w:rPr>
          </w:rPrChange>
        </w:rPr>
        <w:t>ENC Production, Mainte</w:t>
      </w:r>
      <w:r w:rsidR="008C40B9" w:rsidRPr="00237F07">
        <w:rPr>
          <w:i/>
          <w:strike/>
          <w:highlight w:val="yellow"/>
          <w:rPrChange w:id="3874" w:author="jonathan pritchard" w:date="2024-08-21T11:05:00Z" w16du:dateUtc="2024-08-21T10:05:00Z">
            <w:rPr>
              <w:i/>
            </w:rPr>
          </w:rPrChange>
        </w:rPr>
        <w:t>nance and Distribution Guidance</w:t>
      </w:r>
      <w:r w:rsidR="0090744C" w:rsidRPr="00237F07">
        <w:rPr>
          <w:strike/>
          <w:highlight w:val="yellow"/>
          <w:rPrChange w:id="3875" w:author="jonathan pritchard" w:date="2024-08-21T11:05:00Z" w16du:dateUtc="2024-08-21T10:05:00Z">
            <w:rPr/>
          </w:rPrChange>
        </w:rPr>
        <w:t xml:space="preserve"> and Edition 3.0.0 of IHO Publicat</w:t>
      </w:r>
      <w:r w:rsidR="008C40B9" w:rsidRPr="00237F07">
        <w:rPr>
          <w:strike/>
          <w:highlight w:val="yellow"/>
          <w:rPrChange w:id="3876" w:author="jonathan pritchard" w:date="2024-08-21T11:05:00Z" w16du:dateUtc="2024-08-21T10:05:00Z">
            <w:rPr/>
          </w:rPrChange>
        </w:rPr>
        <w:t xml:space="preserve">ion S-57 Appendix B.1, Annex A </w:t>
      </w:r>
      <w:r w:rsidR="0090744C" w:rsidRPr="00237F07">
        <w:rPr>
          <w:i/>
          <w:strike/>
          <w:highlight w:val="yellow"/>
          <w:rPrChange w:id="3877" w:author="jonathan pritchard" w:date="2024-08-21T11:05:00Z" w16du:dateUtc="2024-08-21T10:05:00Z">
            <w:rPr>
              <w:i/>
            </w:rPr>
          </w:rPrChange>
        </w:rPr>
        <w:t xml:space="preserve">Use </w:t>
      </w:r>
      <w:r w:rsidR="008C40B9" w:rsidRPr="00237F07">
        <w:rPr>
          <w:i/>
          <w:strike/>
          <w:highlight w:val="yellow"/>
          <w:rPrChange w:id="3878" w:author="jonathan pritchard" w:date="2024-08-21T11:05:00Z" w16du:dateUtc="2024-08-21T10:05:00Z">
            <w:rPr>
              <w:i/>
            </w:rPr>
          </w:rPrChange>
        </w:rPr>
        <w:t>of the Object Catalogue for ENC</w:t>
      </w:r>
      <w:r w:rsidR="0090744C" w:rsidRPr="00237F07">
        <w:rPr>
          <w:strike/>
          <w:highlight w:val="yellow"/>
          <w:rPrChange w:id="3879" w:author="jonathan pritchard" w:date="2024-08-21T11:05:00Z" w16du:dateUtc="2024-08-21T10:05:00Z">
            <w:rPr/>
          </w:rPrChange>
        </w:rPr>
        <w:t>.</w:t>
      </w:r>
      <w:r w:rsidR="00B526AD" w:rsidRPr="00237F07">
        <w:rPr>
          <w:strike/>
          <w:highlight w:val="yellow"/>
          <w:rPrChange w:id="3880" w:author="jonathan pritchard" w:date="2024-08-21T11:05:00Z" w16du:dateUtc="2024-08-21T10:05:00Z">
            <w:rPr/>
          </w:rPrChange>
        </w:rPr>
        <w:t xml:space="preserve"> Beginning with Edition 4.0.0 (April 2012), S-52 Appendix I was limited to describing guidance for the processing of automatic and manual ENC updates by ECDIS.</w:t>
      </w:r>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72E60DA4" w14:textId="3B742A98" w:rsidR="00E178A5" w:rsidRPr="00237F07" w:rsidRDefault="00B526AD" w:rsidP="008C40B9">
      <w:pPr>
        <w:spacing w:after="120" w:line="240" w:lineRule="auto"/>
        <w:jc w:val="both"/>
        <w:rPr>
          <w:strike/>
          <w:rPrChange w:id="3881" w:author="jonathan pritchard" w:date="2024-08-21T11:05:00Z" w16du:dateUtc="2024-08-21T10:05:00Z">
            <w:rPr/>
          </w:rPrChange>
        </w:rPr>
      </w:pPr>
      <w:bookmarkStart w:id="3882" w:name="_Hlk49425190"/>
      <w:r w:rsidRPr="00B77A92">
        <w:t xml:space="preserve">The guidance in </w:t>
      </w:r>
      <w:bookmarkEnd w:id="3882"/>
      <w:r w:rsidR="00C47404" w:rsidRPr="00B77A92">
        <w:t>S-52 Appendix I has been updated for S-100</w:t>
      </w:r>
      <w:r w:rsidR="00FE57E5" w:rsidRPr="00B77A92">
        <w:t xml:space="preserve"> datasets</w:t>
      </w:r>
      <w:r w:rsidR="00C47404" w:rsidRPr="00B77A92">
        <w:t xml:space="preserve"> </w:t>
      </w:r>
      <w:r w:rsidR="00FE57E5" w:rsidRPr="00B77A92">
        <w:t xml:space="preserve">on </w:t>
      </w:r>
      <w:r w:rsidR="00C47404" w:rsidRPr="00B77A92">
        <w:t xml:space="preserve">ECDIS and is </w:t>
      </w:r>
      <w:r w:rsidR="00FE57E5" w:rsidRPr="00B77A92">
        <w:t>provided</w:t>
      </w:r>
      <w:r w:rsidR="00C47404" w:rsidRPr="00B77A92">
        <w:t xml:space="preserve"> </w:t>
      </w:r>
      <w:r w:rsidR="00FE57E5" w:rsidRPr="00B77A92">
        <w:t xml:space="preserve">in clauses </w:t>
      </w:r>
      <w:r w:rsidR="00066D67" w:rsidRPr="00B77A92">
        <w:fldChar w:fldCharType="begin"/>
      </w:r>
      <w:r w:rsidR="00066D67" w:rsidRPr="00B77A92">
        <w:instrText xml:space="preserve"> REF _Ref49425494 \r \h </w:instrText>
      </w:r>
      <w:r w:rsidR="008C40B9" w:rsidRPr="00B77A92">
        <w:instrText xml:space="preserve"> \* MERGEFORMAT </w:instrText>
      </w:r>
      <w:r w:rsidR="00066D67" w:rsidRPr="00B77A92">
        <w:fldChar w:fldCharType="separate"/>
      </w:r>
      <w:r w:rsidR="00832978" w:rsidRPr="00B77A92">
        <w:t>C-21.3.2</w:t>
      </w:r>
      <w:r w:rsidR="00066D67" w:rsidRPr="00B77A92">
        <w:fldChar w:fldCharType="end"/>
      </w:r>
      <w:r w:rsidR="00FE57E5" w:rsidRPr="00B77A92">
        <w:t>–</w:t>
      </w:r>
      <w:r w:rsidR="00066D67" w:rsidRPr="00B77A92">
        <w:fldChar w:fldCharType="begin"/>
      </w:r>
      <w:r w:rsidR="00066D67" w:rsidRPr="00B77A92">
        <w:instrText xml:space="preserve"> REF _Ref49425504 \r \h </w:instrText>
      </w:r>
      <w:r w:rsidR="008C40B9" w:rsidRPr="00B77A92">
        <w:instrText xml:space="preserve"> \* MERGEFORMAT </w:instrText>
      </w:r>
      <w:r w:rsidR="00066D67" w:rsidRPr="00B77A92">
        <w:fldChar w:fldCharType="separate"/>
      </w:r>
      <w:r w:rsidR="00832978" w:rsidRPr="00B77A92">
        <w:t>C-21.3.5</w:t>
      </w:r>
      <w:r w:rsidR="00066D67" w:rsidRPr="00B77A92">
        <w:fldChar w:fldCharType="end"/>
      </w:r>
      <w:r w:rsidR="00066D67" w:rsidRPr="00B77A92">
        <w:t xml:space="preserve"> </w:t>
      </w:r>
      <w:r w:rsidR="00FE57E5" w:rsidRPr="00B77A92">
        <w:t>below</w:t>
      </w:r>
      <w:r w:rsidR="00FE57E5" w:rsidRPr="00237F07">
        <w:rPr>
          <w:highlight w:val="yellow"/>
          <w:rPrChange w:id="3883" w:author="jonathan pritchard" w:date="2024-08-21T11:05:00Z" w16du:dateUtc="2024-08-21T10:05:00Z">
            <w:rPr/>
          </w:rPrChange>
        </w:rPr>
        <w:t>.</w:t>
      </w:r>
      <w:r w:rsidR="00066D67" w:rsidRPr="00237F07">
        <w:rPr>
          <w:highlight w:val="yellow"/>
          <w:rPrChange w:id="3884" w:author="jonathan pritchard" w:date="2024-08-21T11:05:00Z" w16du:dateUtc="2024-08-21T10:05:00Z">
            <w:rPr/>
          </w:rPrChange>
        </w:rPr>
        <w:t xml:space="preserve"> </w:t>
      </w:r>
      <w:r w:rsidR="00066D67" w:rsidRPr="00237F07">
        <w:rPr>
          <w:strike/>
          <w:highlight w:val="yellow"/>
          <w:rPrChange w:id="3885" w:author="jonathan pritchard" w:date="2024-08-21T11:05:00Z" w16du:dateUtc="2024-08-21T10:05:00Z">
            <w:rPr/>
          </w:rPrChange>
        </w:rPr>
        <w:t xml:space="preserve">Except for </w:t>
      </w:r>
      <w:r w:rsidR="00066D67" w:rsidRPr="00237F07">
        <w:rPr>
          <w:strike/>
          <w:highlight w:val="yellow"/>
          <w:rPrChange w:id="3886" w:author="jonathan pritchard" w:date="2024-08-21T11:05:00Z" w16du:dateUtc="2024-08-21T10:05:00Z">
            <w:rPr/>
          </w:rPrChange>
        </w:rPr>
        <w:fldChar w:fldCharType="begin"/>
      </w:r>
      <w:r w:rsidR="00066D67" w:rsidRPr="00237F07">
        <w:rPr>
          <w:strike/>
          <w:highlight w:val="yellow"/>
          <w:rPrChange w:id="3887" w:author="jonathan pritchard" w:date="2024-08-21T11:05:00Z" w16du:dateUtc="2024-08-21T10:05:00Z">
            <w:rPr/>
          </w:rPrChange>
        </w:rPr>
        <w:instrText xml:space="preserve"> REF _Ref49425519 \r \h </w:instrText>
      </w:r>
      <w:r w:rsidR="008C40B9" w:rsidRPr="00237F07">
        <w:rPr>
          <w:strike/>
          <w:highlight w:val="yellow"/>
          <w:rPrChange w:id="3888" w:author="jonathan pritchard" w:date="2024-08-21T11:05:00Z" w16du:dateUtc="2024-08-21T10:05:00Z">
            <w:rPr/>
          </w:rPrChange>
        </w:rPr>
        <w:instrText xml:space="preserve"> \* MERGEFORMAT </w:instrText>
      </w:r>
      <w:r w:rsidR="00066D67" w:rsidRPr="00B77A92">
        <w:rPr>
          <w:strike/>
          <w:highlight w:val="yellow"/>
        </w:rPr>
      </w:r>
      <w:r w:rsidR="00066D67" w:rsidRPr="00237F07">
        <w:rPr>
          <w:strike/>
          <w:highlight w:val="yellow"/>
          <w:rPrChange w:id="3889" w:author="jonathan pritchard" w:date="2024-08-21T11:05:00Z" w16du:dateUtc="2024-08-21T10:05:00Z">
            <w:rPr/>
          </w:rPrChange>
        </w:rPr>
        <w:fldChar w:fldCharType="separate"/>
      </w:r>
      <w:r w:rsidR="00832978" w:rsidRPr="00237F07">
        <w:rPr>
          <w:strike/>
          <w:highlight w:val="yellow"/>
          <w:rPrChange w:id="3890" w:author="jonathan pritchard" w:date="2024-08-21T11:05:00Z" w16du:dateUtc="2024-08-21T10:05:00Z">
            <w:rPr/>
          </w:rPrChange>
        </w:rPr>
        <w:t>C-21.3.5</w:t>
      </w:r>
      <w:r w:rsidR="00066D67" w:rsidRPr="00237F07">
        <w:rPr>
          <w:strike/>
          <w:highlight w:val="yellow"/>
          <w:rPrChange w:id="3891" w:author="jonathan pritchard" w:date="2024-08-21T11:05:00Z" w16du:dateUtc="2024-08-21T10:05:00Z">
            <w:rPr/>
          </w:rPrChange>
        </w:rPr>
        <w:fldChar w:fldCharType="end"/>
      </w:r>
      <w:r w:rsidR="00066D67" w:rsidRPr="00237F07">
        <w:rPr>
          <w:strike/>
          <w:highlight w:val="yellow"/>
          <w:rPrChange w:id="3892" w:author="jonathan pritchard" w:date="2024-08-21T11:05:00Z" w16du:dateUtc="2024-08-21T10:05:00Z">
            <w:rPr/>
          </w:rPrChange>
        </w:rPr>
        <w:t xml:space="preserve"> (support file updates), which is a new </w:t>
      </w:r>
      <w:r w:rsidR="00066D67" w:rsidRPr="00237F07">
        <w:rPr>
          <w:strike/>
          <w:highlight w:val="yellow"/>
          <w:rPrChange w:id="3893" w:author="jonathan pritchard" w:date="2024-08-21T11:05:00Z" w16du:dateUtc="2024-08-21T10:05:00Z">
            <w:rPr/>
          </w:rPrChange>
        </w:rPr>
        <w:lastRenderedPageBreak/>
        <w:t xml:space="preserve">requirement for support files, </w:t>
      </w:r>
      <w:r w:rsidR="00DF396F" w:rsidRPr="00237F07">
        <w:rPr>
          <w:strike/>
          <w:highlight w:val="yellow"/>
          <w:rPrChange w:id="3894" w:author="jonathan pritchard" w:date="2024-08-21T11:05:00Z" w16du:dateUtc="2024-08-21T10:05:00Z">
            <w:rPr/>
          </w:rPrChange>
        </w:rPr>
        <w:t xml:space="preserve">and </w:t>
      </w:r>
      <w:r w:rsidR="0060279E" w:rsidRPr="00237F07">
        <w:rPr>
          <w:strike/>
          <w:highlight w:val="yellow"/>
          <w:rPrChange w:id="3895" w:author="jonathan pritchard" w:date="2024-08-21T11:05:00Z" w16du:dateUtc="2024-08-21T10:05:00Z">
            <w:rPr/>
          </w:rPrChange>
        </w:rPr>
        <w:t xml:space="preserve">the addition of </w:t>
      </w:r>
      <w:r w:rsidR="004E4779" w:rsidRPr="00237F07">
        <w:rPr>
          <w:strike/>
          <w:highlight w:val="yellow"/>
          <w:rPrChange w:id="3896" w:author="jonathan pritchard" w:date="2024-08-21T11:05:00Z" w16du:dateUtc="2024-08-21T10:05:00Z">
            <w:rPr/>
          </w:rPrChange>
        </w:rPr>
        <w:t>language relating to authentication</w:t>
      </w:r>
      <w:r w:rsidR="00DF396F" w:rsidRPr="00237F07">
        <w:rPr>
          <w:strike/>
          <w:highlight w:val="yellow"/>
          <w:rPrChange w:id="3897" w:author="jonathan pritchard" w:date="2024-08-21T11:05:00Z" w16du:dateUtc="2024-08-21T10:05:00Z">
            <w:rPr/>
          </w:rPrChange>
        </w:rPr>
        <w:t xml:space="preserve">, </w:t>
      </w:r>
      <w:r w:rsidR="00066D67" w:rsidRPr="00237F07">
        <w:rPr>
          <w:strike/>
          <w:highlight w:val="yellow"/>
          <w:rPrChange w:id="3898" w:author="jonathan pritchard" w:date="2024-08-21T11:05:00Z" w16du:dateUtc="2024-08-21T10:05:00Z">
            <w:rPr/>
          </w:rPrChange>
        </w:rPr>
        <w:t xml:space="preserve">the requirements are the same </w:t>
      </w:r>
      <w:r w:rsidR="00036F88" w:rsidRPr="00237F07">
        <w:rPr>
          <w:strike/>
          <w:highlight w:val="yellow"/>
          <w:rPrChange w:id="3899" w:author="jonathan pritchard" w:date="2024-08-21T11:05:00Z" w16du:dateUtc="2024-08-21T10:05:00Z">
            <w:rPr/>
          </w:rPrChange>
        </w:rPr>
        <w:t xml:space="preserve">as S-52 </w:t>
      </w:r>
      <w:r w:rsidR="00E96E96" w:rsidRPr="00237F07">
        <w:rPr>
          <w:strike/>
          <w:highlight w:val="yellow"/>
          <w:rPrChange w:id="3900" w:author="jonathan pritchard" w:date="2024-08-21T11:05:00Z" w16du:dateUtc="2024-08-21T10:05:00Z">
            <w:rPr/>
          </w:rPrChange>
        </w:rPr>
        <w:t xml:space="preserve">Edition </w:t>
      </w:r>
      <w:r w:rsidR="00036F88" w:rsidRPr="00237F07">
        <w:rPr>
          <w:strike/>
          <w:highlight w:val="yellow"/>
          <w:rPrChange w:id="3901" w:author="jonathan pritchard" w:date="2024-08-21T11:05:00Z" w16du:dateUtc="2024-08-21T10:05:00Z">
            <w:rPr/>
          </w:rPrChange>
        </w:rPr>
        <w:t xml:space="preserve">6.1.1 </w:t>
      </w:r>
      <w:r w:rsidR="00066D67" w:rsidRPr="00237F07">
        <w:rPr>
          <w:strike/>
          <w:highlight w:val="yellow"/>
          <w:rPrChange w:id="3902" w:author="jonathan pritchard" w:date="2024-08-21T11:05:00Z" w16du:dateUtc="2024-08-21T10:05:00Z">
            <w:rPr/>
          </w:rPrChange>
        </w:rPr>
        <w:t>with the language updated to include data products other than ENCs.</w:t>
      </w:r>
    </w:p>
    <w:p w14:paraId="23650DF1" w14:textId="5D3C5439" w:rsidR="00036F88" w:rsidRPr="00237F07" w:rsidRDefault="001E0143" w:rsidP="008C40B9">
      <w:pPr>
        <w:spacing w:after="120" w:line="240" w:lineRule="auto"/>
        <w:jc w:val="both"/>
        <w:rPr>
          <w:strike/>
          <w:rPrChange w:id="3903" w:author="jonathan pritchard" w:date="2024-08-21T11:05:00Z" w16du:dateUtc="2024-08-21T10:05:00Z">
            <w:rPr/>
          </w:rPrChange>
        </w:rPr>
      </w:pPr>
      <w:r w:rsidRPr="00237F07">
        <w:rPr>
          <w:strike/>
          <w:highlight w:val="yellow"/>
          <w:rPrChange w:id="3904" w:author="jonathan pritchard" w:date="2024-08-21T11:05:00Z" w16du:dateUtc="2024-08-21T10:05:00Z">
            <w:rPr/>
          </w:rPrChange>
        </w:rPr>
        <w:t xml:space="preserve">Some products may require or permit the use of data protection. Whether data protection has been applied to a dataset can be determined from the dataset discovery metadata in the exchange catalogue file (see S-100 Part </w:t>
      </w:r>
      <w:r w:rsidR="007E2F37" w:rsidRPr="00237F07">
        <w:rPr>
          <w:strike/>
          <w:highlight w:val="yellow"/>
          <w:rPrChange w:id="3905" w:author="jonathan pritchard" w:date="2024-08-21T11:05:00Z" w16du:dateUtc="2024-08-21T10:05:00Z">
            <w:rPr/>
          </w:rPrChange>
        </w:rPr>
        <w:t>17</w:t>
      </w:r>
      <w:r w:rsidRPr="00237F07">
        <w:rPr>
          <w:strike/>
          <w:highlight w:val="yellow"/>
          <w:rPrChange w:id="3906" w:author="jonathan pritchard" w:date="2024-08-21T11:05:00Z" w16du:dateUtc="2024-08-21T10:05:00Z">
            <w:rPr/>
          </w:rPrChange>
        </w:rPr>
        <w:t xml:space="preserve">). Digital signatures and authentication are described in S-100 Part 15. The protection method is indicated in dataset discovery metadata (S-100 </w:t>
      </w:r>
      <w:r w:rsidR="007E2F37" w:rsidRPr="00237F07">
        <w:rPr>
          <w:strike/>
          <w:highlight w:val="yellow"/>
          <w:rPrChange w:id="3907" w:author="jonathan pritchard" w:date="2024-08-21T11:05:00Z" w16du:dateUtc="2024-08-21T10:05:00Z">
            <w:rPr/>
          </w:rPrChange>
        </w:rPr>
        <w:t>Part 17</w:t>
      </w:r>
      <w:r w:rsidRPr="00237F07">
        <w:rPr>
          <w:strike/>
          <w:highlight w:val="yellow"/>
          <w:rPrChange w:id="3908" w:author="jonathan pritchard" w:date="2024-08-21T11:05:00Z" w16du:dateUtc="2024-08-21T10:05:00Z">
            <w:rPr/>
          </w:rPrChange>
        </w:rPr>
        <w:t xml:space="preserve">; it should also be documented in individual </w:t>
      </w:r>
      <w:r w:rsidR="00E96E96" w:rsidRPr="00237F07">
        <w:rPr>
          <w:strike/>
          <w:highlight w:val="yellow"/>
          <w:rPrChange w:id="3909" w:author="jonathan pritchard" w:date="2024-08-21T11:05:00Z" w16du:dateUtc="2024-08-21T10:05:00Z">
            <w:rPr/>
          </w:rPrChange>
        </w:rPr>
        <w:t>P</w:t>
      </w:r>
      <w:r w:rsidRPr="00237F07">
        <w:rPr>
          <w:strike/>
          <w:highlight w:val="yellow"/>
          <w:rPrChange w:id="3910" w:author="jonathan pritchard" w:date="2024-08-21T11:05:00Z" w16du:dateUtc="2024-08-21T10:05:00Z">
            <w:rPr/>
          </w:rPrChange>
        </w:rPr>
        <w:t xml:space="preserve">roduct </w:t>
      </w:r>
      <w:r w:rsidR="00E96E96" w:rsidRPr="00237F07">
        <w:rPr>
          <w:strike/>
          <w:highlight w:val="yellow"/>
          <w:rPrChange w:id="3911" w:author="jonathan pritchard" w:date="2024-08-21T11:05:00Z" w16du:dateUtc="2024-08-21T10:05:00Z">
            <w:rPr/>
          </w:rPrChange>
        </w:rPr>
        <w:t>S</w:t>
      </w:r>
      <w:r w:rsidRPr="00237F07">
        <w:rPr>
          <w:strike/>
          <w:highlight w:val="yellow"/>
          <w:rPrChange w:id="3912" w:author="jonathan pritchard" w:date="2024-08-21T11:05:00Z" w16du:dateUtc="2024-08-21T10:05:00Z">
            <w:rPr/>
          </w:rPrChange>
        </w:rPr>
        <w:t>pecifications. At present there is only one method specified in S-100, which is described in Part 15</w:t>
      </w:r>
      <w:r w:rsidR="004E4779" w:rsidRPr="00237F07">
        <w:rPr>
          <w:strike/>
          <w:highlight w:val="yellow"/>
          <w:rPrChange w:id="3913" w:author="jonathan pritchard" w:date="2024-08-21T11:05:00Z" w16du:dateUtc="2024-08-21T10:05:00Z">
            <w:rPr/>
          </w:rPrChange>
        </w:rPr>
        <w:t xml:space="preserve">. </w:t>
      </w:r>
      <w:r w:rsidR="00036F88" w:rsidRPr="00237F07">
        <w:rPr>
          <w:strike/>
          <w:highlight w:val="yellow"/>
          <w:rPrChange w:id="3914" w:author="jonathan pritchard" w:date="2024-08-21T11:05:00Z" w16du:dateUtc="2024-08-21T10:05:00Z">
            <w:rPr/>
          </w:rPrChange>
        </w:rPr>
        <w:t>S-100 Part 15 should be referenced for authe</w:t>
      </w:r>
      <w:r w:rsidR="00E96E96" w:rsidRPr="00237F07">
        <w:rPr>
          <w:strike/>
          <w:highlight w:val="yellow"/>
          <w:rPrChange w:id="3915" w:author="jonathan pritchard" w:date="2024-08-21T11:05:00Z" w16du:dateUtc="2024-08-21T10:05:00Z">
            <w:rPr/>
          </w:rPrChange>
        </w:rPr>
        <w:t>ntication and integrity checks</w:t>
      </w:r>
      <w:ins w:id="3916" w:author="jonathan pritchard" w:date="2024-02-06T09:38:00Z">
        <w:r w:rsidR="00DF2F0B" w:rsidRPr="00237F07">
          <w:rPr>
            <w:strike/>
            <w:highlight w:val="yellow"/>
            <w:rPrChange w:id="3917" w:author="jonathan pritchard" w:date="2024-08-21T11:05:00Z" w16du:dateUtc="2024-08-21T10:05:00Z">
              <w:rPr/>
            </w:rPrChange>
          </w:rPr>
          <w:t>)</w:t>
        </w:r>
      </w:ins>
      <w:r w:rsidR="00E96E96" w:rsidRPr="00237F07">
        <w:rPr>
          <w:strike/>
          <w:highlight w:val="yellow"/>
          <w:rPrChange w:id="3918" w:author="jonathan pritchard" w:date="2024-08-21T11:05:00Z" w16du:dateUtc="2024-08-21T10:05:00Z">
            <w:rPr/>
          </w:rPrChange>
        </w:rPr>
        <w:t>.</w:t>
      </w:r>
    </w:p>
    <w:p w14:paraId="4ACBE9EB" w14:textId="3F5962A0" w:rsidR="006A43DE" w:rsidRPr="00B77A92" w:rsidRDefault="006A43DE" w:rsidP="00525920">
      <w:pPr>
        <w:pStyle w:val="Heading3"/>
      </w:pPr>
      <w:bookmarkStart w:id="3919" w:name="_Ref49425494"/>
      <w:bookmarkStart w:id="3920" w:name="_Toc175134701"/>
      <w:commentRangeStart w:id="3921"/>
      <w:r w:rsidRPr="00B77A92">
        <w:t>General</w:t>
      </w:r>
      <w:r w:rsidR="007F3619" w:rsidRPr="00B77A92">
        <w:t xml:space="preserve"> requirements</w:t>
      </w:r>
      <w:bookmarkEnd w:id="3919"/>
      <w:commentRangeEnd w:id="3921"/>
      <w:r w:rsidR="00F73DEE" w:rsidRPr="00237F07">
        <w:rPr>
          <w:rStyle w:val="CommentReference"/>
          <w:b w:val="0"/>
          <w:bCs w:val="0"/>
          <w:lang w:val="en-GB"/>
          <w:rPrChange w:id="3922" w:author="jonathan pritchard" w:date="2024-08-21T11:05:00Z" w16du:dateUtc="2024-08-21T10:05:00Z">
            <w:rPr>
              <w:rStyle w:val="CommentReference"/>
              <w:b w:val="0"/>
              <w:bCs w:val="0"/>
            </w:rPr>
          </w:rPrChange>
        </w:rPr>
        <w:commentReference w:id="3921"/>
      </w:r>
      <w:bookmarkEnd w:id="3920"/>
    </w:p>
    <w:p w14:paraId="0BD9BDC8" w14:textId="12B081DE" w:rsidR="006A43DE" w:rsidRPr="00B77A92" w:rsidRDefault="006A43DE" w:rsidP="00AE2737">
      <w:pPr>
        <w:pStyle w:val="ListParagraph"/>
        <w:numPr>
          <w:ilvl w:val="0"/>
          <w:numId w:val="56"/>
        </w:numPr>
        <w:spacing w:after="120" w:line="240" w:lineRule="auto"/>
        <w:jc w:val="both"/>
      </w:pPr>
      <w:r w:rsidRPr="00B77A92">
        <w:rPr>
          <w:b/>
          <w:bCs/>
        </w:rPr>
        <w:t>Data Integrity</w:t>
      </w:r>
      <w:r w:rsidRPr="00B77A92">
        <w:t xml:space="preserve">. The ECDIS </w:t>
      </w:r>
      <w:del w:id="3923" w:author="jonathan pritchard" w:date="2024-08-14T08:22:00Z" w16du:dateUtc="2024-08-14T07:22:00Z">
        <w:r w:rsidRPr="00237F07" w:rsidDel="00F26CEE">
          <w:rPr>
            <w:highlight w:val="yellow"/>
            <w:rPrChange w:id="3924" w:author="jonathan pritchard" w:date="2024-08-21T11:05:00Z" w16du:dateUtc="2024-08-21T10:05:00Z">
              <w:rPr/>
            </w:rPrChange>
          </w:rPr>
          <w:delText xml:space="preserve">should </w:delText>
        </w:r>
      </w:del>
      <w:ins w:id="3925" w:author="jonathan pritchard" w:date="2024-08-14T08:22:00Z" w16du:dateUtc="2024-08-14T07:22:00Z">
        <w:r w:rsidR="00F26CEE" w:rsidRPr="00237F07">
          <w:rPr>
            <w:highlight w:val="yellow"/>
            <w:rPrChange w:id="3926" w:author="jonathan pritchard" w:date="2024-08-21T11:05:00Z" w16du:dateUtc="2024-08-21T10:05:00Z">
              <w:rPr/>
            </w:rPrChange>
          </w:rPr>
          <w:t>must</w:t>
        </w:r>
        <w:r w:rsidR="00F26CEE" w:rsidRPr="00B77A92">
          <w:t xml:space="preserve"> </w:t>
        </w:r>
      </w:ins>
      <w:r w:rsidRPr="00B77A92">
        <w:t xml:space="preserve">be able to process </w:t>
      </w:r>
      <w:r w:rsidR="00B8380C" w:rsidRPr="00B77A92">
        <w:t>u</w:t>
      </w:r>
      <w:r w:rsidRPr="00B77A92">
        <w:t xml:space="preserve">pdates </w:t>
      </w:r>
      <w:r w:rsidR="00B8380C" w:rsidRPr="00B77A92">
        <w:t xml:space="preserve">to S-100 data products </w:t>
      </w:r>
      <w:r w:rsidRPr="00B77A92">
        <w:t xml:space="preserve">without degradation of the information content of the </w:t>
      </w:r>
      <w:r w:rsidR="00B8380C" w:rsidRPr="00B77A92">
        <w:t>dataset</w:t>
      </w:r>
      <w:r w:rsidRPr="00B77A92">
        <w:t xml:space="preserve"> or </w:t>
      </w:r>
      <w:r w:rsidR="00B8380C" w:rsidRPr="00B77A92">
        <w:t>dataset</w:t>
      </w:r>
      <w:r w:rsidRPr="00B77A92">
        <w:t xml:space="preserve"> </w:t>
      </w:r>
      <w:r w:rsidR="00D830F9" w:rsidRPr="00B77A92">
        <w:t>u</w:t>
      </w:r>
      <w:r w:rsidRPr="00B77A92">
        <w:t>pdate. For example, all information regarding attributes, logical relationships, geometry, and topology must be accounted for.</w:t>
      </w:r>
    </w:p>
    <w:p w14:paraId="3B525A3A" w14:textId="2C8278B8" w:rsidR="006A43DE" w:rsidRPr="00B77A92" w:rsidRDefault="006A43DE" w:rsidP="00AE2737">
      <w:pPr>
        <w:pStyle w:val="ListParagraph"/>
        <w:numPr>
          <w:ilvl w:val="0"/>
          <w:numId w:val="56"/>
        </w:numPr>
        <w:spacing w:after="120" w:line="240" w:lineRule="auto"/>
        <w:jc w:val="both"/>
      </w:pPr>
      <w:r w:rsidRPr="00B77A92">
        <w:rPr>
          <w:b/>
          <w:bCs/>
        </w:rPr>
        <w:t>Verification of Application</w:t>
      </w:r>
      <w:r w:rsidRPr="00B77A92">
        <w:t xml:space="preserve">. The ECDIS </w:t>
      </w:r>
      <w:del w:id="3927" w:author="jonathan pritchard" w:date="2024-08-16T10:30:00Z" w16du:dateUtc="2024-08-16T09:30:00Z">
        <w:r w:rsidRPr="00237F07" w:rsidDel="00997CEC">
          <w:rPr>
            <w:highlight w:val="yellow"/>
            <w:rPrChange w:id="3928" w:author="jonathan pritchard" w:date="2024-08-21T11:05:00Z" w16du:dateUtc="2024-08-21T10:05:00Z">
              <w:rPr/>
            </w:rPrChange>
          </w:rPr>
          <w:delText xml:space="preserve">should </w:delText>
        </w:r>
      </w:del>
      <w:ins w:id="3929" w:author="jonathan pritchard" w:date="2024-08-16T10:30:00Z" w16du:dateUtc="2024-08-16T09:30:00Z">
        <w:r w:rsidR="00997CEC" w:rsidRPr="00237F07">
          <w:rPr>
            <w:highlight w:val="yellow"/>
            <w:rPrChange w:id="3930" w:author="jonathan pritchard" w:date="2024-08-21T11:05:00Z" w16du:dateUtc="2024-08-21T10:05:00Z">
              <w:rPr/>
            </w:rPrChange>
          </w:rPr>
          <w:t>must</w:t>
        </w:r>
        <w:r w:rsidR="00997CEC" w:rsidRPr="00B77A92">
          <w:t xml:space="preserve"> </w:t>
        </w:r>
      </w:ins>
      <w:r w:rsidRPr="00B77A92">
        <w:t xml:space="preserve">provide a method to ensure that updates have been correctly applied to the </w:t>
      </w:r>
      <w:del w:id="3931" w:author="Raphael Malyankar" w:date="2023-08-31T16:32:00Z">
        <w:r w:rsidR="00D830F9" w:rsidRPr="00B77A92" w:rsidDel="003B11C8">
          <w:delText xml:space="preserve">SENC </w:delText>
        </w:r>
      </w:del>
      <w:ins w:id="3932" w:author="Raphael Malyankar" w:date="2023-08-31T16:32:00Z">
        <w:r w:rsidR="003B11C8" w:rsidRPr="00B77A92">
          <w:t xml:space="preserve">System Database </w:t>
        </w:r>
      </w:ins>
      <w:r w:rsidR="00D830F9" w:rsidRPr="00B77A92">
        <w:t xml:space="preserve">(or other appropriate </w:t>
      </w:r>
      <w:r w:rsidR="00B8380C" w:rsidRPr="00B77A92">
        <w:t>database</w:t>
      </w:r>
      <w:r w:rsidR="00D830F9" w:rsidRPr="00B77A92">
        <w:t xml:space="preserve"> for products held outside the </w:t>
      </w:r>
      <w:del w:id="3933" w:author="Raphael Malyankar" w:date="2023-08-31T16:32:00Z">
        <w:r w:rsidR="00D830F9" w:rsidRPr="00B77A92" w:rsidDel="003B11C8">
          <w:delText>SENC</w:delText>
        </w:r>
      </w:del>
      <w:ins w:id="3934" w:author="Raphael Malyankar" w:date="2023-08-31T16:32:00Z">
        <w:r w:rsidR="003B11C8" w:rsidRPr="00B77A92">
          <w:t>System Database</w:t>
        </w:r>
      </w:ins>
      <w:commentRangeStart w:id="3935"/>
      <w:r w:rsidR="00D830F9" w:rsidRPr="00B77A92">
        <w:t>)</w:t>
      </w:r>
      <w:r w:rsidRPr="00B77A92">
        <w:t xml:space="preserve">. </w:t>
      </w:r>
      <w:r w:rsidRPr="00237F07">
        <w:rPr>
          <w:highlight w:val="yellow"/>
          <w:rPrChange w:id="3936" w:author="jonathan pritchard" w:date="2024-08-21T11:05:00Z" w16du:dateUtc="2024-08-21T10:05:00Z">
            <w:rPr/>
          </w:rPrChange>
        </w:rPr>
        <w:t xml:space="preserve">Those updates are either an </w:t>
      </w:r>
      <w:r w:rsidR="00B8380C" w:rsidRPr="00237F07">
        <w:rPr>
          <w:highlight w:val="yellow"/>
          <w:rPrChange w:id="3937" w:author="jonathan pritchard" w:date="2024-08-21T11:05:00Z" w16du:dateUtc="2024-08-21T10:05:00Z">
            <w:rPr/>
          </w:rPrChange>
        </w:rPr>
        <w:t>o</w:t>
      </w:r>
      <w:r w:rsidRPr="00237F07">
        <w:rPr>
          <w:highlight w:val="yellow"/>
          <w:rPrChange w:id="3938" w:author="jonathan pritchard" w:date="2024-08-21T11:05:00Z" w16du:dateUtc="2024-08-21T10:05:00Z">
            <w:rPr/>
          </w:rPrChange>
        </w:rPr>
        <w:t xml:space="preserve">fficial </w:t>
      </w:r>
      <w:r w:rsidR="00B8380C" w:rsidRPr="00237F07">
        <w:rPr>
          <w:highlight w:val="yellow"/>
          <w:rPrChange w:id="3939" w:author="jonathan pritchard" w:date="2024-08-21T11:05:00Z" w16du:dateUtc="2024-08-21T10:05:00Z">
            <w:rPr/>
          </w:rPrChange>
        </w:rPr>
        <w:t>data product</w:t>
      </w:r>
      <w:r w:rsidRPr="00237F07">
        <w:rPr>
          <w:highlight w:val="yellow"/>
          <w:rPrChange w:id="3940" w:author="jonathan pritchard" w:date="2024-08-21T11:05:00Z" w16du:dateUtc="2024-08-21T10:05:00Z">
            <w:rPr/>
          </w:rPrChange>
        </w:rPr>
        <w:t xml:space="preserve"> </w:t>
      </w:r>
      <w:r w:rsidR="00B8380C" w:rsidRPr="00237F07">
        <w:rPr>
          <w:highlight w:val="yellow"/>
          <w:rPrChange w:id="3941" w:author="jonathan pritchard" w:date="2024-08-21T11:05:00Z" w16du:dateUtc="2024-08-21T10:05:00Z">
            <w:rPr/>
          </w:rPrChange>
        </w:rPr>
        <w:t>u</w:t>
      </w:r>
      <w:r w:rsidRPr="00237F07">
        <w:rPr>
          <w:highlight w:val="yellow"/>
          <w:rPrChange w:id="3942" w:author="jonathan pritchard" w:date="2024-08-21T11:05:00Z" w16du:dateUtc="2024-08-21T10:05:00Z">
            <w:rPr/>
          </w:rPrChange>
        </w:rPr>
        <w:t xml:space="preserve">pdate integrated into the </w:t>
      </w:r>
      <w:del w:id="3943" w:author="Raphael Malyankar" w:date="2023-08-31T16:32:00Z">
        <w:r w:rsidRPr="00237F07" w:rsidDel="003B11C8">
          <w:rPr>
            <w:highlight w:val="yellow"/>
            <w:rPrChange w:id="3944" w:author="jonathan pritchard" w:date="2024-08-21T11:05:00Z" w16du:dateUtc="2024-08-21T10:05:00Z">
              <w:rPr/>
            </w:rPrChange>
          </w:rPr>
          <w:delText xml:space="preserve">SENC </w:delText>
        </w:r>
      </w:del>
      <w:r w:rsidRPr="00237F07">
        <w:rPr>
          <w:highlight w:val="yellow"/>
          <w:rPrChange w:id="3945" w:author="jonathan pritchard" w:date="2024-08-21T11:05:00Z" w16du:dateUtc="2024-08-21T10:05:00Z">
            <w:rPr/>
          </w:rPrChange>
        </w:rPr>
        <w:t>display</w:t>
      </w:r>
      <w:r w:rsidR="00E96E96" w:rsidRPr="00237F07">
        <w:rPr>
          <w:highlight w:val="yellow"/>
          <w:rPrChange w:id="3946" w:author="jonathan pritchard" w:date="2024-08-21T11:05:00Z" w16du:dateUtc="2024-08-21T10:05:00Z">
            <w:rPr/>
          </w:rPrChange>
        </w:rPr>
        <w:t>;</w:t>
      </w:r>
      <w:r w:rsidR="00B8380C" w:rsidRPr="00237F07">
        <w:rPr>
          <w:highlight w:val="yellow"/>
          <w:rPrChange w:id="3947" w:author="jonathan pritchard" w:date="2024-08-21T11:05:00Z" w16du:dateUtc="2024-08-21T10:05:00Z">
            <w:rPr/>
          </w:rPrChange>
        </w:rPr>
        <w:t xml:space="preserve"> a</w:t>
      </w:r>
      <w:r w:rsidR="00D830F9" w:rsidRPr="00237F07">
        <w:rPr>
          <w:highlight w:val="yellow"/>
          <w:rPrChange w:id="3948" w:author="jonathan pritchard" w:date="2024-08-21T11:05:00Z" w16du:dateUtc="2024-08-21T10:05:00Z">
            <w:rPr/>
          </w:rPrChange>
        </w:rPr>
        <w:t>n update to non-official p</w:t>
      </w:r>
      <w:r w:rsidR="00E96E96" w:rsidRPr="00237F07">
        <w:rPr>
          <w:highlight w:val="yellow"/>
          <w:rPrChange w:id="3949" w:author="jonathan pritchard" w:date="2024-08-21T11:05:00Z" w16du:dateUtc="2024-08-21T10:05:00Z">
            <w:rPr/>
          </w:rPrChange>
        </w:rPr>
        <w:t>roducts installed on the system;</w:t>
      </w:r>
      <w:r w:rsidRPr="00237F07">
        <w:rPr>
          <w:highlight w:val="yellow"/>
          <w:rPrChange w:id="3950" w:author="jonathan pritchard" w:date="2024-08-21T11:05:00Z" w16du:dateUtc="2024-08-21T10:05:00Z">
            <w:rPr/>
          </w:rPrChange>
        </w:rPr>
        <w:t xml:space="preserve"> or temporary information that was entered manually.</w:t>
      </w:r>
      <w:commentRangeEnd w:id="3935"/>
      <w:r w:rsidR="00997CEC" w:rsidRPr="00237F07">
        <w:rPr>
          <w:rStyle w:val="CommentReference"/>
          <w:lang w:val="en-GB"/>
          <w:rPrChange w:id="3951" w:author="jonathan pritchard" w:date="2024-08-21T11:05:00Z" w16du:dateUtc="2024-08-21T10:05:00Z">
            <w:rPr>
              <w:rStyle w:val="CommentReference"/>
            </w:rPr>
          </w:rPrChange>
        </w:rPr>
        <w:commentReference w:id="3935"/>
      </w:r>
    </w:p>
    <w:p w14:paraId="615C423A" w14:textId="1191B3DF" w:rsidR="006A43DE" w:rsidRPr="00B77A92" w:rsidRDefault="006A43DE" w:rsidP="00AE2737">
      <w:pPr>
        <w:pStyle w:val="ListParagraph"/>
        <w:numPr>
          <w:ilvl w:val="0"/>
          <w:numId w:val="56"/>
        </w:numPr>
        <w:spacing w:after="120" w:line="240" w:lineRule="auto"/>
        <w:jc w:val="both"/>
      </w:pPr>
      <w:r w:rsidRPr="00B77A92">
        <w:rPr>
          <w:b/>
          <w:bCs/>
        </w:rPr>
        <w:t>Integrated/Non-integrated Updates Distinction</w:t>
      </w:r>
      <w:r w:rsidRPr="00B77A92">
        <w:t xml:space="preserve">. Updates </w:t>
      </w:r>
      <w:del w:id="3952" w:author="jonathan pritchard" w:date="2024-08-16T10:31:00Z" w16du:dateUtc="2024-08-16T09:31:00Z">
        <w:r w:rsidRPr="00B77A92" w:rsidDel="00997CEC">
          <w:delText xml:space="preserve">should </w:delText>
        </w:r>
      </w:del>
      <w:ins w:id="3953" w:author="jonathan pritchard" w:date="2024-08-16T10:31:00Z" w16du:dateUtc="2024-08-16T09:31:00Z">
        <w:r w:rsidR="00997CEC" w:rsidRPr="00B77A92">
          <w:t>mus</w:t>
        </w:r>
      </w:ins>
      <w:ins w:id="3954" w:author="jonathan pritchard" w:date="2024-08-16T10:32:00Z" w16du:dateUtc="2024-08-16T09:32:00Z">
        <w:r w:rsidR="00997CEC" w:rsidRPr="00B77A92">
          <w:t>t</w:t>
        </w:r>
      </w:ins>
      <w:ins w:id="3955" w:author="jonathan pritchard" w:date="2024-08-16T10:31:00Z" w16du:dateUtc="2024-08-16T09:31:00Z">
        <w:r w:rsidR="00997CEC" w:rsidRPr="00B77A92">
          <w:t xml:space="preserve"> </w:t>
        </w:r>
      </w:ins>
      <w:r w:rsidRPr="00B77A92">
        <w:t xml:space="preserve">be clearly distinguishable on the display. Once accepted, integrated updates </w:t>
      </w:r>
      <w:r w:rsidR="00D830F9" w:rsidRPr="00B77A92">
        <w:t xml:space="preserve">to ENCs </w:t>
      </w:r>
      <w:del w:id="3956" w:author="jonathan pritchard" w:date="2024-08-16T10:32:00Z" w16du:dateUtc="2024-08-16T09:32:00Z">
        <w:r w:rsidRPr="00B77A92" w:rsidDel="00997CEC">
          <w:delText xml:space="preserve">should </w:delText>
        </w:r>
      </w:del>
      <w:ins w:id="3957" w:author="jonathan pritchard" w:date="2024-08-16T10:32:00Z" w16du:dateUtc="2024-08-16T09:32:00Z">
        <w:r w:rsidR="00997CEC" w:rsidRPr="00B77A92">
          <w:t xml:space="preserve">must </w:t>
        </w:r>
      </w:ins>
      <w:r w:rsidRPr="00B77A92">
        <w:t>be indistinguishable from ENC data. Non-integrated updates (</w:t>
      </w:r>
      <w:r w:rsidR="00E96E96" w:rsidRPr="00B77A92">
        <w:t>that is</w:t>
      </w:r>
      <w:r w:rsidRPr="00B77A92">
        <w:t xml:space="preserve">, those entered manually) </w:t>
      </w:r>
      <w:del w:id="3958" w:author="jonathan pritchard" w:date="2024-05-29T03:36:00Z" w16du:dateUtc="2024-05-29T02:36:00Z">
        <w:r w:rsidRPr="00B77A92" w:rsidDel="00B15F52">
          <w:delText xml:space="preserve">shall </w:delText>
        </w:r>
      </w:del>
      <w:ins w:id="3959" w:author="jonathan pritchard" w:date="2024-05-29T03:36:00Z" w16du:dateUtc="2024-05-29T02:36:00Z">
        <w:r w:rsidR="00B15F52" w:rsidRPr="00B77A92">
          <w:t xml:space="preserve">must </w:t>
        </w:r>
      </w:ins>
      <w:r w:rsidRPr="00B77A92">
        <w:t xml:space="preserve">be distinguishable as described in </w:t>
      </w:r>
      <w:r w:rsidR="00D830F9" w:rsidRPr="00B77A92">
        <w:t xml:space="preserve">clause </w:t>
      </w:r>
      <w:r w:rsidR="00D830F9" w:rsidRPr="00B77A92">
        <w:fldChar w:fldCharType="begin"/>
      </w:r>
      <w:r w:rsidR="00D830F9" w:rsidRPr="00B77A92">
        <w:instrText xml:space="preserve"> REF _Ref49426513 \r \h </w:instrText>
      </w:r>
      <w:r w:rsidR="00E96E96" w:rsidRPr="00B77A92">
        <w:instrText xml:space="preserve"> \* MERGEFORMAT </w:instrText>
      </w:r>
      <w:r w:rsidR="00D830F9" w:rsidRPr="00B77A92">
        <w:fldChar w:fldCharType="separate"/>
      </w:r>
      <w:r w:rsidR="00832978" w:rsidRPr="00B77A92">
        <w:t>C-12.11.1</w:t>
      </w:r>
      <w:r w:rsidR="00D830F9" w:rsidRPr="00B77A92">
        <w:fldChar w:fldCharType="end"/>
      </w:r>
      <w:r w:rsidRPr="00B77A92">
        <w:t>.</w:t>
      </w:r>
      <w:r w:rsidR="00B97E26" w:rsidRPr="00B77A92">
        <w:t xml:space="preserve"> Updates to </w:t>
      </w:r>
      <w:r w:rsidR="00B97E26" w:rsidRPr="00B77A92">
        <w:rPr>
          <w:highlight w:val="yellow"/>
        </w:rPr>
        <w:t>non-</w:t>
      </w:r>
      <w:commentRangeStart w:id="3960"/>
      <w:r w:rsidR="00B97E26" w:rsidRPr="00B77A92">
        <w:rPr>
          <w:highlight w:val="yellow"/>
        </w:rPr>
        <w:t>ENC</w:t>
      </w:r>
      <w:commentRangeEnd w:id="3960"/>
      <w:r w:rsidR="00DF2F0B" w:rsidRPr="00237F07">
        <w:rPr>
          <w:rStyle w:val="CommentReference"/>
          <w:lang w:val="en-GB"/>
          <w:rPrChange w:id="3961" w:author="jonathan pritchard" w:date="2024-08-21T11:05:00Z" w16du:dateUtc="2024-08-21T10:05:00Z">
            <w:rPr>
              <w:rStyle w:val="CommentReference"/>
            </w:rPr>
          </w:rPrChange>
        </w:rPr>
        <w:commentReference w:id="3960"/>
      </w:r>
      <w:r w:rsidR="00B97E26" w:rsidRPr="00B77A92">
        <w:t xml:space="preserve"> data </w:t>
      </w:r>
      <w:del w:id="3962" w:author="jonathan pritchard" w:date="2024-05-29T03:36:00Z" w16du:dateUtc="2024-05-29T02:36:00Z">
        <w:r w:rsidR="00B97E26" w:rsidRPr="00B77A92" w:rsidDel="00B15F52">
          <w:delText xml:space="preserve">shall </w:delText>
        </w:r>
      </w:del>
      <w:ins w:id="3963" w:author="jonathan pritchard" w:date="2024-05-29T03:36:00Z" w16du:dateUtc="2024-05-29T02:36:00Z">
        <w:r w:rsidR="00B15F52" w:rsidRPr="00B77A92">
          <w:t xml:space="preserve">must </w:t>
        </w:r>
      </w:ins>
      <w:r w:rsidR="00B97E26" w:rsidRPr="00B77A92">
        <w:t xml:space="preserve">be treated as described in </w:t>
      </w:r>
      <w:r w:rsidR="00B97E26" w:rsidRPr="00B77A92">
        <w:rPr>
          <w:highlight w:val="yellow"/>
        </w:rPr>
        <w:fldChar w:fldCharType="begin"/>
      </w:r>
      <w:r w:rsidR="00B97E26" w:rsidRPr="00B77A92">
        <w:rPr>
          <w:highlight w:val="yellow"/>
        </w:rPr>
        <w:instrText xml:space="preserve"> REF _Ref49449973 \r \h </w:instrText>
      </w:r>
      <w:r w:rsidR="00E96E96" w:rsidRPr="00B77A92">
        <w:rPr>
          <w:highlight w:val="yellow"/>
        </w:rPr>
        <w:instrText xml:space="preserve"> \* MERGEFORMAT </w:instrText>
      </w:r>
      <w:r w:rsidR="00B97E26" w:rsidRPr="00B77A92">
        <w:rPr>
          <w:highlight w:val="yellow"/>
        </w:rPr>
      </w:r>
      <w:r w:rsidR="00B97E26" w:rsidRPr="00B77A92">
        <w:rPr>
          <w:highlight w:val="yellow"/>
        </w:rPr>
        <w:fldChar w:fldCharType="separate"/>
      </w:r>
      <w:r w:rsidR="00832978" w:rsidRPr="00B77A92">
        <w:rPr>
          <w:highlight w:val="yellow"/>
        </w:rPr>
        <w:t>C-9.1.3</w:t>
      </w:r>
      <w:r w:rsidR="00B97E26" w:rsidRPr="00B77A92">
        <w:rPr>
          <w:highlight w:val="yellow"/>
        </w:rPr>
        <w:fldChar w:fldCharType="end"/>
      </w:r>
      <w:r w:rsidR="00154128" w:rsidRPr="00B77A92">
        <w:rPr>
          <w:highlight w:val="yellow"/>
        </w:rPr>
        <w:t xml:space="preserve"> and </w:t>
      </w:r>
      <w:r w:rsidR="00B97E26" w:rsidRPr="00B77A92">
        <w:rPr>
          <w:highlight w:val="yellow"/>
        </w:rPr>
        <w:fldChar w:fldCharType="begin"/>
      </w:r>
      <w:r w:rsidR="00B97E26" w:rsidRPr="00B77A92">
        <w:rPr>
          <w:highlight w:val="yellow"/>
        </w:rPr>
        <w:instrText xml:space="preserve"> REF _Ref49450019 \r \h </w:instrText>
      </w:r>
      <w:r w:rsidR="00E96E96" w:rsidRPr="00B77A92">
        <w:rPr>
          <w:highlight w:val="yellow"/>
        </w:rPr>
        <w:instrText xml:space="preserve"> \* MERGEFORMAT </w:instrText>
      </w:r>
      <w:r w:rsidR="00B97E26" w:rsidRPr="00B77A92">
        <w:rPr>
          <w:highlight w:val="yellow"/>
        </w:rPr>
      </w:r>
      <w:r w:rsidR="00B97E26" w:rsidRPr="00B77A92">
        <w:rPr>
          <w:highlight w:val="yellow"/>
        </w:rPr>
        <w:fldChar w:fldCharType="separate"/>
      </w:r>
      <w:r w:rsidR="00832978" w:rsidRPr="00B77A92">
        <w:rPr>
          <w:highlight w:val="yellow"/>
        </w:rPr>
        <w:t>C-12.11.4</w:t>
      </w:r>
      <w:r w:rsidR="00B97E26" w:rsidRPr="00B77A92">
        <w:rPr>
          <w:highlight w:val="yellow"/>
        </w:rPr>
        <w:fldChar w:fldCharType="end"/>
      </w:r>
      <w:r w:rsidR="00B97E26" w:rsidRPr="00B77A92">
        <w:rPr>
          <w:highlight w:val="yellow"/>
        </w:rPr>
        <w:t>.</w:t>
      </w:r>
    </w:p>
    <w:p w14:paraId="2B659F23" w14:textId="45462D60" w:rsidR="006A43DE" w:rsidRPr="00B77A92" w:rsidRDefault="006A43DE" w:rsidP="00AE2737">
      <w:pPr>
        <w:pStyle w:val="ListParagraph"/>
        <w:numPr>
          <w:ilvl w:val="0"/>
          <w:numId w:val="56"/>
        </w:numPr>
        <w:spacing w:after="120" w:line="240" w:lineRule="auto"/>
        <w:jc w:val="both"/>
      </w:pPr>
      <w:r w:rsidRPr="00B77A92">
        <w:rPr>
          <w:b/>
          <w:bCs/>
        </w:rPr>
        <w:t>Storage Separation</w:t>
      </w:r>
      <w:r w:rsidRPr="00B77A92">
        <w:t xml:space="preserve">. ECDIS </w:t>
      </w:r>
      <w:del w:id="3964" w:author="jonathan pritchard" w:date="2024-08-16T10:31:00Z" w16du:dateUtc="2024-08-16T09:31:00Z">
        <w:r w:rsidRPr="00B77A92" w:rsidDel="00997CEC">
          <w:delText xml:space="preserve">should </w:delText>
        </w:r>
      </w:del>
      <w:ins w:id="3965" w:author="jonathan pritchard" w:date="2024-08-16T10:31:00Z" w16du:dateUtc="2024-08-16T09:31:00Z">
        <w:r w:rsidR="00997CEC" w:rsidRPr="00B77A92">
          <w:t xml:space="preserve">must </w:t>
        </w:r>
      </w:ins>
      <w:r w:rsidRPr="00B77A92">
        <w:t xml:space="preserve">store all updates separately from the </w:t>
      </w:r>
      <w:r w:rsidR="00746955" w:rsidRPr="00B77A92">
        <w:t>original</w:t>
      </w:r>
      <w:r w:rsidR="00D830F9" w:rsidRPr="00B77A92">
        <w:t xml:space="preserve"> datasets</w:t>
      </w:r>
      <w:r w:rsidRPr="00B77A92">
        <w:t>. However, such separate storage may utilize the same data storage device.</w:t>
      </w:r>
    </w:p>
    <w:p w14:paraId="5EF02199" w14:textId="77777777" w:rsidR="00265679" w:rsidRPr="00B77A92" w:rsidRDefault="006A43DE" w:rsidP="00AE2737">
      <w:pPr>
        <w:pStyle w:val="ListParagraph"/>
        <w:numPr>
          <w:ilvl w:val="0"/>
          <w:numId w:val="56"/>
        </w:numPr>
        <w:spacing w:after="120" w:line="240" w:lineRule="auto"/>
        <w:jc w:val="both"/>
      </w:pPr>
      <w:r w:rsidRPr="00B77A92">
        <w:rPr>
          <w:b/>
          <w:bCs/>
        </w:rPr>
        <w:t>Recall for Display</w:t>
      </w:r>
      <w:r w:rsidRPr="00B77A92">
        <w:t xml:space="preserve">. It </w:t>
      </w:r>
      <w:r w:rsidRPr="00237F07">
        <w:rPr>
          <w:highlight w:val="yellow"/>
          <w:rPrChange w:id="3966" w:author="jonathan pritchard" w:date="2024-08-21T11:05:00Z" w16du:dateUtc="2024-08-21T10:05:00Z">
            <w:rPr/>
          </w:rPrChange>
        </w:rPr>
        <w:t>should</w:t>
      </w:r>
      <w:r w:rsidRPr="00B77A92">
        <w:t xml:space="preserve"> be possible on demand to review previously installed updates.</w:t>
      </w:r>
    </w:p>
    <w:p w14:paraId="7496C30D" w14:textId="18A9D449" w:rsidR="006A43DE" w:rsidRPr="00B77A92" w:rsidRDefault="006A43DE" w:rsidP="00AE2737">
      <w:pPr>
        <w:pStyle w:val="ListParagraph"/>
        <w:numPr>
          <w:ilvl w:val="0"/>
          <w:numId w:val="56"/>
        </w:numPr>
        <w:spacing w:after="120" w:line="240" w:lineRule="auto"/>
        <w:jc w:val="both"/>
      </w:pPr>
      <w:r w:rsidRPr="00B77A92">
        <w:rPr>
          <w:b/>
          <w:bCs/>
        </w:rPr>
        <w:t>Compatibility</w:t>
      </w:r>
      <w:r w:rsidRPr="00B77A92">
        <w:t>.</w:t>
      </w:r>
      <w:commentRangeStart w:id="3967"/>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3967"/>
      <w:r w:rsidR="00F73DEE" w:rsidRPr="00237F07">
        <w:rPr>
          <w:rStyle w:val="CommentReference"/>
          <w:lang w:val="en-GB"/>
          <w:rPrChange w:id="3968" w:author="jonathan pritchard" w:date="2024-08-21T11:05:00Z" w16du:dateUtc="2024-08-21T10:05:00Z">
            <w:rPr>
              <w:rStyle w:val="CommentReference"/>
            </w:rPr>
          </w:rPrChange>
        </w:rPr>
        <w:commentReference w:id="3967"/>
      </w:r>
      <w:r w:rsidRPr="00B77A92">
        <w:t>.</w:t>
      </w:r>
      <w:ins w:id="3969" w:author="jonathan pritchard" w:date="2024-02-06T09:41:00Z">
        <w:r w:rsidR="00DF2F0B" w:rsidRPr="00B77A92">
          <w:t xml:space="preserve"> </w:t>
        </w:r>
        <w:commentRangeStart w:id="3970"/>
        <w:r w:rsidR="00DF2F0B" w:rsidRPr="00B77A92">
          <w:t>Only ISO8211 and GML encoded data can support updates</w:t>
        </w:r>
      </w:ins>
      <w:ins w:id="3971" w:author="jonathan pritchard" w:date="2024-02-06T09:42:00Z">
        <w:r w:rsidR="00DF2F0B" w:rsidRPr="00B77A92">
          <w:t>, as described in Part 10a and 10b respectively. The use of GML updates as described in Part 10b is used</w:t>
        </w:r>
      </w:ins>
      <w:ins w:id="3972" w:author="jonathan pritchard" w:date="2024-02-06T09:53:00Z">
        <w:r w:rsidR="002D2102" w:rsidRPr="00B77A92">
          <w:t>, in particular,</w:t>
        </w:r>
      </w:ins>
      <w:ins w:id="3973" w:author="jonathan pritchard" w:date="2024-02-06T09:42:00Z">
        <w:r w:rsidR="00DF2F0B" w:rsidRPr="00B77A92">
          <w:t xml:space="preserve"> by S-128 to </w:t>
        </w:r>
      </w:ins>
      <w:ins w:id="3974" w:author="jonathan pritchard" w:date="2024-02-06T09:43:00Z">
        <w:r w:rsidR="00110A19" w:rsidRPr="00B77A92">
          <w:t xml:space="preserve">update catalogue information used by the ECDIS to produce update Status Reports, as described in </w:t>
        </w:r>
        <w:commentRangeEnd w:id="3970"/>
        <w:r w:rsidR="00110A19" w:rsidRPr="00237F07">
          <w:rPr>
            <w:rStyle w:val="CommentReference"/>
            <w:lang w:val="en-GB"/>
            <w:rPrChange w:id="3975" w:author="jonathan pritchard" w:date="2024-08-21T11:05:00Z" w16du:dateUtc="2024-08-21T10:05:00Z">
              <w:rPr>
                <w:rStyle w:val="CommentReference"/>
              </w:rPr>
            </w:rPrChange>
          </w:rPr>
          <w:commentReference w:id="3970"/>
        </w:r>
      </w:ins>
      <w:ins w:id="3976" w:author="jonathan pritchard" w:date="2024-02-06T09:53:00Z">
        <w:r w:rsidR="002D2102" w:rsidRPr="00B77A92">
          <w:fldChar w:fldCharType="begin"/>
        </w:r>
        <w:r w:rsidR="002D2102" w:rsidRPr="00B77A92">
          <w:instrText xml:space="preserve"> REF _Ref158105624 \h </w:instrText>
        </w:r>
      </w:ins>
      <w:r w:rsidR="002D2102" w:rsidRPr="00B77A92">
        <w:fldChar w:fldCharType="separate"/>
      </w:r>
      <w:ins w:id="3977" w:author="jonathan pritchard" w:date="2024-02-06T09:53:00Z">
        <w:r w:rsidR="002D2102" w:rsidRPr="00B77A92">
          <w:t>Appendix C-3 - ECDIS Update Status Reports</w:t>
        </w:r>
        <w:r w:rsidR="002D2102" w:rsidRPr="00B77A92">
          <w:fldChar w:fldCharType="end"/>
        </w:r>
      </w:ins>
      <w:ins w:id="3978" w:author="jonathan pritchard" w:date="2024-02-06T09:43:00Z">
        <w:r w:rsidR="00110A19" w:rsidRPr="00B77A92">
          <w:t xml:space="preserve">. </w:t>
        </w:r>
      </w:ins>
    </w:p>
    <w:p w14:paraId="56C5B28C" w14:textId="785736AA" w:rsidR="006A43DE" w:rsidRPr="00B77A92" w:rsidRDefault="006A43DE" w:rsidP="00AE2737">
      <w:pPr>
        <w:pStyle w:val="ListParagraph"/>
        <w:numPr>
          <w:ilvl w:val="0"/>
          <w:numId w:val="56"/>
        </w:numPr>
        <w:spacing w:after="120" w:line="240" w:lineRule="auto"/>
        <w:jc w:val="both"/>
      </w:pPr>
      <w:r w:rsidRPr="00B77A92">
        <w:rPr>
          <w:b/>
          <w:bCs/>
        </w:rPr>
        <w:t>Non-interference</w:t>
      </w:r>
      <w:r w:rsidRPr="00B77A92">
        <w:t>. ECDIS should be able to receive updates without interfering with its current operation.</w:t>
      </w:r>
    </w:p>
    <w:p w14:paraId="795F8331" w14:textId="479459C8"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should 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should contain, for each update applied to or rejected by the </w:t>
      </w:r>
      <w:del w:id="3979" w:author="Raphael Malyankar" w:date="2023-08-31T16:33:00Z">
        <w:r w:rsidRPr="00B77A92" w:rsidDel="003B11C8">
          <w:delText>SENC</w:delText>
        </w:r>
      </w:del>
      <w:ins w:id="3980" w:author="Raphael Malyankar" w:date="2023-08-31T16:34:00Z">
        <w:r w:rsidR="003B11C8" w:rsidRPr="00B77A92">
          <w:t>System Database</w:t>
        </w:r>
      </w:ins>
      <w:r w:rsidRPr="00B77A92">
        <w:t>, the following information:</w:t>
      </w:r>
    </w:p>
    <w:p w14:paraId="6038E2F0" w14:textId="77777777" w:rsidR="006A43DE" w:rsidRPr="00B77A92" w:rsidRDefault="006A43DE" w:rsidP="00E96E96">
      <w:pPr>
        <w:pStyle w:val="ListParagraph"/>
        <w:spacing w:after="60" w:line="240" w:lineRule="auto"/>
        <w:jc w:val="both"/>
      </w:pPr>
      <w:r w:rsidRPr="00B77A92">
        <w:rPr>
          <w:b/>
          <w:bCs/>
        </w:rPr>
        <w:t>.1</w:t>
      </w:r>
      <w:r w:rsidRPr="00B77A92">
        <w:t xml:space="preserve"> date and time of application/rejection;</w:t>
      </w:r>
    </w:p>
    <w:p w14:paraId="01670003" w14:textId="18E59A4D"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Pr="00237F07">
        <w:rPr>
          <w:strike/>
          <w:rPrChange w:id="3981" w:author="jonathan pritchard" w:date="2024-08-21T11:05:00Z" w16du:dateUtc="2024-08-21T10:05:00Z">
            <w:rPr/>
          </w:rPrChange>
        </w:rPr>
        <w:t xml:space="preserve"> </w:t>
      </w:r>
      <w:r w:rsidRPr="00237F07">
        <w:rPr>
          <w:strike/>
          <w:highlight w:val="yellow"/>
          <w:rPrChange w:id="3982" w:author="jonathan pritchard" w:date="2024-08-21T11:05:00Z" w16du:dateUtc="2024-08-21T10:05:00Z">
            <w:rPr/>
          </w:rPrChange>
        </w:rPr>
        <w:t xml:space="preserve">as described in the </w:t>
      </w:r>
      <w:r w:rsidR="00B8380C" w:rsidRPr="00237F07">
        <w:rPr>
          <w:strike/>
          <w:highlight w:val="yellow"/>
          <w:rPrChange w:id="3983" w:author="jonathan pritchard" w:date="2024-08-21T11:05:00Z" w16du:dateUtc="2024-08-21T10:05:00Z">
            <w:rPr/>
          </w:rPrChange>
        </w:rPr>
        <w:t>applicable</w:t>
      </w:r>
      <w:r w:rsidRPr="00237F07">
        <w:rPr>
          <w:strike/>
          <w:highlight w:val="yellow"/>
          <w:rPrChange w:id="3984" w:author="jonathan pritchard" w:date="2024-08-21T11:05:00Z" w16du:dateUtc="2024-08-21T10:05:00Z">
            <w:rPr/>
          </w:rPrChange>
        </w:rPr>
        <w:t xml:space="preserve"> Product Specification;</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12C834B1" w14:textId="72168782" w:rsidR="00711CF3" w:rsidRPr="00B77A92" w:rsidRDefault="006A43DE" w:rsidP="00AE2737">
      <w:pPr>
        <w:pStyle w:val="ListParagraph"/>
        <w:numPr>
          <w:ilvl w:val="0"/>
          <w:numId w:val="56"/>
        </w:numPr>
        <w:spacing w:after="120" w:line="240" w:lineRule="auto"/>
        <w:jc w:val="both"/>
      </w:pPr>
      <w:r w:rsidRPr="00B77A92">
        <w:rPr>
          <w:b/>
          <w:bCs/>
        </w:rPr>
        <w:t>Update out of sequence</w:t>
      </w:r>
      <w:r w:rsidRPr="00B77A92">
        <w:t xml:space="preserve">. The ECDIS should warn the user when an </w:t>
      </w:r>
      <w:r w:rsidR="00EE16CD" w:rsidRPr="00B77A92">
        <w:t>u</w:t>
      </w:r>
      <w:r w:rsidRPr="00B77A92">
        <w:t xml:space="preserve">pdate is applied out of sequence, terminate the update operation and restore the </w:t>
      </w:r>
      <w:del w:id="3985" w:author="Raphael Malyankar" w:date="2023-08-31T16:33:00Z">
        <w:r w:rsidRPr="00B77A92" w:rsidDel="003B11C8">
          <w:delText xml:space="preserve">SENC </w:delText>
        </w:r>
      </w:del>
      <w:ins w:id="3986" w:author="Raphael Malyankar" w:date="2023-08-31T16:33:00Z">
        <w:r w:rsidR="003B11C8" w:rsidRPr="00B77A92">
          <w:t xml:space="preserve">System Database </w:t>
        </w:r>
      </w:ins>
      <w:r w:rsidRPr="00B77A92">
        <w:t xml:space="preserve">as it was before the application of the </w:t>
      </w:r>
      <w:r w:rsidR="00EE16CD" w:rsidRPr="00B77A92">
        <w:t>u</w:t>
      </w:r>
      <w:r w:rsidRPr="00B77A92">
        <w:t>pdate</w:t>
      </w:r>
      <w:r w:rsidR="00EE16CD" w:rsidRPr="00B77A92">
        <w:t xml:space="preserve"> file</w:t>
      </w:r>
      <w:r w:rsidRPr="00B77A92">
        <w:t>.</w:t>
      </w:r>
    </w:p>
    <w:p w14:paraId="77077A50" w14:textId="1E360E27"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w:t>
      </w:r>
      <w:r w:rsidRPr="00237F07">
        <w:rPr>
          <w:strike/>
          <w:highlight w:val="yellow"/>
          <w:rPrChange w:id="3987" w:author="jonathan pritchard" w:date="2024-08-21T11:05:00Z" w16du:dateUtc="2024-08-21T10:05:00Z">
            <w:rPr/>
          </w:rPrChange>
        </w:rPr>
        <w:t xml:space="preserve">However, sequential updates should have issue date/time combinations that are consistent with the sequence of updates as determined by the update </w:t>
      </w:r>
      <w:r w:rsidR="00CD7914" w:rsidRPr="00237F07">
        <w:rPr>
          <w:strike/>
          <w:highlight w:val="yellow"/>
          <w:rPrChange w:id="3988" w:author="jonathan pritchard" w:date="2024-08-21T11:05:00Z" w16du:dateUtc="2024-08-21T10:05:00Z">
            <w:rPr/>
          </w:rPrChange>
        </w:rPr>
        <w:t xml:space="preserve">and </w:t>
      </w:r>
      <w:r w:rsidR="00B317C6" w:rsidRPr="00237F07">
        <w:rPr>
          <w:strike/>
          <w:highlight w:val="yellow"/>
          <w:rPrChange w:id="3989" w:author="jonathan pritchard" w:date="2024-08-21T11:05:00Z" w16du:dateUtc="2024-08-21T10:05:00Z">
            <w:rPr/>
          </w:rPrChange>
        </w:rPr>
        <w:t>E</w:t>
      </w:r>
      <w:r w:rsidR="00CD7914" w:rsidRPr="00237F07">
        <w:rPr>
          <w:strike/>
          <w:highlight w:val="yellow"/>
          <w:rPrChange w:id="3990" w:author="jonathan pritchard" w:date="2024-08-21T11:05:00Z" w16du:dateUtc="2024-08-21T10:05:00Z">
            <w:rPr/>
          </w:rPrChange>
        </w:rPr>
        <w:t xml:space="preserve">dition </w:t>
      </w:r>
      <w:r w:rsidRPr="00237F07">
        <w:rPr>
          <w:strike/>
          <w:highlight w:val="yellow"/>
          <w:rPrChange w:id="3991" w:author="jonathan pritchard" w:date="2024-08-21T11:05:00Z" w16du:dateUtc="2024-08-21T10:05:00Z">
            <w:rPr/>
          </w:rPrChange>
        </w:rPr>
        <w:t>number</w:t>
      </w:r>
      <w:r w:rsidR="00CD7914" w:rsidRPr="00237F07">
        <w:rPr>
          <w:strike/>
          <w:highlight w:val="yellow"/>
          <w:rPrChange w:id="3992" w:author="jonathan pritchard" w:date="2024-08-21T11:05:00Z" w16du:dateUtc="2024-08-21T10:05:00Z">
            <w:rPr/>
          </w:rPrChange>
        </w:rPr>
        <w:t>s</w:t>
      </w:r>
      <w:r w:rsidRPr="00237F07">
        <w:rPr>
          <w:highlight w:val="yellow"/>
          <w:rPrChange w:id="3993" w:author="jonathan pritchard" w:date="2024-08-21T11:05:00Z" w16du:dateUtc="2024-08-21T10:05:00Z">
            <w:rPr/>
          </w:rPrChange>
        </w:rPr>
        <w:t>.</w:t>
      </w:r>
      <w:r w:rsidRPr="00B77A92">
        <w:t xml:space="preserv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 xml:space="preserve">the date/time for two or more consecutive updates to be the </w:t>
      </w:r>
      <w:r w:rsidRPr="00B77A92">
        <w:lastRenderedPageBreak/>
        <w:t>same</w:t>
      </w:r>
      <w:r w:rsidR="0051184E" w:rsidRPr="00B77A92">
        <w:t xml:space="preserve"> - in fact for data that are frequently updated, such as water levels, the date </w:t>
      </w:r>
      <w:del w:id="3994" w:author="jonathan pritchard" w:date="2024-08-16T10:50:00Z" w16du:dateUtc="2024-08-16T09:50:00Z">
        <w:r w:rsidR="0051184E" w:rsidRPr="00B77A92" w:rsidDel="00311484">
          <w:delText xml:space="preserve">will </w:delText>
        </w:r>
      </w:del>
      <w:ins w:id="3995" w:author="jonathan pritchard" w:date="2024-08-16T10:50:00Z" w16du:dateUtc="2024-08-16T09:50:00Z">
        <w:r w:rsidR="00311484" w:rsidRPr="00B77A92">
          <w:t xml:space="preserve">may </w:t>
        </w:r>
      </w:ins>
      <w:r w:rsidR="0051184E" w:rsidRPr="00B77A92">
        <w:t>be the same for many consecutive datasets</w:t>
      </w:r>
      <w:r w:rsidRPr="00B77A92">
        <w:t>.</w:t>
      </w:r>
    </w:p>
    <w:p w14:paraId="7BED5BF1" w14:textId="3D7A30D4" w:rsidR="006A43DE" w:rsidRPr="00B77A92" w:rsidRDefault="006A43DE" w:rsidP="0043278E">
      <w:pPr>
        <w:pStyle w:val="Heading3"/>
      </w:pPr>
      <w:bookmarkStart w:id="3996" w:name="_Toc175134702"/>
      <w:commentRangeStart w:id="3997"/>
      <w:r w:rsidRPr="00B77A92">
        <w:t>Automatic Update</w:t>
      </w:r>
      <w:commentRangeEnd w:id="3997"/>
      <w:r w:rsidR="00F26CEE" w:rsidRPr="00237F07">
        <w:rPr>
          <w:rStyle w:val="CommentReference"/>
          <w:b w:val="0"/>
          <w:bCs w:val="0"/>
          <w:lang w:val="en-GB"/>
          <w:rPrChange w:id="3998" w:author="jonathan pritchard" w:date="2024-08-21T11:05:00Z" w16du:dateUtc="2024-08-21T10:05:00Z">
            <w:rPr>
              <w:rStyle w:val="CommentReference"/>
              <w:b w:val="0"/>
              <w:bCs w:val="0"/>
            </w:rPr>
          </w:rPrChange>
        </w:rPr>
        <w:commentReference w:id="3997"/>
      </w:r>
      <w:bookmarkEnd w:id="3996"/>
    </w:p>
    <w:p w14:paraId="5BED258F" w14:textId="392E2758" w:rsidR="006A43DE" w:rsidRPr="00B77A92" w:rsidRDefault="006A43DE" w:rsidP="00AE2737">
      <w:pPr>
        <w:pStyle w:val="ListParagraph"/>
        <w:numPr>
          <w:ilvl w:val="0"/>
          <w:numId w:val="57"/>
        </w:numPr>
        <w:spacing w:after="60" w:line="240" w:lineRule="auto"/>
        <w:ind w:hanging="357"/>
        <w:jc w:val="both"/>
        <w:rPr>
          <w:b/>
          <w:bCs/>
        </w:rPr>
      </w:pPr>
      <w:r w:rsidRPr="00B77A92">
        <w:rPr>
          <w:b/>
          <w:bCs/>
        </w:rPr>
        <w:t>Interface</w:t>
      </w:r>
    </w:p>
    <w:p w14:paraId="33C6C647" w14:textId="2B72A322" w:rsidR="006A43DE" w:rsidRPr="00237F07" w:rsidRDefault="006A43DE" w:rsidP="00AE2737">
      <w:pPr>
        <w:pStyle w:val="ListParagraph"/>
        <w:numPr>
          <w:ilvl w:val="1"/>
          <w:numId w:val="58"/>
        </w:numPr>
        <w:spacing w:after="60" w:line="240" w:lineRule="auto"/>
        <w:ind w:hanging="357"/>
        <w:jc w:val="both"/>
        <w:rPr>
          <w:highlight w:val="yellow"/>
          <w:rPrChange w:id="3999" w:author="jonathan pritchard" w:date="2024-08-21T11:05:00Z" w16du:dateUtc="2024-08-21T10:05:00Z">
            <w:rPr/>
          </w:rPrChange>
        </w:rPr>
      </w:pPr>
      <w:r w:rsidRPr="00237F07">
        <w:rPr>
          <w:b/>
          <w:bCs/>
          <w:highlight w:val="yellow"/>
          <w:rPrChange w:id="4000" w:author="jonathan pritchard" w:date="2024-08-21T11:05:00Z" w16du:dateUtc="2024-08-21T10:05:00Z">
            <w:rPr>
              <w:b/>
              <w:bCs/>
            </w:rPr>
          </w:rPrChange>
        </w:rPr>
        <w:t>Fully Automatic Updates</w:t>
      </w:r>
      <w:r w:rsidRPr="00237F07">
        <w:rPr>
          <w:highlight w:val="yellow"/>
          <w:rPrChange w:id="4001" w:author="jonathan pritchard" w:date="2024-08-21T11:05:00Z" w16du:dateUtc="2024-08-21T10:05:00Z">
            <w:rPr/>
          </w:rPrChange>
        </w:rPr>
        <w:t>. The ECDIS should be capable of being interfaced to an appropriate telecommunication network.</w:t>
      </w:r>
    </w:p>
    <w:p w14:paraId="6BB157C6" w14:textId="6ADFF3CE" w:rsidR="006A43DE" w:rsidRPr="00237F07" w:rsidRDefault="006A43DE" w:rsidP="00AE2737">
      <w:pPr>
        <w:pStyle w:val="ListParagraph"/>
        <w:numPr>
          <w:ilvl w:val="1"/>
          <w:numId w:val="58"/>
        </w:numPr>
        <w:spacing w:after="120" w:line="240" w:lineRule="auto"/>
        <w:jc w:val="both"/>
        <w:rPr>
          <w:highlight w:val="yellow"/>
          <w:rPrChange w:id="4002" w:author="jonathan pritchard" w:date="2024-08-21T11:05:00Z" w16du:dateUtc="2024-08-21T10:05:00Z">
            <w:rPr/>
          </w:rPrChange>
        </w:rPr>
      </w:pPr>
      <w:r w:rsidRPr="00237F07">
        <w:rPr>
          <w:b/>
          <w:bCs/>
          <w:highlight w:val="yellow"/>
          <w:rPrChange w:id="4003" w:author="jonathan pritchard" w:date="2024-08-21T11:05:00Z" w16du:dateUtc="2024-08-21T10:05:00Z">
            <w:rPr>
              <w:b/>
              <w:bCs/>
            </w:rPr>
          </w:rPrChange>
        </w:rPr>
        <w:t>Semi-automatic Updates</w:t>
      </w:r>
      <w:r w:rsidRPr="00237F07">
        <w:rPr>
          <w:highlight w:val="yellow"/>
          <w:rPrChange w:id="4004" w:author="jonathan pritchard" w:date="2024-08-21T11:05:00Z" w16du:dateUtc="2024-08-21T10:05:00Z">
            <w:rPr/>
          </w:rPrChange>
        </w:rPr>
        <w:t xml:space="preserve">. The ECDIS should be capable of receiving </w:t>
      </w:r>
      <w:r w:rsidR="00A87C48" w:rsidRPr="00237F07">
        <w:rPr>
          <w:highlight w:val="yellow"/>
          <w:rPrChange w:id="4005" w:author="jonathan pritchard" w:date="2024-08-21T11:05:00Z" w16du:dateUtc="2024-08-21T10:05:00Z">
            <w:rPr/>
          </w:rPrChange>
        </w:rPr>
        <w:t>official u</w:t>
      </w:r>
      <w:r w:rsidRPr="00237F07">
        <w:rPr>
          <w:highlight w:val="yellow"/>
          <w:rPrChange w:id="4006" w:author="jonathan pritchard" w:date="2024-08-21T11:05:00Z" w16du:dateUtc="2024-08-21T10:05:00Z">
            <w:rPr/>
          </w:rPrChange>
        </w:rPr>
        <w:t>pdates in standard IHO format by CD</w:t>
      </w:r>
      <w:r w:rsidR="00B317C6" w:rsidRPr="00237F07">
        <w:rPr>
          <w:highlight w:val="yellow"/>
          <w:rPrChange w:id="4007" w:author="jonathan pritchard" w:date="2024-08-21T11:05:00Z" w16du:dateUtc="2024-08-21T10:05:00Z">
            <w:rPr/>
          </w:rPrChange>
        </w:rPr>
        <w:t>-</w:t>
      </w:r>
      <w:r w:rsidRPr="00237F07">
        <w:rPr>
          <w:highlight w:val="yellow"/>
          <w:rPrChange w:id="4008" w:author="jonathan pritchard" w:date="2024-08-21T11:05:00Z" w16du:dateUtc="2024-08-21T10:05:00Z">
            <w:rPr/>
          </w:rPrChange>
        </w:rPr>
        <w:t>ROM and from any other interface or data storage media that are provided with the ECDIS for that purpose and through telecommunication.</w:t>
      </w:r>
    </w:p>
    <w:p w14:paraId="0D8139CC" w14:textId="66871D38" w:rsidR="006A43DE" w:rsidRPr="00B77A92" w:rsidRDefault="006A43DE" w:rsidP="00AE2737">
      <w:pPr>
        <w:pStyle w:val="ListParagraph"/>
        <w:numPr>
          <w:ilvl w:val="0"/>
          <w:numId w:val="57"/>
        </w:numPr>
        <w:spacing w:after="60" w:line="240" w:lineRule="auto"/>
        <w:ind w:hanging="357"/>
        <w:jc w:val="both"/>
        <w:rPr>
          <w:b/>
          <w:bCs/>
        </w:rPr>
      </w:pPr>
      <w:r w:rsidRPr="00B77A92">
        <w:rPr>
          <w:b/>
          <w:bCs/>
        </w:rPr>
        <w:t>Reception of Updates</w:t>
      </w:r>
    </w:p>
    <w:p w14:paraId="31930C1F" w14:textId="622741A7" w:rsidR="006A43DE" w:rsidRPr="00B77A92" w:rsidRDefault="00114FBD" w:rsidP="00AE2737">
      <w:pPr>
        <w:pStyle w:val="ListParagraph"/>
        <w:numPr>
          <w:ilvl w:val="1"/>
          <w:numId w:val="59"/>
        </w:numPr>
        <w:spacing w:after="60" w:line="240" w:lineRule="auto"/>
        <w:ind w:hanging="357"/>
        <w:jc w:val="both"/>
      </w:pPr>
      <w:r w:rsidRPr="00B77A92">
        <w:t>U</w:t>
      </w:r>
      <w:r w:rsidR="006A43DE" w:rsidRPr="00B77A92">
        <w:t xml:space="preserve">pdate data </w:t>
      </w:r>
      <w:del w:id="4009" w:author="jonathan pritchard" w:date="2024-05-29T03:37:00Z" w16du:dateUtc="2024-05-29T02:37:00Z">
        <w:r w:rsidR="006A43DE" w:rsidRPr="00B77A92" w:rsidDel="00B15F52">
          <w:delText xml:space="preserve">shall </w:delText>
        </w:r>
      </w:del>
      <w:ins w:id="4010" w:author="jonathan pritchard" w:date="2024-05-29T03:37:00Z" w16du:dateUtc="2024-05-29T02:37:00Z">
        <w:r w:rsidR="00B15F52" w:rsidRPr="00B77A92">
          <w:t xml:space="preserve">must </w:t>
        </w:r>
      </w:ins>
      <w:r w:rsidR="006A43DE" w:rsidRPr="00B77A92">
        <w:t>be recorded automatically in the update storage of the ECDIS.</w:t>
      </w:r>
    </w:p>
    <w:p w14:paraId="7144BFE6" w14:textId="21A8EF3A" w:rsidR="006A43DE" w:rsidRPr="00B77A92" w:rsidRDefault="006A43DE" w:rsidP="00AE2737">
      <w:pPr>
        <w:pStyle w:val="ListParagraph"/>
        <w:numPr>
          <w:ilvl w:val="1"/>
          <w:numId w:val="59"/>
        </w:numPr>
        <w:spacing w:after="60" w:line="240" w:lineRule="auto"/>
        <w:ind w:hanging="357"/>
        <w:jc w:val="both"/>
      </w:pPr>
      <w:r w:rsidRPr="00B77A92">
        <w:t xml:space="preserve">The identification of the Issuing Authority of the </w:t>
      </w:r>
      <w:r w:rsidR="00A87C48" w:rsidRPr="00B77A92">
        <w:t>u</w:t>
      </w:r>
      <w:r w:rsidRPr="00B77A92">
        <w:t xml:space="preserve">pdate should be checked for conformance with the corresponding identifier of the </w:t>
      </w:r>
      <w:r w:rsidR="007273DB" w:rsidRPr="00B77A92">
        <w:t>dataset being updated</w:t>
      </w:r>
      <w:r w:rsidRPr="00B77A92">
        <w:t>.</w:t>
      </w:r>
    </w:p>
    <w:p w14:paraId="7582D50F" w14:textId="43153A83" w:rsidR="006A43DE" w:rsidRPr="00B77A92" w:rsidRDefault="006A43DE" w:rsidP="00AE2737">
      <w:pPr>
        <w:pStyle w:val="ListParagraph"/>
        <w:numPr>
          <w:ilvl w:val="1"/>
          <w:numId w:val="59"/>
        </w:numPr>
        <w:spacing w:after="120" w:line="240" w:lineRule="auto"/>
        <w:jc w:val="both"/>
      </w:pPr>
      <w:r w:rsidRPr="00B77A92">
        <w:t xml:space="preserve">If any errors are detected from the receiving device, the reception procedure </w:t>
      </w:r>
      <w:del w:id="4011" w:author="jonathan pritchard" w:date="2024-05-29T03:37:00Z" w16du:dateUtc="2024-05-29T02:37:00Z">
        <w:r w:rsidRPr="00B77A92" w:rsidDel="00B15F52">
          <w:delText xml:space="preserve">shall </w:delText>
        </w:r>
      </w:del>
      <w:ins w:id="4012" w:author="jonathan pritchard" w:date="2024-05-29T03:37:00Z" w16du:dateUtc="2024-05-29T02:37:00Z">
        <w:r w:rsidR="00B15F52" w:rsidRPr="00B77A92">
          <w:t xml:space="preserve">must </w:t>
        </w:r>
      </w:ins>
      <w:r w:rsidRPr="00B77A92">
        <w:t xml:space="preserve">be terminated and the </w:t>
      </w:r>
      <w:r w:rsidR="00114FBD" w:rsidRPr="00B77A92">
        <w:t>u</w:t>
      </w:r>
      <w:r w:rsidRPr="00B77A92">
        <w:t xml:space="preserve">pdate flagged invalid in the record of updates. The user should be informed of the corruption. </w:t>
      </w:r>
    </w:p>
    <w:p w14:paraId="3734A00E" w14:textId="3CA875D7" w:rsidR="006A43DE" w:rsidRPr="00B77A92" w:rsidRDefault="006A43DE" w:rsidP="00AE2737">
      <w:pPr>
        <w:pStyle w:val="ListParagraph"/>
        <w:numPr>
          <w:ilvl w:val="0"/>
          <w:numId w:val="57"/>
        </w:numPr>
        <w:spacing w:after="60" w:line="240" w:lineRule="auto"/>
        <w:jc w:val="both"/>
      </w:pPr>
      <w:r w:rsidRPr="00B77A92">
        <w:rPr>
          <w:b/>
          <w:bCs/>
        </w:rPr>
        <w:t>Sequence Check</w:t>
      </w:r>
      <w:r w:rsidRPr="00B77A92">
        <w:t xml:space="preserve">. The following sequence number checks </w:t>
      </w:r>
      <w:del w:id="4013" w:author="jonathan pritchard" w:date="2024-08-16T11:23:00Z" w16du:dateUtc="2024-08-16T10:23:00Z">
        <w:r w:rsidRPr="00B77A92" w:rsidDel="001233DF">
          <w:delText xml:space="preserve">should </w:delText>
        </w:r>
      </w:del>
      <w:ins w:id="4014" w:author="jonathan pritchard" w:date="2024-08-16T11:23:00Z" w16du:dateUtc="2024-08-16T10:23:00Z">
        <w:r w:rsidR="001233DF" w:rsidRPr="00B77A92">
          <w:t xml:space="preserve">must </w:t>
        </w:r>
      </w:ins>
      <w:r w:rsidRPr="00B77A92">
        <w:t>be performed at the time of application, for sequential and cumulative updates:</w:t>
      </w:r>
    </w:p>
    <w:p w14:paraId="78ECF972" w14:textId="4BD5373E" w:rsidR="006A43DE" w:rsidRPr="00B77A92" w:rsidRDefault="006A43DE" w:rsidP="00B317C6">
      <w:pPr>
        <w:pStyle w:val="ListParagraph"/>
        <w:spacing w:after="60" w:line="240" w:lineRule="auto"/>
        <w:jc w:val="both"/>
      </w:pPr>
      <w:commentRangeStart w:id="4015"/>
      <w:commentRangeStart w:id="4016"/>
      <w:r w:rsidRPr="00B77A92">
        <w:rPr>
          <w:b/>
        </w:rPr>
        <w:t>.1</w:t>
      </w:r>
      <w:r w:rsidRPr="00B77A92">
        <w:t xml:space="preserve"> File extension of the </w:t>
      </w:r>
      <w:r w:rsidR="00EE16CD" w:rsidRPr="00B77A92">
        <w:t>u</w:t>
      </w:r>
      <w:r w:rsidRPr="00B77A92">
        <w:t>pdate</w:t>
      </w:r>
      <w:ins w:id="4017" w:author="jonathan pritchard" w:date="2024-02-06T16:06:00Z">
        <w:r w:rsidR="00336DAA" w:rsidRPr="00B77A92">
          <w:t xml:space="preserve"> (if applicable)</w:t>
        </w:r>
      </w:ins>
      <w:r w:rsidR="00B317C6" w:rsidRPr="00B77A92">
        <w:t>;</w:t>
      </w:r>
      <w:commentRangeEnd w:id="4015"/>
      <w:r w:rsidR="00336DAA" w:rsidRPr="00237F07">
        <w:rPr>
          <w:rStyle w:val="CommentReference"/>
          <w:lang w:val="en-GB"/>
          <w:rPrChange w:id="4018" w:author="jonathan pritchard" w:date="2024-08-21T11:05:00Z" w16du:dateUtc="2024-08-21T10:05:00Z">
            <w:rPr>
              <w:rStyle w:val="CommentReference"/>
            </w:rPr>
          </w:rPrChange>
        </w:rPr>
        <w:commentReference w:id="4015"/>
      </w:r>
      <w:commentRangeEnd w:id="4016"/>
      <w:r w:rsidR="00477596" w:rsidRPr="00237F07">
        <w:rPr>
          <w:rStyle w:val="CommentReference"/>
          <w:lang w:val="en-GB"/>
          <w:rPrChange w:id="4019" w:author="jonathan pritchard" w:date="2024-08-21T11:05:00Z" w16du:dateUtc="2024-08-21T10:05:00Z">
            <w:rPr>
              <w:rStyle w:val="CommentReference"/>
            </w:rPr>
          </w:rPrChange>
        </w:rPr>
        <w:commentReference w:id="4016"/>
      </w:r>
      <w:ins w:id="4020" w:author="jonathan pritchard" w:date="2024-08-16T11:23:00Z" w16du:dateUtc="2024-08-16T10:23:00Z">
        <w:r w:rsidR="001233DF" w:rsidRPr="00B77A92">
          <w:t xml:space="preserve"> [8211 also stores this as the </w:t>
        </w:r>
        <w:proofErr w:type="spellStart"/>
        <w:r w:rsidR="001233DF" w:rsidRPr="00B77A92">
          <w:t>updn</w:t>
        </w:r>
      </w:ins>
      <w:proofErr w:type="spellEnd"/>
      <w:ins w:id="4021" w:author="jonathan pritchard" w:date="2024-08-16T11:24:00Z" w16du:dateUtc="2024-08-16T10:24:00Z">
        <w:r w:rsidR="001233DF" w:rsidRPr="00B77A92">
          <w:t>]</w:t>
        </w:r>
      </w:ins>
    </w:p>
    <w:p w14:paraId="362A8BBE" w14:textId="365A6A20" w:rsidR="006A43DE" w:rsidRPr="00B77A92" w:rsidRDefault="006A43DE" w:rsidP="00B317C6">
      <w:pPr>
        <w:pStyle w:val="ListParagraph"/>
        <w:spacing w:after="60" w:line="240" w:lineRule="auto"/>
        <w:jc w:val="both"/>
      </w:pPr>
      <w:r w:rsidRPr="00B77A92">
        <w:rPr>
          <w:b/>
        </w:rPr>
        <w:t>.2</w:t>
      </w:r>
      <w:r w:rsidRPr="00B77A92">
        <w:t xml:space="preserve"> Update number of the </w:t>
      </w:r>
      <w:r w:rsidR="00EE16CD" w:rsidRPr="00B77A92">
        <w:t>u</w:t>
      </w:r>
      <w:r w:rsidRPr="00B77A92">
        <w:t>pdate</w:t>
      </w:r>
      <w:r w:rsidR="00B317C6" w:rsidRPr="00B77A92">
        <w:t>;</w:t>
      </w:r>
    </w:p>
    <w:p w14:paraId="193FBF48" w14:textId="6EE15053" w:rsidR="006A43DE" w:rsidRPr="00B77A92" w:rsidRDefault="006A43DE" w:rsidP="00B317C6">
      <w:pPr>
        <w:pStyle w:val="ListParagraph"/>
        <w:spacing w:after="120" w:line="240" w:lineRule="auto"/>
        <w:jc w:val="both"/>
      </w:pPr>
      <w:r w:rsidRPr="00B77A92">
        <w:rPr>
          <w:b/>
        </w:rPr>
        <w:t>.3</w:t>
      </w:r>
      <w:r w:rsidRPr="00B77A92">
        <w:t xml:space="preserve"> Update sequence number of the individual records in the </w:t>
      </w:r>
      <w:r w:rsidR="00EE16CD" w:rsidRPr="00B77A92">
        <w:t>u</w:t>
      </w:r>
      <w:r w:rsidRPr="00B77A92">
        <w:t>pdate</w:t>
      </w:r>
      <w:r w:rsidR="00EE16CD" w:rsidRPr="00B77A92">
        <w:t>.</w:t>
      </w:r>
      <w:r w:rsidRPr="00B77A92">
        <w:t xml:space="preserve"> Refer to</w:t>
      </w:r>
      <w:ins w:id="4022" w:author="jonathan pritchard" w:date="2024-08-16T11:24:00Z" w16du:dateUtc="2024-08-16T10:24:00Z">
        <w:r w:rsidR="001233DF" w:rsidRPr="00B77A92">
          <w:t xml:space="preserve"> the relevant part of S-100</w:t>
        </w:r>
      </w:ins>
      <w:r w:rsidRPr="00B77A92">
        <w:t xml:space="preserve"> </w:t>
      </w:r>
      <w:r w:rsidRPr="00237F07">
        <w:rPr>
          <w:highlight w:val="yellow"/>
          <w:rPrChange w:id="4023" w:author="jonathan pritchard" w:date="2024-08-21T11:05:00Z" w16du:dateUtc="2024-08-21T10:05:00Z">
            <w:rPr/>
          </w:rPrChange>
        </w:rPr>
        <w:t>t</w:t>
      </w:r>
      <w:r w:rsidRPr="00237F07">
        <w:rPr>
          <w:strike/>
          <w:highlight w:val="yellow"/>
          <w:rPrChange w:id="4024" w:author="jonathan pritchard" w:date="2024-08-21T11:05:00Z" w16du:dateUtc="2024-08-21T10:05:00Z">
            <w:rPr/>
          </w:rPrChange>
        </w:rPr>
        <w:t xml:space="preserve">he </w:t>
      </w:r>
      <w:r w:rsidR="008A73DC" w:rsidRPr="00237F07">
        <w:rPr>
          <w:strike/>
          <w:highlight w:val="yellow"/>
          <w:rPrChange w:id="4025" w:author="jonathan pritchard" w:date="2024-08-21T11:05:00Z" w16du:dateUtc="2024-08-21T10:05:00Z">
            <w:rPr/>
          </w:rPrChange>
        </w:rPr>
        <w:t>relevant</w:t>
      </w:r>
      <w:r w:rsidRPr="00237F07">
        <w:rPr>
          <w:strike/>
          <w:highlight w:val="yellow"/>
          <w:rPrChange w:id="4026" w:author="jonathan pritchard" w:date="2024-08-21T11:05:00Z" w16du:dateUtc="2024-08-21T10:05:00Z">
            <w:rPr/>
          </w:rPrChange>
        </w:rPr>
        <w:t xml:space="preserve"> Product Specification</w:t>
      </w:r>
      <w:r w:rsidRPr="00237F07">
        <w:rPr>
          <w:strike/>
          <w:rPrChange w:id="4027" w:author="jonathan pritchard" w:date="2024-08-21T11:05:00Z" w16du:dateUtc="2024-08-21T10:05:00Z">
            <w:rPr/>
          </w:rPrChange>
        </w:rPr>
        <w:t xml:space="preserve"> </w:t>
      </w:r>
      <w:r w:rsidRPr="00B77A92">
        <w:t xml:space="preserve">for details on how the sequence numbers are encoded in the </w:t>
      </w:r>
      <w:r w:rsidR="00EE16CD" w:rsidRPr="00B77A92">
        <w:t>u</w:t>
      </w:r>
      <w:r w:rsidRPr="00B77A92">
        <w:t>pdate.</w:t>
      </w:r>
    </w:p>
    <w:p w14:paraId="7E0BBA0A" w14:textId="1A9FC4D7" w:rsidR="00C06FE3" w:rsidRPr="00B77A92" w:rsidRDefault="00C06FE3" w:rsidP="00AE2737">
      <w:pPr>
        <w:pStyle w:val="ListParagraph"/>
        <w:numPr>
          <w:ilvl w:val="0"/>
          <w:numId w:val="57"/>
        </w:numPr>
        <w:spacing w:after="120" w:line="240" w:lineRule="auto"/>
        <w:jc w:val="both"/>
        <w:rPr>
          <w:ins w:id="4028" w:author="jonathan pritchard" w:date="2024-07-17T12:10:00Z" w16du:dateUtc="2024-07-17T11:10:00Z"/>
        </w:rPr>
      </w:pPr>
      <w:r w:rsidRPr="00237F07">
        <w:rPr>
          <w:b/>
          <w:bCs/>
          <w:strike/>
          <w:highlight w:val="yellow"/>
          <w:rPrChange w:id="4029" w:author="jonathan pritchard" w:date="2024-08-21T11:05:00Z" w16du:dateUtc="2024-08-21T10:05:00Z">
            <w:rPr>
              <w:b/>
              <w:bCs/>
            </w:rPr>
          </w:rPrChange>
        </w:rPr>
        <w:t>Authentication</w:t>
      </w:r>
      <w:r w:rsidR="00D21BFF" w:rsidRPr="00237F07">
        <w:rPr>
          <w:b/>
          <w:bCs/>
          <w:strike/>
          <w:highlight w:val="yellow"/>
          <w:rPrChange w:id="4030" w:author="jonathan pritchard" w:date="2024-08-21T11:05:00Z" w16du:dateUtc="2024-08-21T10:05:00Z">
            <w:rPr>
              <w:b/>
              <w:bCs/>
            </w:rPr>
          </w:rPrChange>
        </w:rPr>
        <w:t xml:space="preserve"> and Integrity Check</w:t>
      </w:r>
      <w:r w:rsidRPr="00237F07">
        <w:rPr>
          <w:strike/>
          <w:highlight w:val="yellow"/>
          <w:rPrChange w:id="4031" w:author="jonathan pritchard" w:date="2024-08-21T11:05:00Z" w16du:dateUtc="2024-08-21T10:05:00Z">
            <w:rPr/>
          </w:rPrChange>
        </w:rPr>
        <w:t xml:space="preserve">. If the </w:t>
      </w:r>
      <w:r w:rsidR="00B317C6" w:rsidRPr="00237F07">
        <w:rPr>
          <w:strike/>
          <w:highlight w:val="yellow"/>
          <w:rPrChange w:id="4032" w:author="jonathan pritchard" w:date="2024-08-21T11:05:00Z" w16du:dateUtc="2024-08-21T10:05:00Z">
            <w:rPr/>
          </w:rPrChange>
        </w:rPr>
        <w:t>P</w:t>
      </w:r>
      <w:r w:rsidRPr="00237F07">
        <w:rPr>
          <w:strike/>
          <w:highlight w:val="yellow"/>
          <w:rPrChange w:id="4033" w:author="jonathan pritchard" w:date="2024-08-21T11:05:00Z" w16du:dateUtc="2024-08-21T10:05:00Z">
            <w:rPr/>
          </w:rPrChange>
        </w:rPr>
        <w:t xml:space="preserve">roduct </w:t>
      </w:r>
      <w:r w:rsidR="00B317C6" w:rsidRPr="00237F07">
        <w:rPr>
          <w:strike/>
          <w:highlight w:val="yellow"/>
          <w:rPrChange w:id="4034" w:author="jonathan pritchard" w:date="2024-08-21T11:05:00Z" w16du:dateUtc="2024-08-21T10:05:00Z">
            <w:rPr/>
          </w:rPrChange>
        </w:rPr>
        <w:t>S</w:t>
      </w:r>
      <w:r w:rsidRPr="00237F07">
        <w:rPr>
          <w:strike/>
          <w:highlight w:val="yellow"/>
          <w:rPrChange w:id="4035" w:author="jonathan pritchard" w:date="2024-08-21T11:05:00Z" w16du:dateUtc="2024-08-21T10:05:00Z">
            <w:rPr/>
          </w:rPrChange>
        </w:rPr>
        <w:t xml:space="preserve">pecification </w:t>
      </w:r>
      <w:commentRangeStart w:id="4036"/>
      <w:r w:rsidR="001E0143" w:rsidRPr="00237F07">
        <w:rPr>
          <w:strike/>
          <w:highlight w:val="yellow"/>
          <w:rPrChange w:id="4037" w:author="jonathan pritchard" w:date="2024-08-21T11:05:00Z" w16du:dateUtc="2024-08-21T10:05:00Z">
            <w:rPr/>
          </w:rPrChange>
        </w:rPr>
        <w:t xml:space="preserve">uses data protection and therefore </w:t>
      </w:r>
      <w:r w:rsidRPr="00237F07">
        <w:rPr>
          <w:strike/>
          <w:highlight w:val="yellow"/>
          <w:rPrChange w:id="4038" w:author="jonathan pritchard" w:date="2024-08-21T11:05:00Z" w16du:dateUtc="2024-08-21T10:05:00Z">
            <w:rPr/>
          </w:rPrChange>
        </w:rPr>
        <w:t>requires the use of digital signatures, the ECDIS should authenticate updates using the applicable procedures</w:t>
      </w:r>
      <w:r w:rsidR="00AE683B" w:rsidRPr="00237F07">
        <w:rPr>
          <w:strike/>
          <w:highlight w:val="yellow"/>
          <w:rPrChange w:id="4039" w:author="jonathan pritchard" w:date="2024-08-21T11:05:00Z" w16du:dateUtc="2024-08-21T10:05:00Z">
            <w:rPr/>
          </w:rPrChange>
        </w:rPr>
        <w:t>.</w:t>
      </w:r>
      <w:r w:rsidR="00560F77" w:rsidRPr="00237F07">
        <w:rPr>
          <w:strike/>
          <w:highlight w:val="yellow"/>
          <w:rPrChange w:id="4040" w:author="jonathan pritchard" w:date="2024-08-21T11:05:00Z" w16du:dateUtc="2024-08-21T10:05:00Z">
            <w:rPr/>
          </w:rPrChange>
        </w:rPr>
        <w:t xml:space="preserve"> </w:t>
      </w:r>
      <w:del w:id="4041" w:author="jonathan pritchard" w:date="2024-08-16T11:24:00Z" w16du:dateUtc="2024-08-16T10:24:00Z">
        <w:r w:rsidR="00560F77" w:rsidRPr="00237F07" w:rsidDel="001233DF">
          <w:rPr>
            <w:strike/>
            <w:highlight w:val="yellow"/>
            <w:rPrChange w:id="4042" w:author="jonathan pritchard" w:date="2024-08-21T11:05:00Z" w16du:dateUtc="2024-08-21T10:05:00Z">
              <w:rPr>
                <w:highlight w:val="yellow"/>
              </w:rPr>
            </w:rPrChange>
          </w:rPr>
          <w:delText xml:space="preserve">In some </w:delText>
        </w:r>
        <w:commentRangeStart w:id="4043"/>
        <w:r w:rsidR="00560F77" w:rsidRPr="00237F07" w:rsidDel="001233DF">
          <w:rPr>
            <w:strike/>
            <w:highlight w:val="yellow"/>
            <w:rPrChange w:id="4044" w:author="jonathan pritchard" w:date="2024-08-21T11:05:00Z" w16du:dateUtc="2024-08-21T10:05:00Z">
              <w:rPr>
                <w:highlight w:val="yellow"/>
              </w:rPr>
            </w:rPrChange>
          </w:rPr>
          <w:delText>cases</w:delText>
        </w:r>
        <w:commentRangeEnd w:id="4043"/>
        <w:r w:rsidR="00B716E1" w:rsidRPr="00237F07" w:rsidDel="001233DF">
          <w:rPr>
            <w:rStyle w:val="CommentReference"/>
            <w:strike/>
            <w:highlight w:val="yellow"/>
            <w:lang w:val="en-GB"/>
            <w:rPrChange w:id="4045" w:author="jonathan pritchard" w:date="2024-08-21T11:05:00Z" w16du:dateUtc="2024-08-21T10:05:00Z">
              <w:rPr>
                <w:rStyle w:val="CommentReference"/>
              </w:rPr>
            </w:rPrChange>
          </w:rPr>
          <w:commentReference w:id="4043"/>
        </w:r>
        <w:r w:rsidR="00560F77" w:rsidRPr="00237F07" w:rsidDel="001233DF">
          <w:rPr>
            <w:strike/>
            <w:highlight w:val="yellow"/>
            <w:rPrChange w:id="4046" w:author="jonathan pritchard" w:date="2024-08-21T11:05:00Z" w16du:dateUtc="2024-08-21T10:05:00Z">
              <w:rPr/>
            </w:rPrChange>
          </w:rPr>
          <w:delText xml:space="preserve">, </w:delText>
        </w:r>
      </w:del>
      <w:ins w:id="4047" w:author="jonathan pritchard" w:date="2024-08-16T11:24:00Z" w16du:dateUtc="2024-08-16T10:24:00Z">
        <w:r w:rsidR="001233DF" w:rsidRPr="00237F07">
          <w:rPr>
            <w:strike/>
            <w:highlight w:val="yellow"/>
            <w:rPrChange w:id="4048" w:author="jonathan pritchard" w:date="2024-08-21T11:05:00Z" w16du:dateUtc="2024-08-21T10:05:00Z">
              <w:rPr/>
            </w:rPrChange>
          </w:rPr>
          <w:t>U</w:t>
        </w:r>
      </w:ins>
      <w:del w:id="4049" w:author="jonathan pritchard" w:date="2024-08-16T11:24:00Z" w16du:dateUtc="2024-08-16T10:24:00Z">
        <w:r w:rsidR="00560F77" w:rsidRPr="00237F07" w:rsidDel="001233DF">
          <w:rPr>
            <w:strike/>
            <w:highlight w:val="yellow"/>
            <w:rPrChange w:id="4050" w:author="jonathan pritchard" w:date="2024-08-21T11:05:00Z" w16du:dateUtc="2024-08-21T10:05:00Z">
              <w:rPr/>
            </w:rPrChange>
          </w:rPr>
          <w:delText>u</w:delText>
        </w:r>
      </w:del>
      <w:r w:rsidR="00560F77" w:rsidRPr="00237F07">
        <w:rPr>
          <w:strike/>
          <w:highlight w:val="yellow"/>
          <w:rPrChange w:id="4051" w:author="jonathan pritchard" w:date="2024-08-21T11:05:00Z" w16du:dateUtc="2024-08-21T10:05:00Z">
            <w:rPr/>
          </w:rPrChange>
        </w:rPr>
        <w:t xml:space="preserve">pdates that do not pass the authentication and </w:t>
      </w:r>
      <w:commentRangeEnd w:id="4036"/>
      <w:r w:rsidR="0093733F" w:rsidRPr="00237F07">
        <w:rPr>
          <w:rStyle w:val="CommentReference"/>
          <w:strike/>
          <w:highlight w:val="yellow"/>
          <w:lang w:val="en-GB"/>
          <w:rPrChange w:id="4052" w:author="jonathan pritchard" w:date="2024-08-21T11:05:00Z" w16du:dateUtc="2024-08-21T10:05:00Z">
            <w:rPr>
              <w:rStyle w:val="CommentReference"/>
            </w:rPr>
          </w:rPrChange>
        </w:rPr>
        <w:commentReference w:id="4036"/>
      </w:r>
      <w:r w:rsidR="00560F77" w:rsidRPr="00237F07">
        <w:rPr>
          <w:strike/>
          <w:highlight w:val="yellow"/>
          <w:rPrChange w:id="4053" w:author="jonathan pritchard" w:date="2024-08-21T11:05:00Z" w16du:dateUtc="2024-08-21T10:05:00Z">
            <w:rPr/>
          </w:rPrChange>
        </w:rPr>
        <w:t xml:space="preserve">integrity check </w:t>
      </w:r>
      <w:del w:id="4054" w:author="jonathan pritchard" w:date="2024-08-16T11:25:00Z" w16du:dateUtc="2024-08-16T10:25:00Z">
        <w:r w:rsidR="00560F77" w:rsidRPr="00237F07" w:rsidDel="001233DF">
          <w:rPr>
            <w:strike/>
            <w:highlight w:val="yellow"/>
            <w:rPrChange w:id="4055" w:author="jonathan pritchard" w:date="2024-08-21T11:05:00Z" w16du:dateUtc="2024-08-21T10:05:00Z">
              <w:rPr/>
            </w:rPrChange>
          </w:rPr>
          <w:delText xml:space="preserve">should </w:delText>
        </w:r>
      </w:del>
      <w:ins w:id="4056" w:author="jonathan pritchard" w:date="2024-08-16T11:25:00Z" w16du:dateUtc="2024-08-16T10:25:00Z">
        <w:r w:rsidR="001233DF" w:rsidRPr="00237F07">
          <w:rPr>
            <w:strike/>
            <w:highlight w:val="yellow"/>
            <w:rPrChange w:id="4057" w:author="jonathan pritchard" w:date="2024-08-21T11:05:00Z" w16du:dateUtc="2024-08-21T10:05:00Z">
              <w:rPr/>
            </w:rPrChange>
          </w:rPr>
          <w:t xml:space="preserve">must </w:t>
        </w:r>
      </w:ins>
      <w:r w:rsidR="00560F77" w:rsidRPr="00237F07">
        <w:rPr>
          <w:strike/>
          <w:highlight w:val="yellow"/>
          <w:rPrChange w:id="4058" w:author="jonathan pritchard" w:date="2024-08-21T11:05:00Z" w16du:dateUtc="2024-08-21T10:05:00Z">
            <w:rPr/>
          </w:rPrChange>
        </w:rPr>
        <w:t xml:space="preserve">not be applied. The user </w:t>
      </w:r>
      <w:del w:id="4059" w:author="jonathan pritchard" w:date="2024-08-16T11:25:00Z" w16du:dateUtc="2024-08-16T10:25:00Z">
        <w:r w:rsidR="00560F77" w:rsidRPr="00237F07" w:rsidDel="001233DF">
          <w:rPr>
            <w:strike/>
            <w:highlight w:val="yellow"/>
            <w:rPrChange w:id="4060" w:author="jonathan pritchard" w:date="2024-08-21T11:05:00Z" w16du:dateUtc="2024-08-21T10:05:00Z">
              <w:rPr/>
            </w:rPrChange>
          </w:rPr>
          <w:delText xml:space="preserve">should </w:delText>
        </w:r>
      </w:del>
      <w:ins w:id="4061" w:author="jonathan pritchard" w:date="2024-08-16T11:25:00Z" w16du:dateUtc="2024-08-16T10:25:00Z">
        <w:r w:rsidR="001233DF" w:rsidRPr="00237F07">
          <w:rPr>
            <w:strike/>
            <w:highlight w:val="yellow"/>
            <w:rPrChange w:id="4062" w:author="jonathan pritchard" w:date="2024-08-21T11:05:00Z" w16du:dateUtc="2024-08-21T10:05:00Z">
              <w:rPr/>
            </w:rPrChange>
          </w:rPr>
          <w:t xml:space="preserve">must </w:t>
        </w:r>
      </w:ins>
      <w:r w:rsidR="00560F77" w:rsidRPr="00237F07">
        <w:rPr>
          <w:strike/>
          <w:highlight w:val="yellow"/>
          <w:rPrChange w:id="4063" w:author="jonathan pritchard" w:date="2024-08-21T11:05:00Z" w16du:dateUtc="2024-08-21T10:05:00Z">
            <w:rPr/>
          </w:rPrChange>
        </w:rPr>
        <w:t xml:space="preserve">be informed of </w:t>
      </w:r>
      <w:r w:rsidR="004E4779" w:rsidRPr="00237F07">
        <w:rPr>
          <w:strike/>
          <w:highlight w:val="yellow"/>
          <w:rPrChange w:id="4064" w:author="jonathan pritchard" w:date="2024-08-21T11:05:00Z" w16du:dateUtc="2024-08-21T10:05:00Z">
            <w:rPr/>
          </w:rPrChange>
        </w:rPr>
        <w:t xml:space="preserve">any </w:t>
      </w:r>
      <w:r w:rsidR="00560F77" w:rsidRPr="00237F07">
        <w:rPr>
          <w:strike/>
          <w:highlight w:val="yellow"/>
          <w:rPrChange w:id="4065" w:author="jonathan pritchard" w:date="2024-08-21T11:05:00Z" w16du:dateUtc="2024-08-21T10:05:00Z">
            <w:rPr/>
          </w:rPrChange>
        </w:rPr>
        <w:t xml:space="preserve">authentication </w:t>
      </w:r>
      <w:r w:rsidR="00E507FC" w:rsidRPr="00237F07">
        <w:rPr>
          <w:strike/>
          <w:highlight w:val="yellow"/>
          <w:rPrChange w:id="4066" w:author="jonathan pritchard" w:date="2024-08-21T11:05:00Z" w16du:dateUtc="2024-08-21T10:05:00Z">
            <w:rPr/>
          </w:rPrChange>
        </w:rPr>
        <w:t>anomal</w:t>
      </w:r>
      <w:r w:rsidR="004E4779" w:rsidRPr="00237F07">
        <w:rPr>
          <w:strike/>
          <w:highlight w:val="yellow"/>
          <w:rPrChange w:id="4067" w:author="jonathan pritchard" w:date="2024-08-21T11:05:00Z" w16du:dateUtc="2024-08-21T10:05:00Z">
            <w:rPr/>
          </w:rPrChange>
        </w:rPr>
        <w:t>ies</w:t>
      </w:r>
      <w:r w:rsidR="00560F77" w:rsidRPr="00237F07">
        <w:rPr>
          <w:strike/>
          <w:highlight w:val="yellow"/>
          <w:rPrChange w:id="4068" w:author="jonathan pritchard" w:date="2024-08-21T11:05:00Z" w16du:dateUtc="2024-08-21T10:05:00Z">
            <w:rPr/>
          </w:rPrChange>
        </w:rPr>
        <w:t>.</w:t>
      </w:r>
      <w:r w:rsidR="00E507FC" w:rsidRPr="00237F07">
        <w:rPr>
          <w:strike/>
          <w:highlight w:val="yellow"/>
          <w:rPrChange w:id="4069" w:author="jonathan pritchard" w:date="2024-08-21T11:05:00Z" w16du:dateUtc="2024-08-21T10:05:00Z">
            <w:rPr/>
          </w:rPrChange>
        </w:rPr>
        <w:t xml:space="preserve"> </w:t>
      </w:r>
      <w:r w:rsidR="004E4779" w:rsidRPr="00237F07">
        <w:rPr>
          <w:strike/>
          <w:highlight w:val="yellow"/>
          <w:rPrChange w:id="4070" w:author="jonathan pritchard" w:date="2024-08-21T11:05:00Z" w16du:dateUtc="2024-08-21T10:05:00Z">
            <w:rPr/>
          </w:rPrChange>
        </w:rPr>
        <w:t>Update authentication-related m</w:t>
      </w:r>
      <w:r w:rsidR="00E507FC" w:rsidRPr="00237F07">
        <w:rPr>
          <w:strike/>
          <w:highlight w:val="yellow"/>
          <w:rPrChange w:id="4071" w:author="jonathan pritchard" w:date="2024-08-21T11:05:00Z" w16du:dateUtc="2024-08-21T10:05:00Z">
            <w:rPr/>
          </w:rPrChange>
        </w:rPr>
        <w:t>essages for the user may be combined or throttled to avoid flooding the user, but</w:t>
      </w:r>
      <w:r w:rsidR="00EA19B5" w:rsidRPr="00237F07">
        <w:rPr>
          <w:strike/>
          <w:highlight w:val="yellow"/>
          <w:rPrChange w:id="4072" w:author="jonathan pritchard" w:date="2024-08-21T11:05:00Z" w16du:dateUtc="2024-08-21T10:05:00Z">
            <w:rPr/>
          </w:rPrChange>
        </w:rPr>
        <w:t xml:space="preserve"> </w:t>
      </w:r>
      <w:del w:id="4073" w:author="jonathan pritchard" w:date="2024-08-16T11:25:00Z" w16du:dateUtc="2024-08-16T10:25:00Z">
        <w:r w:rsidR="00EA19B5" w:rsidRPr="00237F07" w:rsidDel="001233DF">
          <w:rPr>
            <w:strike/>
            <w:highlight w:val="yellow"/>
            <w:rPrChange w:id="4074" w:author="jonathan pritchard" w:date="2024-08-21T11:05:00Z" w16du:dateUtc="2024-08-21T10:05:00Z">
              <w:rPr/>
            </w:rPrChange>
          </w:rPr>
          <w:delText xml:space="preserve">should </w:delText>
        </w:r>
      </w:del>
      <w:ins w:id="4075" w:author="jonathan pritchard" w:date="2024-08-16T11:25:00Z" w16du:dateUtc="2024-08-16T10:25:00Z">
        <w:r w:rsidR="001233DF" w:rsidRPr="00237F07">
          <w:rPr>
            <w:strike/>
            <w:highlight w:val="yellow"/>
            <w:rPrChange w:id="4076" w:author="jonathan pritchard" w:date="2024-08-21T11:05:00Z" w16du:dateUtc="2024-08-21T10:05:00Z">
              <w:rPr/>
            </w:rPrChange>
          </w:rPr>
          <w:t xml:space="preserve">must </w:t>
        </w:r>
      </w:ins>
      <w:r w:rsidR="00EA19B5" w:rsidRPr="00237F07">
        <w:rPr>
          <w:strike/>
          <w:highlight w:val="yellow"/>
          <w:rPrChange w:id="4077" w:author="jonathan pritchard" w:date="2024-08-21T11:05:00Z" w16du:dateUtc="2024-08-21T10:05:00Z">
            <w:rPr/>
          </w:rPrChange>
        </w:rPr>
        <w:t>all be logged</w:t>
      </w:r>
      <w:r w:rsidR="004E4779" w:rsidRPr="00237F07">
        <w:rPr>
          <w:strike/>
          <w:rPrChange w:id="4078" w:author="jonathan pritchard" w:date="2024-08-21T11:05:00Z" w16du:dateUtc="2024-08-21T10:05:00Z">
            <w:rPr/>
          </w:rPrChange>
        </w:rPr>
        <w:t xml:space="preserve"> </w:t>
      </w:r>
      <w:r w:rsidR="004E4779" w:rsidRPr="00237F07">
        <w:rPr>
          <w:strike/>
          <w:highlight w:val="yellow"/>
          <w:rPrChange w:id="4079" w:author="jonathan pritchard" w:date="2024-08-21T11:05:00Z" w16du:dateUtc="2024-08-21T10:05:00Z">
            <w:rPr/>
          </w:rPrChange>
        </w:rPr>
        <w:t>in the log file</w:t>
      </w:r>
      <w:r w:rsidR="00E507FC" w:rsidRPr="00237F07">
        <w:rPr>
          <w:strike/>
          <w:highlight w:val="yellow"/>
          <w:rPrChange w:id="4080" w:author="jonathan pritchard" w:date="2024-08-21T11:05:00Z" w16du:dateUtc="2024-08-21T10:05:00Z">
            <w:rPr/>
          </w:rPrChange>
        </w:rPr>
        <w:t xml:space="preserve"> </w:t>
      </w:r>
      <w:r w:rsidR="00647AF8" w:rsidRPr="00237F07">
        <w:rPr>
          <w:strike/>
          <w:highlight w:val="yellow"/>
          <w:rPrChange w:id="4081" w:author="jonathan pritchard" w:date="2024-08-21T11:05:00Z" w16du:dateUtc="2024-08-21T10:05:00Z">
            <w:rPr/>
          </w:rPrChange>
        </w:rPr>
        <w:t>(see appendix C-2)</w:t>
      </w:r>
      <w:r w:rsidR="00AE683B" w:rsidRPr="00237F07">
        <w:rPr>
          <w:strike/>
          <w:highlight w:val="yellow"/>
          <w:rPrChange w:id="4082" w:author="jonathan pritchard" w:date="2024-08-21T11:05:00Z" w16du:dateUtc="2024-08-21T10:05:00Z">
            <w:rPr/>
          </w:rPrChange>
        </w:rPr>
        <w:t>.</w:t>
      </w:r>
    </w:p>
    <w:p w14:paraId="755BDFCE" w14:textId="296ADCB2" w:rsidR="00742D83" w:rsidRPr="00B77A92" w:rsidRDefault="004B7B5C">
      <w:pPr>
        <w:pStyle w:val="ListParagraph"/>
        <w:spacing w:after="120" w:line="240" w:lineRule="auto"/>
        <w:jc w:val="both"/>
        <w:pPrChange w:id="4083" w:author="jonathan pritchard" w:date="2024-08-16T11:28:00Z" w16du:dateUtc="2024-08-16T10:28:00Z">
          <w:pPr>
            <w:pStyle w:val="ListParagraph"/>
            <w:numPr>
              <w:numId w:val="57"/>
            </w:numPr>
            <w:spacing w:after="120" w:line="240" w:lineRule="auto"/>
            <w:ind w:hanging="360"/>
            <w:jc w:val="both"/>
          </w:pPr>
        </w:pPrChange>
      </w:pPr>
      <w:ins w:id="4084" w:author="jonathan pritchard" w:date="2024-07-17T12:12:00Z" w16du:dateUtc="2024-07-17T11:12:00Z">
        <w:r w:rsidRPr="00B77A92">
          <w:rPr>
            <w:b/>
            <w:bCs/>
          </w:rPr>
          <w:t xml:space="preserve">Data </w:t>
        </w:r>
      </w:ins>
      <w:ins w:id="4085" w:author="jonathan pritchard" w:date="2024-07-17T12:10:00Z" w16du:dateUtc="2024-07-17T11:10:00Z">
        <w:r w:rsidR="00742D83" w:rsidRPr="00B77A92">
          <w:rPr>
            <w:b/>
            <w:bCs/>
          </w:rPr>
          <w:t xml:space="preserve">Integrity </w:t>
        </w:r>
      </w:ins>
      <w:ins w:id="4086" w:author="jonathan pritchard" w:date="2024-07-17T12:12:00Z" w16du:dateUtc="2024-07-17T11:12:00Z">
        <w:r w:rsidRPr="00B77A92">
          <w:rPr>
            <w:b/>
            <w:bCs/>
          </w:rPr>
          <w:t xml:space="preserve">and Authentication </w:t>
        </w:r>
      </w:ins>
      <w:ins w:id="4087" w:author="jonathan pritchard" w:date="2024-07-17T12:10:00Z" w16du:dateUtc="2024-07-17T11:10:00Z">
        <w:r w:rsidR="00742D83" w:rsidRPr="00B77A92">
          <w:rPr>
            <w:b/>
            <w:bCs/>
          </w:rPr>
          <w:t>Check</w:t>
        </w:r>
        <w:r w:rsidR="00742D83" w:rsidRPr="00B77A92">
          <w:t>. All</w:t>
        </w:r>
      </w:ins>
      <w:ins w:id="4088" w:author="jonathan pritchard" w:date="2024-08-16T11:27:00Z" w16du:dateUtc="2024-08-16T10:27:00Z">
        <w:r w:rsidR="001233DF" w:rsidRPr="00B77A92">
          <w:t xml:space="preserve"> exchange set contents</w:t>
        </w:r>
      </w:ins>
      <w:ins w:id="4089" w:author="jonathan pritchard" w:date="2024-07-17T12:10:00Z" w16du:dateUtc="2024-07-17T11:10:00Z">
        <w:r w:rsidR="00742D83" w:rsidRPr="00B77A92">
          <w:t xml:space="preserve"> require the use of digital signatures</w:t>
        </w:r>
      </w:ins>
      <w:ins w:id="4090" w:author="jonathan pritchard" w:date="2024-07-17T12:11:00Z" w16du:dateUtc="2024-07-17T11:11:00Z">
        <w:r w:rsidR="00742D83" w:rsidRPr="00B77A92">
          <w:t xml:space="preserve"> and</w:t>
        </w:r>
      </w:ins>
      <w:ins w:id="4091" w:author="jonathan pritchard" w:date="2024-07-17T12:10:00Z" w16du:dateUtc="2024-07-17T11:10:00Z">
        <w:r w:rsidR="00742D83" w:rsidRPr="00B77A92">
          <w:t xml:space="preserve"> the ECDIS should authenticate </w:t>
        </w:r>
      </w:ins>
      <w:ins w:id="4092" w:author="jonathan pritchard" w:date="2024-07-17T12:13:00Z" w16du:dateUtc="2024-07-17T11:13:00Z">
        <w:r w:rsidR="00341E51" w:rsidRPr="00B77A92">
          <w:t xml:space="preserve">all </w:t>
        </w:r>
      </w:ins>
      <w:ins w:id="4093" w:author="jonathan pritchard" w:date="2024-07-17T12:10:00Z" w16du:dateUtc="2024-07-17T11:10:00Z">
        <w:r w:rsidR="00742D83" w:rsidRPr="00B77A92">
          <w:t>updates using the applicable procedures</w:t>
        </w:r>
      </w:ins>
      <w:ins w:id="4094" w:author="jonathan pritchard" w:date="2024-08-16T10:51:00Z" w16du:dateUtc="2024-08-16T09:51:00Z">
        <w:r w:rsidR="00311484" w:rsidRPr="00B77A92">
          <w:t xml:space="preserve"> described in S-100 Part 15</w:t>
        </w:r>
      </w:ins>
      <w:ins w:id="4095" w:author="jonathan pritchard" w:date="2024-07-17T12:10:00Z" w16du:dateUtc="2024-07-17T11:10:00Z">
        <w:r w:rsidR="00742D83" w:rsidRPr="00B77A92">
          <w:t xml:space="preserve">. </w:t>
        </w:r>
        <w:commentRangeStart w:id="4096"/>
        <w:commentRangeEnd w:id="4096"/>
        <w:r w:rsidR="00742D83" w:rsidRPr="00237F07">
          <w:rPr>
            <w:rStyle w:val="CommentReference"/>
            <w:lang w:val="en-GB"/>
            <w:rPrChange w:id="4097" w:author="jonathan pritchard" w:date="2024-08-21T11:05:00Z" w16du:dateUtc="2024-08-21T10:05:00Z">
              <w:rPr>
                <w:rStyle w:val="CommentReference"/>
              </w:rPr>
            </w:rPrChange>
          </w:rPr>
          <w:commentReference w:id="4096"/>
        </w:r>
      </w:ins>
      <w:ins w:id="4098" w:author="jonathan pritchard" w:date="2024-08-16T11:27:00Z" w16du:dateUtc="2024-08-16T10:27:00Z">
        <w:r w:rsidR="001233DF" w:rsidRPr="00B77A92">
          <w:t>Any u</w:t>
        </w:r>
      </w:ins>
      <w:ins w:id="4099" w:author="jonathan pritchard" w:date="2024-07-17T12:11:00Z" w16du:dateUtc="2024-07-17T11:11:00Z">
        <w:r w:rsidR="00742D83" w:rsidRPr="00B77A92">
          <w:t>p</w:t>
        </w:r>
      </w:ins>
      <w:ins w:id="4100" w:author="jonathan pritchard" w:date="2024-07-17T12:10:00Z" w16du:dateUtc="2024-07-17T11:10:00Z">
        <w:r w:rsidR="00742D83" w:rsidRPr="00B77A92">
          <w:t xml:space="preserve">dates that do not pass the authentication </w:t>
        </w:r>
      </w:ins>
      <w:ins w:id="4101" w:author="jonathan pritchard" w:date="2024-07-17T12:11:00Z" w16du:dateUtc="2024-07-17T11:11:00Z">
        <w:r w:rsidR="00742D83" w:rsidRPr="00B77A92">
          <w:t xml:space="preserve">check </w:t>
        </w:r>
      </w:ins>
      <w:ins w:id="4102" w:author="jonathan pritchard" w:date="2024-08-16T10:51:00Z" w16du:dateUtc="2024-08-16T09:51:00Z">
        <w:r w:rsidR="00311484" w:rsidRPr="00B77A92">
          <w:t>must</w:t>
        </w:r>
      </w:ins>
      <w:ins w:id="4103" w:author="jonathan pritchard" w:date="2024-07-17T12:10:00Z" w16du:dateUtc="2024-07-17T11:10:00Z">
        <w:r w:rsidR="00742D83" w:rsidRPr="00B77A92">
          <w:t xml:space="preserve"> not be applied. The user </w:t>
        </w:r>
      </w:ins>
      <w:ins w:id="4104" w:author="jonathan pritchard" w:date="2024-08-16T11:27:00Z" w16du:dateUtc="2024-08-16T10:27:00Z">
        <w:r w:rsidR="001233DF" w:rsidRPr="00B77A92">
          <w:t>mu</w:t>
        </w:r>
      </w:ins>
      <w:ins w:id="4105" w:author="jonathan pritchard" w:date="2024-08-16T11:28:00Z" w16du:dateUtc="2024-08-16T10:28:00Z">
        <w:r w:rsidR="001233DF" w:rsidRPr="00B77A92">
          <w:t>st</w:t>
        </w:r>
      </w:ins>
      <w:ins w:id="4106" w:author="jonathan pritchard" w:date="2024-07-17T12:10:00Z" w16du:dateUtc="2024-07-17T11:10:00Z">
        <w:r w:rsidR="00742D83" w:rsidRPr="00B77A92">
          <w:t xml:space="preserve"> be informed of any authentication anomalies</w:t>
        </w:r>
      </w:ins>
      <w:ins w:id="4107" w:author="jonathan pritchard" w:date="2024-07-17T12:12:00Z" w16du:dateUtc="2024-07-17T11:12:00Z">
        <w:r w:rsidR="00742D83" w:rsidRPr="00B77A92">
          <w:t xml:space="preserve"> (refer to SSE codes)</w:t>
        </w:r>
      </w:ins>
      <w:ins w:id="4108" w:author="jonathan pritchard" w:date="2024-07-17T12:10:00Z" w16du:dateUtc="2024-07-17T11:10:00Z">
        <w:r w:rsidR="00742D83" w:rsidRPr="00B77A92">
          <w:t xml:space="preserve">. Update authentication-related messages for the user may be combined or throttled to avoid flooding the user, but should all be logged </w:t>
        </w:r>
        <w:r w:rsidR="00742D83" w:rsidRPr="00237F07">
          <w:rPr>
            <w:strike/>
            <w:highlight w:val="yellow"/>
            <w:rPrChange w:id="4109" w:author="jonathan pritchard" w:date="2024-08-21T11:05:00Z" w16du:dateUtc="2024-08-21T10:05:00Z">
              <w:rPr/>
            </w:rPrChange>
          </w:rPr>
          <w:t>in the log file (see appendix C-2).</w:t>
        </w:r>
      </w:ins>
    </w:p>
    <w:p w14:paraId="3D99FD08" w14:textId="23EF6371" w:rsidR="006A43DE" w:rsidRPr="00B77A92" w:rsidRDefault="006A43DE" w:rsidP="00AE2737">
      <w:pPr>
        <w:pStyle w:val="ListParagraph"/>
        <w:numPr>
          <w:ilvl w:val="0"/>
          <w:numId w:val="57"/>
        </w:numPr>
        <w:spacing w:after="120" w:line="240" w:lineRule="auto"/>
        <w:jc w:val="both"/>
      </w:pPr>
      <w:r w:rsidRPr="00B77A92">
        <w:rPr>
          <w:b/>
          <w:bCs/>
        </w:rPr>
        <w:t>Consistency Check</w:t>
      </w:r>
      <w:r w:rsidRPr="00B77A92">
        <w:t xml:space="preserve">. The mariner should be warned of any previous </w:t>
      </w:r>
      <w:r w:rsidR="00560F77" w:rsidRPr="00B77A92">
        <w:t>u</w:t>
      </w:r>
      <w:r w:rsidRPr="00B77A92">
        <w:t>pdates which have not been successfully applied.</w:t>
      </w:r>
    </w:p>
    <w:p w14:paraId="578CE782" w14:textId="5EE0645A" w:rsidR="006A43DE" w:rsidRPr="00B77A92" w:rsidRDefault="006A43DE" w:rsidP="00AE2737">
      <w:pPr>
        <w:pStyle w:val="ListParagraph"/>
        <w:numPr>
          <w:ilvl w:val="0"/>
          <w:numId w:val="57"/>
        </w:numPr>
        <w:spacing w:after="120" w:line="240" w:lineRule="auto"/>
        <w:jc w:val="both"/>
      </w:pPr>
      <w:r w:rsidRPr="00B77A92">
        <w:rPr>
          <w:b/>
          <w:bCs/>
        </w:rPr>
        <w:t>Geographic 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del w:id="4110" w:author="jonathan pritchard" w:date="2024-08-16T11:28:00Z" w16du:dateUtc="2024-08-16T10:28:00Z">
        <w:r w:rsidRPr="00B77A92" w:rsidDel="001233DF">
          <w:delText xml:space="preserve">ECDIS </w:delText>
        </w:r>
      </w:del>
      <w:ins w:id="4111" w:author="jonathan pritchard" w:date="2024-08-16T11:28:00Z" w16du:dateUtc="2024-08-16T10:28:00Z">
        <w:r w:rsidR="001233DF" w:rsidRPr="00B77A92">
          <w:t xml:space="preserve">System Database </w:t>
        </w:r>
      </w:ins>
      <w:r w:rsidRPr="00B77A92">
        <w:t>may be discarded.</w:t>
      </w:r>
    </w:p>
    <w:p w14:paraId="539A4AA1" w14:textId="129413A4"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iles should 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0D85B6C0"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del w:id="4112" w:author="jonathan pritchard" w:date="2024-08-16T11:29:00Z" w16du:dateUtc="2024-08-16T10:29:00Z">
        <w:r w:rsidRPr="00B77A92" w:rsidDel="001233DF">
          <w:delText xml:space="preserve">should </w:delText>
        </w:r>
      </w:del>
      <w:ins w:id="4113" w:author="jonathan pritchard" w:date="2024-08-16T11:29:00Z" w16du:dateUtc="2024-08-16T10:29:00Z">
        <w:r w:rsidR="001233DF" w:rsidRPr="00B77A92">
          <w:t xml:space="preserve">must </w:t>
        </w:r>
      </w:ins>
      <w:r w:rsidRPr="00B77A92">
        <w:t xml:space="preserve">be possible for the </w:t>
      </w:r>
      <w:r w:rsidR="00AE683B" w:rsidRPr="00B77A92">
        <w:t>M</w:t>
      </w:r>
      <w:r w:rsidRPr="00B77A92">
        <w:t xml:space="preserve">ariner to review the updates applied through displaying the </w:t>
      </w:r>
      <w:del w:id="4114" w:author="Raphael Malyankar" w:date="2023-08-31T16:34:00Z">
        <w:r w:rsidRPr="00B77A92" w:rsidDel="003B11C8">
          <w:delText xml:space="preserve">SENC </w:delText>
        </w:r>
      </w:del>
      <w:ins w:id="4115" w:author="Raphael Malyankar" w:date="2023-08-31T16:34:00Z">
        <w:r w:rsidR="003B11C8" w:rsidRPr="00B77A92">
          <w:t xml:space="preserve">System Database </w:t>
        </w:r>
      </w:ins>
      <w:r w:rsidRPr="00B77A92">
        <w:t>contents with the updates highlighted.</w:t>
      </w:r>
    </w:p>
    <w:p w14:paraId="682EF89B" w14:textId="5864C3AC" w:rsidR="006A43DE" w:rsidRPr="00B77A92" w:rsidRDefault="006A43DE" w:rsidP="00AE2737">
      <w:pPr>
        <w:pStyle w:val="ListParagraph"/>
        <w:numPr>
          <w:ilvl w:val="0"/>
          <w:numId w:val="57"/>
        </w:numPr>
        <w:spacing w:after="120" w:line="240" w:lineRule="auto"/>
        <w:jc w:val="both"/>
      </w:pPr>
      <w:r w:rsidRPr="00B77A92">
        <w:rPr>
          <w:b/>
          <w:bCs/>
        </w:rPr>
        <w:lastRenderedPageBreak/>
        <w:t>Modification of Updates</w:t>
      </w:r>
      <w:r w:rsidRPr="00B77A92">
        <w:t>.</w:t>
      </w:r>
      <w:r w:rsidR="00A444B9" w:rsidRPr="00B77A92">
        <w:t xml:space="preserve"> </w:t>
      </w:r>
      <w:r w:rsidRPr="00B77A92">
        <w:t xml:space="preserve">Rejection or amendment of an update by the </w:t>
      </w:r>
      <w:r w:rsidR="00AE683B" w:rsidRPr="00B77A92">
        <w:t>M</w:t>
      </w:r>
      <w:r w:rsidRPr="00B77A92">
        <w:t xml:space="preserve">ariner </w:t>
      </w:r>
      <w:del w:id="4116" w:author="jonathan pritchard" w:date="2024-05-29T03:37:00Z" w16du:dateUtc="2024-05-29T02:37:00Z">
        <w:r w:rsidRPr="00B77A92" w:rsidDel="00B15F52">
          <w:delText xml:space="preserve">shall </w:delText>
        </w:r>
      </w:del>
      <w:ins w:id="4117" w:author="jonathan pritchard" w:date="2024-05-29T03:37:00Z" w16du:dateUtc="2024-05-29T02:37:00Z">
        <w:r w:rsidR="00B15F52" w:rsidRPr="00B77A92">
          <w:t xml:space="preserve">must </w:t>
        </w:r>
      </w:ins>
      <w:r w:rsidRPr="00B77A92">
        <w:t xml:space="preserve">be achieved by the manual update method. The questionable update should be noted as an anomaly in the Log File </w:t>
      </w:r>
      <w:r w:rsidR="00A87C48" w:rsidRPr="00B77A92">
        <w:t>(s</w:t>
      </w:r>
      <w:r w:rsidRPr="00B77A92">
        <w:t>ee</w:t>
      </w:r>
      <w:r w:rsidR="00FA7715" w:rsidRPr="00B77A92">
        <w:t xml:space="preserve"> clause</w:t>
      </w:r>
      <w:r w:rsidRPr="00B77A92">
        <w:t xml:space="preserve"> </w:t>
      </w:r>
      <w:r w:rsidR="008A73DC" w:rsidRPr="00B77A92">
        <w:fldChar w:fldCharType="begin"/>
      </w:r>
      <w:r w:rsidR="008A73DC" w:rsidRPr="00B77A92">
        <w:instrText xml:space="preserve"> REF _Ref49425494 \r \h </w:instrText>
      </w:r>
      <w:r w:rsidR="00B317C6" w:rsidRPr="00B77A92">
        <w:instrText xml:space="preserve"> \* MERGEFORMAT </w:instrText>
      </w:r>
      <w:r w:rsidR="008A73DC" w:rsidRPr="00B77A92">
        <w:fldChar w:fldCharType="separate"/>
      </w:r>
      <w:r w:rsidR="00832978" w:rsidRPr="00B77A92">
        <w:t>C-21.3.2</w:t>
      </w:r>
      <w:r w:rsidR="008A73DC" w:rsidRPr="00B77A92">
        <w:fldChar w:fldCharType="end"/>
      </w:r>
      <w:r w:rsidRPr="00B77A92">
        <w:t>(h)</w:t>
      </w:r>
      <w:r w:rsidR="00A87C48" w:rsidRPr="00B77A92">
        <w:t>)</w:t>
      </w:r>
      <w:r w:rsidRPr="00B77A92">
        <w:t>.</w:t>
      </w:r>
    </w:p>
    <w:p w14:paraId="6D045402" w14:textId="46F3ED07" w:rsidR="006A43DE" w:rsidRPr="00B77A92" w:rsidRDefault="006A43DE" w:rsidP="00AE2737">
      <w:pPr>
        <w:pStyle w:val="ListParagraph"/>
        <w:numPr>
          <w:ilvl w:val="0"/>
          <w:numId w:val="57"/>
        </w:numPr>
        <w:spacing w:after="120" w:line="240" w:lineRule="auto"/>
        <w:jc w:val="both"/>
        <w:rPr>
          <w:highlight w:val="yellow"/>
        </w:rPr>
      </w:pPr>
      <w:r w:rsidRPr="00B77A92">
        <w:rPr>
          <w:b/>
          <w:bCs/>
          <w:highlight w:val="yellow"/>
        </w:rPr>
        <w:t>Formatted Non-integrated Updates</w:t>
      </w:r>
      <w:r w:rsidRPr="00B77A92">
        <w:rPr>
          <w:highlight w:val="yellow"/>
        </w:rPr>
        <w:t>, for example a temporary military exercise area, will be processed as manual updates.</w:t>
      </w:r>
    </w:p>
    <w:p w14:paraId="16D8EDB4" w14:textId="2EB2070A"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del w:id="4118" w:author="jonathan pritchard" w:date="2024-08-16T11:29:00Z" w16du:dateUtc="2024-08-16T10:29:00Z">
        <w:r w:rsidRPr="00B77A92" w:rsidDel="001233DF">
          <w:delText xml:space="preserve">should </w:delText>
        </w:r>
      </w:del>
      <w:ins w:id="4119" w:author="jonathan pritchard" w:date="2024-08-16T11:29:00Z" w16du:dateUtc="2024-08-16T10:29:00Z">
        <w:r w:rsidR="001233DF" w:rsidRPr="00B77A92">
          <w:t xml:space="preserve">must </w:t>
        </w:r>
      </w:ins>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237F07">
        <w:rPr>
          <w:highlight w:val="yellow"/>
          <w:rPrChange w:id="4120" w:author="jonathan pritchard" w:date="2024-08-21T11:05:00Z" w16du:dateUtc="2024-08-21T10:05:00Z">
            <w:rPr/>
          </w:rPrChange>
        </w:rPr>
        <w:t>C-3</w:t>
      </w:r>
    </w:p>
    <w:p w14:paraId="5A17BAAD" w14:textId="72AC8731" w:rsidR="006A43DE" w:rsidRPr="00B77A92" w:rsidRDefault="006A43DE" w:rsidP="0043278E">
      <w:pPr>
        <w:pStyle w:val="Heading3"/>
      </w:pPr>
      <w:bookmarkStart w:id="4121" w:name="_Toc175134703"/>
      <w:r w:rsidRPr="00B77A92">
        <w:t>Manual Update</w:t>
      </w:r>
      <w:bookmarkEnd w:id="4121"/>
    </w:p>
    <w:p w14:paraId="3FAE33F5" w14:textId="11D3811F"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The ECDIS should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03EAA8A" w:rsidR="006A43DE" w:rsidRPr="00B77A92" w:rsidRDefault="006A43DE" w:rsidP="00AE2737">
      <w:pPr>
        <w:pStyle w:val="ListParagraph"/>
        <w:numPr>
          <w:ilvl w:val="0"/>
          <w:numId w:val="60"/>
        </w:numPr>
        <w:spacing w:after="120" w:line="240" w:lineRule="auto"/>
        <w:jc w:val="both"/>
      </w:pPr>
      <w:commentRangeStart w:id="4122"/>
      <w:r w:rsidRPr="00B77A92">
        <w:rPr>
          <w:b/>
          <w:bCs/>
        </w:rPr>
        <w:t xml:space="preserve">Indications and </w:t>
      </w:r>
      <w:del w:id="4123" w:author="jonathan pritchard" w:date="2024-05-21T10:40:00Z" w16du:dateUtc="2024-05-21T09:40:00Z">
        <w:r w:rsidRPr="00B77A92" w:rsidDel="00C0149A">
          <w:rPr>
            <w:b/>
            <w:bCs/>
          </w:rPr>
          <w:delText>Alarms</w:delText>
        </w:r>
      </w:del>
      <w:ins w:id="4124" w:author="jonathan pritchard" w:date="2024-05-21T10:40:00Z" w16du:dateUtc="2024-05-21T09:40:00Z">
        <w:r w:rsidR="00C0149A" w:rsidRPr="00B77A92">
          <w:rPr>
            <w:b/>
            <w:bCs/>
          </w:rPr>
          <w:t>Alerts</w:t>
        </w:r>
      </w:ins>
      <w:r w:rsidRPr="00B77A92">
        <w:t>. The ECDIS should be capable of sensing indications and al</w:t>
      </w:r>
      <w:del w:id="4125" w:author="jonathan pritchard" w:date="2024-05-21T10:40:00Z" w16du:dateUtc="2024-05-21T09:40:00Z">
        <w:r w:rsidRPr="00B77A92" w:rsidDel="00C0149A">
          <w:delText>arms</w:delText>
        </w:r>
      </w:del>
      <w:ins w:id="4126" w:author="jonathan pritchard" w:date="2024-05-21T10:40:00Z" w16du:dateUtc="2024-05-21T09:40:00Z">
        <w:r w:rsidR="00C0149A" w:rsidRPr="00B77A92">
          <w:t>erts</w:t>
        </w:r>
      </w:ins>
      <w:r w:rsidRPr="00B77A92">
        <w:t xml:space="preserve"> related to non-integrated (manual) updates, just as it does for integrated </w:t>
      </w:r>
      <w:r w:rsidR="00AE683B" w:rsidRPr="00B77A92">
        <w:t>u</w:t>
      </w:r>
      <w:r w:rsidRPr="00B77A92">
        <w:t>pdates.</w:t>
      </w:r>
      <w:commentRangeEnd w:id="4122"/>
      <w:r w:rsidR="000835C0" w:rsidRPr="00237F07">
        <w:rPr>
          <w:rStyle w:val="CommentReference"/>
          <w:lang w:val="en-GB"/>
          <w:rPrChange w:id="4127" w:author="jonathan pritchard" w:date="2024-08-21T11:05:00Z" w16du:dateUtc="2024-08-21T10:05:00Z">
            <w:rPr>
              <w:rStyle w:val="CommentReference"/>
            </w:rPr>
          </w:rPrChange>
        </w:rPr>
        <w:commentReference w:id="4122"/>
      </w:r>
    </w:p>
    <w:p w14:paraId="4B476780" w14:textId="2C7DE58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del w:id="4128" w:author="jonathan pritchard" w:date="2024-05-29T03:37:00Z" w16du:dateUtc="2024-05-29T02:37:00Z">
        <w:r w:rsidRPr="00B77A92" w:rsidDel="00B15F52">
          <w:delText xml:space="preserve">shall </w:delText>
        </w:r>
      </w:del>
      <w:ins w:id="4129" w:author="jonathan pritchard" w:date="2024-05-29T03:37:00Z" w16du:dateUtc="2024-05-29T02:37:00Z">
        <w:r w:rsidR="00B15F52" w:rsidRPr="00B77A92">
          <w:t xml:space="preserve">must </w:t>
        </w:r>
      </w:ins>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0234AE6A" w:rsidR="00DE2AD8" w:rsidRPr="00B77A92" w:rsidRDefault="00F26CEE" w:rsidP="0043278E">
      <w:pPr>
        <w:pStyle w:val="Heading3"/>
        <w:rPr>
          <w:ins w:id="4130" w:author="jonathan pritchard" w:date="2024-08-16T12:10:00Z" w16du:dateUtc="2024-08-16T11:10:00Z"/>
        </w:rPr>
      </w:pPr>
      <w:bookmarkStart w:id="4131" w:name="_Ref49425504"/>
      <w:bookmarkStart w:id="4132" w:name="_Ref49425519"/>
      <w:bookmarkStart w:id="4133" w:name="_Toc175134704"/>
      <w:ins w:id="4134" w:author="jonathan pritchard" w:date="2024-08-14T08:23:00Z" w16du:dateUtc="2024-08-14T07:23:00Z">
        <w:r w:rsidRPr="00B77A92">
          <w:t xml:space="preserve">Management of </w:t>
        </w:r>
      </w:ins>
      <w:ins w:id="4135" w:author="jonathan pritchard" w:date="2024-08-16T12:16:00Z" w16du:dateUtc="2024-08-16T11:16:00Z">
        <w:r w:rsidR="00732F08" w:rsidRPr="00B77A92">
          <w:t xml:space="preserve">updates to </w:t>
        </w:r>
      </w:ins>
      <w:ins w:id="4136" w:author="jonathan pritchard" w:date="2024-08-14T09:42:00Z" w16du:dateUtc="2024-08-14T08:42:00Z">
        <w:r w:rsidR="005643FA" w:rsidRPr="00237F07">
          <w:rPr>
            <w:highlight w:val="yellow"/>
            <w:rPrChange w:id="4137" w:author="jonathan pritchard" w:date="2024-08-21T11:05:00Z" w16du:dateUtc="2024-08-21T10:05:00Z">
              <w:rPr>
                <w:b w:val="0"/>
                <w:bCs w:val="0"/>
              </w:rPr>
            </w:rPrChange>
          </w:rPr>
          <w:t>Dataset</w:t>
        </w:r>
        <w:r w:rsidR="005643FA" w:rsidRPr="00B77A92">
          <w:rPr>
            <w:b w:val="0"/>
            <w:bCs w:val="0"/>
          </w:rPr>
          <w:t xml:space="preserve"> </w:t>
        </w:r>
      </w:ins>
      <w:r w:rsidR="00097BCB" w:rsidRPr="00B77A92">
        <w:t>Support fil</w:t>
      </w:r>
      <w:ins w:id="4138" w:author="jonathan pritchard" w:date="2024-08-16T12:16:00Z" w16du:dateUtc="2024-08-16T11:16:00Z">
        <w:r w:rsidR="00732F08" w:rsidRPr="00B77A92">
          <w:t>es</w:t>
        </w:r>
      </w:ins>
      <w:del w:id="4139" w:author="jonathan pritchard" w:date="2024-08-16T12:16:00Z" w16du:dateUtc="2024-08-16T11:16:00Z">
        <w:r w:rsidR="00097BCB" w:rsidRPr="00B77A92" w:rsidDel="00732F08">
          <w:delText>e updates</w:delText>
        </w:r>
      </w:del>
      <w:bookmarkEnd w:id="4131"/>
      <w:bookmarkEnd w:id="4132"/>
      <w:bookmarkEnd w:id="4133"/>
    </w:p>
    <w:p w14:paraId="47EA7639" w14:textId="4BD370D8" w:rsidR="00732F08" w:rsidRPr="00B77A92" w:rsidRDefault="004C0487" w:rsidP="004C0487">
      <w:pPr>
        <w:rPr>
          <w:ins w:id="4140" w:author="jonathan pritchard" w:date="2024-08-16T12:16:00Z" w16du:dateUtc="2024-08-16T11:16:00Z"/>
        </w:rPr>
      </w:pPr>
      <w:ins w:id="4141" w:author="jonathan pritchard" w:date="2024-08-16T12:10:00Z" w16du:dateUtc="2024-08-16T11:10:00Z">
        <w:r w:rsidRPr="00B77A92">
          <w:t>Dataset names in S-100</w:t>
        </w:r>
      </w:ins>
      <w:ins w:id="4142" w:author="jonathan pritchard" w:date="2024-08-16T12:11:00Z" w16du:dateUtc="2024-08-16T11:11:00Z">
        <w:r w:rsidRPr="00B77A92">
          <w:t xml:space="preserve"> are unique (ref S-100 Part 17 </w:t>
        </w:r>
        <w:r w:rsidRPr="00237F07">
          <w:rPr>
            <w:highlight w:val="yellow"/>
            <w:rPrChange w:id="4143" w:author="jonathan pritchard" w:date="2024-08-21T11:05:00Z" w16du:dateUtc="2024-08-21T10:05:00Z">
              <w:rPr/>
            </w:rPrChange>
          </w:rPr>
          <w:t>XXX</w:t>
        </w:r>
        <w:r w:rsidRPr="00B77A92">
          <w:t xml:space="preserve">). Dataset </w:t>
        </w:r>
      </w:ins>
      <w:ins w:id="4144" w:author="jonathan pritchard" w:date="2024-08-20T06:53:00Z" w16du:dateUtc="2024-08-20T05:53:00Z">
        <w:r w:rsidR="00C3351A" w:rsidRPr="00B77A92">
          <w:t>s</w:t>
        </w:r>
      </w:ins>
      <w:ins w:id="4145" w:author="jonathan pritchard" w:date="2024-08-16T12:11:00Z" w16du:dateUtc="2024-08-16T11:11:00Z">
        <w:r w:rsidRPr="00B77A92">
          <w:t xml:space="preserve">upport files are referenced to one or more datasets in the </w:t>
        </w:r>
      </w:ins>
      <w:ins w:id="4146" w:author="jonathan pritchard" w:date="2024-08-20T06:53:00Z" w16du:dateUtc="2024-08-20T05:53:00Z">
        <w:r w:rsidR="00C3351A" w:rsidRPr="00B77A92">
          <w:t>exchange c</w:t>
        </w:r>
      </w:ins>
      <w:ins w:id="4147" w:author="jonathan pritchard" w:date="2024-08-16T12:11:00Z" w16du:dateUtc="2024-08-16T11:11:00Z">
        <w:r w:rsidRPr="00B77A92">
          <w:t>atalogue metadata.</w:t>
        </w:r>
      </w:ins>
      <w:ins w:id="4148" w:author="jonathan pritchard" w:date="2024-08-16T12:12:00Z" w16du:dateUtc="2024-08-16T11:12:00Z">
        <w:r w:rsidRPr="00B77A92">
          <w:t xml:space="preserve"> </w:t>
        </w:r>
      </w:ins>
      <w:ins w:id="4149" w:author="jonathan pritchard" w:date="2024-08-16T12:16:00Z" w16du:dateUtc="2024-08-16T11:16:00Z">
        <w:r w:rsidR="00732F08" w:rsidRPr="00B77A92">
          <w:t>This allows dataset support files to be shared between multiple datasets</w:t>
        </w:r>
      </w:ins>
      <w:ins w:id="4150" w:author="jonathan pritchard" w:date="2024-08-16T12:17:00Z" w16du:dateUtc="2024-08-16T11:17:00Z">
        <w:r w:rsidR="00732F08" w:rsidRPr="00B77A92">
          <w:t>.</w:t>
        </w:r>
      </w:ins>
    </w:p>
    <w:p w14:paraId="6601BD77" w14:textId="6D373967" w:rsidR="004C0487" w:rsidRPr="00B77A92" w:rsidRDefault="004C0487">
      <w:pPr>
        <w:pPrChange w:id="4151" w:author="jonathan pritchard" w:date="2024-08-16T12:10:00Z" w16du:dateUtc="2024-08-16T11:10:00Z">
          <w:pPr>
            <w:pStyle w:val="Heading3"/>
          </w:pPr>
        </w:pPrChange>
      </w:pPr>
      <w:ins w:id="4152" w:author="jonathan pritchard" w:date="2024-08-16T12:12:00Z" w16du:dateUtc="2024-08-16T11:12:00Z">
        <w:r w:rsidRPr="00B77A92">
          <w:t>As with datasets, dataset support files are managed with the Exchange Set metadata field</w:t>
        </w:r>
      </w:ins>
      <w:ins w:id="4153" w:author="jonathan pritchard" w:date="2024-08-20T07:02:00Z" w16du:dateUtc="2024-08-20T06:02:00Z">
        <w:r w:rsidR="00E03B21" w:rsidRPr="00B77A92">
          <w:t xml:space="preserve"> S100_SupportFileRevisionStatus</w:t>
        </w:r>
      </w:ins>
      <w:ins w:id="4154" w:author="jonathan pritchard" w:date="2024-08-16T12:12:00Z" w16du:dateUtc="2024-08-16T11:12:00Z">
        <w:r w:rsidRPr="00B77A92">
          <w:t xml:space="preserve">. The </w:t>
        </w:r>
      </w:ins>
      <w:ins w:id="4155" w:author="jonathan pritchard" w:date="2024-08-16T12:13:00Z" w16du:dateUtc="2024-08-16T11:13:00Z">
        <w:r w:rsidRPr="00B77A92">
          <w:t>behaviour of each is described below:</w:t>
        </w:r>
      </w:ins>
    </w:p>
    <w:p w14:paraId="76D2C4C4" w14:textId="62931DB5" w:rsidR="00AA3657" w:rsidRPr="00B77A92" w:rsidRDefault="00097BCB" w:rsidP="00732F08">
      <w:pPr>
        <w:pStyle w:val="ListParagraph"/>
        <w:numPr>
          <w:ilvl w:val="0"/>
          <w:numId w:val="127"/>
        </w:numPr>
        <w:spacing w:after="120" w:line="240" w:lineRule="auto"/>
        <w:jc w:val="both"/>
        <w:rPr>
          <w:ins w:id="4156" w:author="jonathan pritchard" w:date="2024-08-16T12:14:00Z" w16du:dateUtc="2024-08-16T11:14:00Z"/>
        </w:rPr>
      </w:pPr>
      <w:moveFromRangeStart w:id="4157" w:author="jonathan pritchard" w:date="2024-08-16T12:17:00Z" w:name="move174703056"/>
      <w:commentRangeStart w:id="4158"/>
      <w:commentRangeStart w:id="4159"/>
      <w:moveFrom w:id="4160" w:author="jonathan pritchard" w:date="2024-08-16T12:17:00Z" w16du:dateUtc="2024-08-16T11:17:00Z">
        <w:r w:rsidRPr="00B77A92" w:rsidDel="00732F08">
          <w:t>When a feature pointing to a text, picture or application file is deleted or updated so that it no longer references the file, the ECDIS software should check to see whether any other feature references the same file, before that file is deleted.</w:t>
        </w:r>
        <w:commentRangeEnd w:id="4158"/>
        <w:r w:rsidR="00B345CE" w:rsidRPr="00237F07" w:rsidDel="00732F08">
          <w:rPr>
            <w:rStyle w:val="CommentReference"/>
            <w:lang w:val="en-GB"/>
            <w:rPrChange w:id="4161" w:author="jonathan pritchard" w:date="2024-08-21T11:05:00Z" w16du:dateUtc="2024-08-21T10:05:00Z">
              <w:rPr>
                <w:rStyle w:val="CommentReference"/>
              </w:rPr>
            </w:rPrChange>
          </w:rPr>
          <w:commentReference w:id="4158"/>
        </w:r>
        <w:commentRangeEnd w:id="4159"/>
        <w:r w:rsidR="00B345CE" w:rsidRPr="00237F07" w:rsidDel="00732F08">
          <w:rPr>
            <w:rStyle w:val="CommentReference"/>
            <w:lang w:val="en-GB"/>
            <w:rPrChange w:id="4162" w:author="jonathan pritchard" w:date="2024-08-21T11:05:00Z" w16du:dateUtc="2024-08-21T10:05:00Z">
              <w:rPr>
                <w:rStyle w:val="CommentReference"/>
              </w:rPr>
            </w:rPrChange>
          </w:rPr>
          <w:commentReference w:id="4159"/>
        </w:r>
      </w:moveFrom>
      <w:moveFromRangeEnd w:id="4157"/>
      <w:ins w:id="4163" w:author="jonathan pritchard" w:date="2024-08-16T12:14:00Z" w16du:dateUtc="2024-08-16T11:14:00Z">
        <w:r w:rsidR="00732F08" w:rsidRPr="00B77A92">
          <w:t>New</w:t>
        </w:r>
      </w:ins>
    </w:p>
    <w:p w14:paraId="21FE7577" w14:textId="133B599F" w:rsidR="00732F08" w:rsidRPr="00B77A92" w:rsidRDefault="00E03B21" w:rsidP="00732F08">
      <w:pPr>
        <w:pStyle w:val="ListParagraph"/>
        <w:numPr>
          <w:ilvl w:val="0"/>
          <w:numId w:val="127"/>
        </w:numPr>
        <w:spacing w:after="120" w:line="240" w:lineRule="auto"/>
        <w:jc w:val="both"/>
        <w:rPr>
          <w:ins w:id="4164" w:author="jonathan pritchard" w:date="2024-08-16T12:14:00Z" w16du:dateUtc="2024-08-16T11:14:00Z"/>
        </w:rPr>
      </w:pPr>
      <w:ins w:id="4165" w:author="jonathan pritchard" w:date="2024-08-20T07:02:00Z" w16du:dateUtc="2024-08-20T06:02:00Z">
        <w:r w:rsidRPr="00B77A92">
          <w:t>Replacement</w:t>
        </w:r>
      </w:ins>
    </w:p>
    <w:p w14:paraId="487F5E12" w14:textId="4B9FD6FA" w:rsidR="00732F08" w:rsidRPr="00B77A92" w:rsidRDefault="00E03B21">
      <w:pPr>
        <w:pStyle w:val="ListParagraph"/>
        <w:numPr>
          <w:ilvl w:val="0"/>
          <w:numId w:val="127"/>
        </w:numPr>
        <w:spacing w:after="120" w:line="240" w:lineRule="auto"/>
        <w:jc w:val="both"/>
        <w:rPr>
          <w:ins w:id="4166" w:author="jonathan pritchard" w:date="2024-08-16T12:17:00Z" w16du:dateUtc="2024-08-16T11:17:00Z"/>
        </w:rPr>
        <w:pPrChange w:id="4167" w:author="jonathan pritchard" w:date="2024-08-20T07:03:00Z" w16du:dateUtc="2024-08-20T06:03:00Z">
          <w:pPr>
            <w:spacing w:after="120" w:line="240" w:lineRule="auto"/>
            <w:jc w:val="both"/>
          </w:pPr>
        </w:pPrChange>
      </w:pPr>
      <w:ins w:id="4168" w:author="jonathan pritchard" w:date="2024-08-20T07:02:00Z" w16du:dateUtc="2024-08-20T06:02:00Z">
        <w:r w:rsidRPr="00B77A92">
          <w:t>Deletion</w:t>
        </w:r>
      </w:ins>
    </w:p>
    <w:p w14:paraId="2D3BD4E0" w14:textId="7C691C60" w:rsidR="00732F08" w:rsidRPr="00B77A92" w:rsidDel="00E03B21" w:rsidRDefault="00732F08">
      <w:pPr>
        <w:spacing w:after="120" w:line="240" w:lineRule="auto"/>
        <w:jc w:val="both"/>
        <w:rPr>
          <w:del w:id="4169" w:author="jonathan pritchard" w:date="2024-08-20T07:04:00Z" w16du:dateUtc="2024-08-20T06:04:00Z"/>
          <w:moveTo w:id="4170" w:author="jonathan pritchard" w:date="2024-08-16T12:17:00Z" w16du:dateUtc="2024-08-16T11:17:00Z"/>
        </w:rPr>
        <w:pPrChange w:id="4171" w:author="jonathan pritchard" w:date="2024-08-16T12:17:00Z" w16du:dateUtc="2024-08-16T11:17:00Z">
          <w:pPr>
            <w:pStyle w:val="ListParagraph"/>
            <w:numPr>
              <w:numId w:val="127"/>
            </w:numPr>
            <w:spacing w:after="120" w:line="240" w:lineRule="auto"/>
            <w:ind w:hanging="360"/>
            <w:jc w:val="both"/>
          </w:pPr>
        </w:pPrChange>
      </w:pPr>
      <w:moveToRangeStart w:id="4172" w:author="jonathan pritchard" w:date="2024-08-16T12:17:00Z" w:name="move174703056"/>
      <w:commentRangeStart w:id="4173"/>
      <w:commentRangeStart w:id="4174"/>
      <w:moveTo w:id="4175" w:author="jonathan pritchard" w:date="2024-08-16T12:17:00Z" w16du:dateUtc="2024-08-16T11:17:00Z">
        <w:r w:rsidRPr="00B77A92">
          <w:t xml:space="preserve">When a feature pointing to a text, picture or application file is deleted or updated so that it no longer references the </w:t>
        </w:r>
      </w:moveTo>
      <w:ins w:id="4176" w:author="jonathan pritchard" w:date="2024-08-20T07:03:00Z" w16du:dateUtc="2024-08-20T06:03:00Z">
        <w:r w:rsidR="00E03B21" w:rsidRPr="00B77A92">
          <w:t xml:space="preserve">dataset support </w:t>
        </w:r>
      </w:ins>
      <w:moveTo w:id="4177" w:author="jonathan pritchard" w:date="2024-08-16T12:17:00Z" w16du:dateUtc="2024-08-16T11:17:00Z">
        <w:r w:rsidRPr="00B77A92">
          <w:t>file, the ECDIS</w:t>
        </w:r>
        <w:del w:id="4178" w:author="jonathan pritchard" w:date="2024-08-20T07:03:00Z" w16du:dateUtc="2024-08-20T06:03:00Z">
          <w:r w:rsidRPr="00B77A92" w:rsidDel="00E03B21">
            <w:delText xml:space="preserve"> software</w:delText>
          </w:r>
        </w:del>
        <w:r w:rsidRPr="00B77A92">
          <w:t xml:space="preserve"> should check to see whether any other feature references the same file, before that file is deleted.</w:t>
        </w:r>
        <w:commentRangeEnd w:id="4173"/>
        <w:r w:rsidRPr="00B77A92">
          <w:rPr>
            <w:rStyle w:val="CommentReference"/>
            <w:lang w:val="en-GB"/>
          </w:rPr>
          <w:commentReference w:id="4173"/>
        </w:r>
        <w:commentRangeEnd w:id="4174"/>
        <w:r w:rsidRPr="00B77A92">
          <w:rPr>
            <w:rStyle w:val="CommentReference"/>
            <w:lang w:val="en-GB"/>
          </w:rPr>
          <w:commentReference w:id="4174"/>
        </w:r>
      </w:moveTo>
    </w:p>
    <w:moveToRangeEnd w:id="4172"/>
    <w:p w14:paraId="3F310EE9" w14:textId="77777777" w:rsidR="00732F08" w:rsidRPr="00B77A92" w:rsidRDefault="00732F08" w:rsidP="00C21452">
      <w:pPr>
        <w:spacing w:after="120" w:line="240" w:lineRule="auto"/>
        <w:jc w:val="both"/>
        <w:rPr>
          <w:ins w:id="4179" w:author="jonathan pritchard" w:date="2024-08-14T08:23:00Z" w16du:dateUtc="2024-08-14T07:23:00Z"/>
        </w:rPr>
      </w:pPr>
    </w:p>
    <w:p w14:paraId="757D6C4D" w14:textId="69EB33B8" w:rsidR="00F26CEE" w:rsidRPr="00237F07" w:rsidDel="00E03B21" w:rsidRDefault="00F26CEE">
      <w:pPr>
        <w:pStyle w:val="ListParagraph"/>
        <w:numPr>
          <w:ilvl w:val="0"/>
          <w:numId w:val="123"/>
        </w:numPr>
        <w:spacing w:after="120" w:line="240" w:lineRule="auto"/>
        <w:jc w:val="both"/>
        <w:rPr>
          <w:del w:id="4180" w:author="jonathan pritchard" w:date="2024-08-20T07:03:00Z" w16du:dateUtc="2024-08-20T06:03:00Z"/>
          <w:b/>
          <w:bCs/>
          <w:i/>
          <w:iCs/>
          <w:rPrChange w:id="4181" w:author="jonathan pritchard" w:date="2024-08-21T11:05:00Z" w16du:dateUtc="2024-08-21T10:05:00Z">
            <w:rPr>
              <w:del w:id="4182" w:author="jonathan pritchard" w:date="2024-08-20T07:03:00Z" w16du:dateUtc="2024-08-20T06:03:00Z"/>
            </w:rPr>
          </w:rPrChange>
        </w:rPr>
        <w:pPrChange w:id="4183" w:author="jonathan pritchard" w:date="2024-08-14T08:23:00Z" w16du:dateUtc="2024-08-14T07:23:00Z">
          <w:pPr>
            <w:spacing w:after="120" w:line="240" w:lineRule="auto"/>
            <w:jc w:val="both"/>
          </w:pPr>
        </w:pPrChange>
      </w:pPr>
      <w:bookmarkStart w:id="4184" w:name="_Toc175130381"/>
      <w:bookmarkEnd w:id="4184"/>
    </w:p>
    <w:p w14:paraId="2BF0F69F" w14:textId="6E8D1DF2" w:rsidR="00097BCB" w:rsidRPr="00B77A92" w:rsidRDefault="005C140F" w:rsidP="0043278E">
      <w:pPr>
        <w:pStyle w:val="Heading2"/>
      </w:pPr>
      <w:bookmarkStart w:id="4185" w:name="_Toc175134705"/>
      <w:commentRangeStart w:id="4186"/>
      <w:commentRangeStart w:id="4187"/>
      <w:commentRangeStart w:id="4188"/>
      <w:r w:rsidRPr="00B77A92">
        <w:t>New editions, re-issues,</w:t>
      </w:r>
      <w:ins w:id="4189" w:author="jonathan pritchard" w:date="2024-07-17T14:07:00Z" w16du:dateUtc="2024-07-17T13:07:00Z">
        <w:r w:rsidR="00B345CE" w:rsidRPr="00B77A92">
          <w:t xml:space="preserve"> cancellations</w:t>
        </w:r>
      </w:ins>
      <w:r w:rsidRPr="00B77A92">
        <w:t xml:space="preserve"> and updates</w:t>
      </w:r>
      <w:r w:rsidR="00DF374C" w:rsidRPr="00B77A92">
        <w:t xml:space="preserve"> of datasets</w:t>
      </w:r>
      <w:commentRangeEnd w:id="4186"/>
      <w:r w:rsidR="00E27B73" w:rsidRPr="00237F07">
        <w:rPr>
          <w:rStyle w:val="CommentReference"/>
          <w:rFonts w:eastAsia="MS Mincho"/>
          <w:b w:val="0"/>
          <w:bCs w:val="0"/>
          <w:lang w:val="en-GB"/>
          <w:rPrChange w:id="4190" w:author="jonathan pritchard" w:date="2024-08-21T11:05:00Z" w16du:dateUtc="2024-08-21T10:05:00Z">
            <w:rPr>
              <w:rStyle w:val="CommentReference"/>
              <w:rFonts w:eastAsia="MS Mincho"/>
              <w:b w:val="0"/>
              <w:bCs w:val="0"/>
            </w:rPr>
          </w:rPrChange>
        </w:rPr>
        <w:commentReference w:id="4186"/>
      </w:r>
      <w:commentRangeEnd w:id="4187"/>
      <w:r w:rsidR="001E0626" w:rsidRPr="00237F07">
        <w:rPr>
          <w:rStyle w:val="CommentReference"/>
          <w:rFonts w:eastAsia="MS Mincho"/>
          <w:b w:val="0"/>
          <w:bCs w:val="0"/>
          <w:lang w:val="en-GB"/>
          <w:rPrChange w:id="4191" w:author="jonathan pritchard" w:date="2024-08-21T11:05:00Z" w16du:dateUtc="2024-08-21T10:05:00Z">
            <w:rPr>
              <w:rStyle w:val="CommentReference"/>
              <w:rFonts w:eastAsia="MS Mincho"/>
              <w:b w:val="0"/>
              <w:bCs w:val="0"/>
            </w:rPr>
          </w:rPrChange>
        </w:rPr>
        <w:commentReference w:id="4187"/>
      </w:r>
      <w:commentRangeEnd w:id="4188"/>
      <w:r w:rsidR="00B345CE" w:rsidRPr="00237F07">
        <w:rPr>
          <w:rStyle w:val="CommentReference"/>
          <w:rFonts w:eastAsia="MS Mincho"/>
          <w:b w:val="0"/>
          <w:bCs w:val="0"/>
          <w:lang w:val="en-GB"/>
          <w:rPrChange w:id="4192" w:author="jonathan pritchard" w:date="2024-08-21T11:05:00Z" w16du:dateUtc="2024-08-21T10:05:00Z">
            <w:rPr>
              <w:rStyle w:val="CommentReference"/>
              <w:rFonts w:eastAsia="MS Mincho"/>
              <w:b w:val="0"/>
              <w:bCs w:val="0"/>
            </w:rPr>
          </w:rPrChange>
        </w:rPr>
        <w:commentReference w:id="4188"/>
      </w:r>
      <w:bookmarkEnd w:id="4185"/>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462B981A" w:rsidR="00981782" w:rsidRPr="00B77A92" w:rsidRDefault="00142C35" w:rsidP="00DC1E55">
      <w:pPr>
        <w:spacing w:after="60" w:line="240" w:lineRule="auto"/>
        <w:jc w:val="both"/>
      </w:pPr>
      <w:r w:rsidRPr="00B77A92">
        <w:t xml:space="preserve">The </w:t>
      </w:r>
      <w:ins w:id="4193" w:author="jonathan pritchard" w:date="2024-05-29T02:55:00Z" w16du:dateUtc="2024-05-29T01:55:00Z">
        <w:r w:rsidR="0043278E" w:rsidRPr="00B77A92">
          <w:t>behaviour</w:t>
        </w:r>
      </w:ins>
      <w:del w:id="4194" w:author="jonathan pritchard" w:date="2024-05-29T02:55:00Z" w16du:dateUtc="2024-05-29T01:55:00Z">
        <w:r w:rsidRPr="00B77A92" w:rsidDel="0043278E">
          <w:delText>default treatment</w:delText>
        </w:r>
      </w:del>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lastRenderedPageBreak/>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5941F45F"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4195" w:author="jonathan pritchard" w:date="2024-08-20T06:57:00Z" w16du:dateUtc="2024-08-20T05:57:00Z">
        <w:r w:rsidR="00C3351A" w:rsidRPr="00B77A92">
          <w:t>C-24.3</w:t>
        </w:r>
      </w:ins>
      <w:del w:id="4196" w:author="jonathan pritchard" w:date="2024-08-20T06:57:00Z" w16du:dateUtc="2024-08-20T05:57:00Z">
        <w:r w:rsidR="00832978" w:rsidRPr="00B77A92" w:rsidDel="00C3351A">
          <w:delText>C-21.3</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del w:id="4197" w:author="jonathan pritchard" w:date="2024-05-29T03:37:00Z" w16du:dateUtc="2024-05-29T02:37:00Z">
        <w:r w:rsidR="00F90EF4" w:rsidRPr="00B77A92" w:rsidDel="00B15F52">
          <w:delText xml:space="preserve">shall </w:delText>
        </w:r>
      </w:del>
      <w:ins w:id="4198" w:author="jonathan pritchard" w:date="2024-05-29T03:37:00Z" w16du:dateUtc="2024-05-29T02:37:00Z">
        <w:r w:rsidR="00B15F52" w:rsidRPr="00B77A92">
          <w:t xml:space="preserve">must </w:t>
        </w:r>
      </w:ins>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del w:id="4199" w:author="jonathan pritchard" w:date="2024-08-20T06:57:00Z" w16du:dateUtc="2024-08-20T05:57:00Z">
        <w:r w:rsidR="002B544A" w:rsidRPr="00B77A92" w:rsidDel="00E03B21">
          <w:delText xml:space="preserve">covered </w:delText>
        </w:r>
      </w:del>
      <w:ins w:id="4200" w:author="jonathan pritchard" w:date="2024-08-20T06:57:00Z" w16du:dateUtc="2024-08-20T05:57:00Z">
        <w:r w:rsidR="00E03B21" w:rsidRPr="00B77A92">
          <w:t xml:space="preserve">referenced </w:t>
        </w:r>
      </w:ins>
      <w:r w:rsidR="002B544A" w:rsidRPr="00B77A92">
        <w:t>by the ECDIS Update Status Report, Appendix C-3</w:t>
      </w:r>
      <w:r w:rsidR="00F90EF4" w:rsidRPr="00B77A92">
        <w:t>.</w:t>
      </w:r>
      <w:r w:rsidR="002B544A" w:rsidRPr="00B77A92">
        <w:t xml:space="preserve"> </w:t>
      </w:r>
    </w:p>
    <w:p w14:paraId="5BA5F198" w14:textId="089AB5CB"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237F07">
        <w:rPr>
          <w:highlight w:val="yellow"/>
          <w:rPrChange w:id="4201" w:author="jonathan pritchard" w:date="2024-08-21T11:05:00Z" w16du:dateUtc="2024-08-21T10:05:00Z">
            <w:rPr/>
          </w:rPrChange>
        </w:rPr>
        <w:t xml:space="preserve">Retention of the old issue should be as specified in the </w:t>
      </w:r>
      <w:r w:rsidR="00DC1E55" w:rsidRPr="00237F07">
        <w:rPr>
          <w:highlight w:val="yellow"/>
          <w:rPrChange w:id="4202" w:author="jonathan pritchard" w:date="2024-08-21T11:05:00Z" w16du:dateUtc="2024-08-21T10:05:00Z">
            <w:rPr/>
          </w:rPrChange>
        </w:rPr>
        <w:t>P</w:t>
      </w:r>
      <w:r w:rsidR="00326324" w:rsidRPr="00237F07">
        <w:rPr>
          <w:highlight w:val="yellow"/>
          <w:rPrChange w:id="4203" w:author="jonathan pritchard" w:date="2024-08-21T11:05:00Z" w16du:dateUtc="2024-08-21T10:05:00Z">
            <w:rPr/>
          </w:rPrChange>
        </w:rPr>
        <w:t xml:space="preserve">roduct </w:t>
      </w:r>
      <w:r w:rsidR="00DC1E55" w:rsidRPr="00237F07">
        <w:rPr>
          <w:highlight w:val="yellow"/>
          <w:rPrChange w:id="4204" w:author="jonathan pritchard" w:date="2024-08-21T11:05:00Z" w16du:dateUtc="2024-08-21T10:05:00Z">
            <w:rPr/>
          </w:rPrChange>
        </w:rPr>
        <w:t>S</w:t>
      </w:r>
      <w:r w:rsidR="00326324" w:rsidRPr="00237F07">
        <w:rPr>
          <w:highlight w:val="yellow"/>
          <w:rPrChange w:id="4205" w:author="jonathan pritchard" w:date="2024-08-21T11:05:00Z" w16du:dateUtc="2024-08-21T10:05:00Z">
            <w:rPr/>
          </w:rPrChange>
        </w:rPr>
        <w:t xml:space="preserve">pecification. The information in clause </w:t>
      </w:r>
      <w:r w:rsidR="00326324" w:rsidRPr="00237F07">
        <w:rPr>
          <w:highlight w:val="yellow"/>
          <w:rPrChange w:id="4206" w:author="jonathan pritchard" w:date="2024-08-21T11:05:00Z" w16du:dateUtc="2024-08-21T10:05:00Z">
            <w:rPr/>
          </w:rPrChange>
        </w:rPr>
        <w:fldChar w:fldCharType="begin"/>
      </w:r>
      <w:r w:rsidR="00326324" w:rsidRPr="00237F07">
        <w:rPr>
          <w:highlight w:val="yellow"/>
          <w:rPrChange w:id="4207" w:author="jonathan pritchard" w:date="2024-08-21T11:05:00Z" w16du:dateUtc="2024-08-21T10:05:00Z">
            <w:rPr/>
          </w:rPrChange>
        </w:rPr>
        <w:instrText xml:space="preserve"> REF _Ref49451559 \r \h </w:instrText>
      </w:r>
      <w:r w:rsidR="00DC1E55" w:rsidRPr="00237F07">
        <w:rPr>
          <w:highlight w:val="yellow"/>
          <w:rPrChange w:id="4208" w:author="jonathan pritchard" w:date="2024-08-21T11:05:00Z" w16du:dateUtc="2024-08-21T10:05:00Z">
            <w:rPr/>
          </w:rPrChange>
        </w:rPr>
        <w:instrText xml:space="preserve"> \* MERGEFORMAT </w:instrText>
      </w:r>
      <w:r w:rsidR="00326324" w:rsidRPr="00B77A92">
        <w:rPr>
          <w:highlight w:val="yellow"/>
        </w:rPr>
      </w:r>
      <w:r w:rsidR="00326324" w:rsidRPr="00237F07">
        <w:rPr>
          <w:highlight w:val="yellow"/>
          <w:rPrChange w:id="4209" w:author="jonathan pritchard" w:date="2024-08-21T11:05:00Z" w16du:dateUtc="2024-08-21T10:05:00Z">
            <w:rPr/>
          </w:rPrChange>
        </w:rPr>
        <w:fldChar w:fldCharType="separate"/>
      </w:r>
      <w:ins w:id="4210" w:author="jonathan pritchard" w:date="2024-08-16T12:13:00Z" w16du:dateUtc="2024-08-16T11:13:00Z">
        <w:r w:rsidR="004C0487" w:rsidRPr="00237F07">
          <w:rPr>
            <w:highlight w:val="yellow"/>
            <w:rPrChange w:id="4211" w:author="jonathan pritchard" w:date="2024-08-21T11:05:00Z" w16du:dateUtc="2024-08-21T10:05:00Z">
              <w:rPr/>
            </w:rPrChange>
          </w:rPr>
          <w:t>C-16.6</w:t>
        </w:r>
      </w:ins>
      <w:del w:id="4212" w:author="jonathan pritchard" w:date="2024-08-16T12:13:00Z" w16du:dateUtc="2024-08-16T11:13:00Z">
        <w:r w:rsidR="00832978" w:rsidRPr="00237F07" w:rsidDel="004C0487">
          <w:rPr>
            <w:highlight w:val="yellow"/>
            <w:rPrChange w:id="4213" w:author="jonathan pritchard" w:date="2024-08-21T11:05:00Z" w16du:dateUtc="2024-08-21T10:05:00Z">
              <w:rPr/>
            </w:rPrChange>
          </w:rPr>
          <w:delText>C-13.6</w:delText>
        </w:r>
      </w:del>
      <w:r w:rsidR="00326324" w:rsidRPr="00237F07">
        <w:rPr>
          <w:highlight w:val="yellow"/>
          <w:rPrChange w:id="4214" w:author="jonathan pritchard" w:date="2024-08-21T11:05:00Z" w16du:dateUtc="2024-08-21T10:05:00Z">
            <w:rPr/>
          </w:rPrChange>
        </w:rPr>
        <w:fldChar w:fldCharType="end"/>
      </w:r>
      <w:r w:rsidR="00326324" w:rsidRPr="00237F07">
        <w:rPr>
          <w:highlight w:val="yellow"/>
          <w:rPrChange w:id="4215" w:author="jonathan pritchard" w:date="2024-08-21T11:05:00Z" w16du:dateUtc="2024-08-21T10:05:00Z">
            <w:rPr/>
          </w:rPrChange>
        </w:rPr>
        <w:t xml:space="preserve"> about the use of </w:t>
      </w:r>
      <w:r w:rsidR="00DC1E55" w:rsidRPr="00237F07">
        <w:rPr>
          <w:highlight w:val="yellow"/>
          <w:rPrChange w:id="4216" w:author="jonathan pritchard" w:date="2024-08-21T11:05:00Z" w16du:dateUtc="2024-08-21T10:05:00Z">
            <w:rPr/>
          </w:rPrChange>
        </w:rPr>
        <w:t>N</w:t>
      </w:r>
      <w:r w:rsidR="00326324" w:rsidRPr="00237F07">
        <w:rPr>
          <w:highlight w:val="yellow"/>
          <w:rPrChange w:id="4217" w:author="jonathan pritchard" w:date="2024-08-21T11:05:00Z" w16du:dateUtc="2024-08-21T10:05:00Z">
            <w:rPr/>
          </w:rPrChange>
        </w:rPr>
        <w:t xml:space="preserve">ew </w:t>
      </w:r>
      <w:r w:rsidR="00DC1E55" w:rsidRPr="00237F07">
        <w:rPr>
          <w:highlight w:val="yellow"/>
          <w:rPrChange w:id="4218" w:author="jonathan pritchard" w:date="2024-08-21T11:05:00Z" w16du:dateUtc="2024-08-21T10:05:00Z">
            <w:rPr/>
          </w:rPrChange>
        </w:rPr>
        <w:t>E</w:t>
      </w:r>
      <w:r w:rsidR="00326324" w:rsidRPr="00237F07">
        <w:rPr>
          <w:highlight w:val="yellow"/>
          <w:rPrChange w:id="4219" w:author="jonathan pritchard" w:date="2024-08-21T11:05:00Z" w16du:dateUtc="2024-08-21T10:05:00Z">
            <w:rPr/>
          </w:rPrChange>
        </w:rPr>
        <w:t>ditions and re-issues for certain coverage data products should be kept in mind.</w:t>
      </w:r>
      <w:r w:rsidR="00F97154" w:rsidRPr="00237F07">
        <w:rPr>
          <w:highlight w:val="yellow"/>
          <w:rPrChange w:id="4220" w:author="jonathan pritchard" w:date="2024-08-21T11:05:00Z" w16du:dateUtc="2024-08-21T10:05:00Z">
            <w:rPr/>
          </w:rPrChange>
        </w:rPr>
        <w:t xml:space="preserve"> After a re-issue, subsequent updates may be incorporated from this reissue or from the original data kept continuously </w:t>
      </w:r>
      <w:commentRangeStart w:id="4221"/>
      <w:r w:rsidR="00F97154" w:rsidRPr="00237F07">
        <w:rPr>
          <w:highlight w:val="yellow"/>
          <w:rPrChange w:id="4222" w:author="jonathan pritchard" w:date="2024-08-21T11:05:00Z" w16du:dateUtc="2024-08-21T10:05:00Z">
            <w:rPr/>
          </w:rPrChange>
        </w:rPr>
        <w:t>updated</w:t>
      </w:r>
      <w:commentRangeEnd w:id="4221"/>
      <w:r w:rsidR="00C3351A" w:rsidRPr="00237F07">
        <w:rPr>
          <w:rStyle w:val="CommentReference"/>
          <w:lang w:val="en-GB"/>
          <w:rPrChange w:id="4223" w:author="jonathan pritchard" w:date="2024-08-21T11:05:00Z" w16du:dateUtc="2024-08-21T10:05:00Z">
            <w:rPr>
              <w:rStyle w:val="CommentReference"/>
            </w:rPr>
          </w:rPrChange>
        </w:rPr>
        <w:commentReference w:id="4221"/>
      </w:r>
      <w:r w:rsidR="00F97154" w:rsidRPr="00B77A92">
        <w:t>.</w:t>
      </w:r>
    </w:p>
    <w:p w14:paraId="6DB7F566" w14:textId="7000BBE9" w:rsidR="00981782" w:rsidRPr="00B77A92" w:rsidRDefault="00981782" w:rsidP="00AE2737">
      <w:pPr>
        <w:pStyle w:val="ListParagraph"/>
        <w:numPr>
          <w:ilvl w:val="0"/>
          <w:numId w:val="61"/>
        </w:numPr>
        <w:spacing w:after="60" w:line="240" w:lineRule="auto"/>
        <w:jc w:val="both"/>
        <w:rPr>
          <w:ins w:id="4224" w:author="jonathan pritchard" w:date="2024-08-16T12:14:00Z" w16du:dateUtc="2024-08-16T11:14:00Z"/>
        </w:rPr>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ins w:id="4225" w:author="jonathan pritchard" w:date="2024-08-20T07:00:00Z" w16du:dateUtc="2024-08-20T06:00:00Z">
        <w:r w:rsidR="00E03B21" w:rsidRPr="00B77A92">
          <w:t xml:space="preserve"> as per S-100 </w:t>
        </w:r>
      </w:ins>
      <w:ins w:id="4226" w:author="jonathan pritchard" w:date="2024-08-20T07:01:00Z" w16du:dateUtc="2024-08-20T06:01:00Z">
        <w:r w:rsidR="00E03B21" w:rsidRPr="00B77A92">
          <w:t>17-4.4.1</w:t>
        </w:r>
      </w:ins>
      <w:r w:rsidR="00142C35" w:rsidRPr="00B77A92">
        <w:t>.</w:t>
      </w:r>
      <w:r w:rsidR="00B6136D" w:rsidRPr="00B77A92">
        <w:t xml:space="preserve"> The system </w:t>
      </w:r>
      <w:del w:id="4227" w:author="jonathan pritchard" w:date="2024-05-29T03:37:00Z" w16du:dateUtc="2024-05-29T02:37:00Z">
        <w:r w:rsidR="00B6136D" w:rsidRPr="00B77A92" w:rsidDel="00B15F52">
          <w:delText xml:space="preserve">shall </w:delText>
        </w:r>
      </w:del>
      <w:ins w:id="4228" w:author="jonathan pritchard" w:date="2024-05-29T03:37:00Z" w16du:dateUtc="2024-05-29T02:37:00Z">
        <w:r w:rsidR="00B15F52" w:rsidRPr="00B77A92">
          <w:t xml:space="preserve">must </w:t>
        </w:r>
      </w:ins>
      <w:r w:rsidR="00B6136D" w:rsidRPr="00B77A92">
        <w:t xml:space="preserve">report any </w:t>
      </w:r>
      <w:r w:rsidR="00001E36" w:rsidRPr="00B77A92">
        <w:t>dataset</w:t>
      </w:r>
      <w:r w:rsidR="00B6136D" w:rsidRPr="00B77A92">
        <w:t xml:space="preserve">(s) that have been identified as cancelled at load time. A message </w:t>
      </w:r>
      <w:del w:id="4229" w:author="jonathan pritchard" w:date="2024-05-29T03:37:00Z" w16du:dateUtc="2024-05-29T02:37:00Z">
        <w:r w:rsidR="00B6136D" w:rsidRPr="00B77A92" w:rsidDel="00B15F52">
          <w:delText xml:space="preserve">shall </w:delText>
        </w:r>
      </w:del>
      <w:ins w:id="4230" w:author="jonathan pritchard" w:date="2024-05-29T03:37:00Z" w16du:dateUtc="2024-05-29T02:37:00Z">
        <w:r w:rsidR="00B15F52" w:rsidRPr="00B77A92">
          <w:t xml:space="preserve">must </w:t>
        </w:r>
      </w:ins>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pPr>
        <w:spacing w:after="60" w:line="240" w:lineRule="auto"/>
        <w:jc w:val="both"/>
        <w:pPrChange w:id="4231" w:author="jonathan pritchard" w:date="2024-08-16T12:14:00Z" w16du:dateUtc="2024-08-16T11:14:00Z">
          <w:pPr>
            <w:pStyle w:val="ListParagraph"/>
            <w:numPr>
              <w:numId w:val="61"/>
            </w:numPr>
            <w:spacing w:after="60" w:line="240" w:lineRule="auto"/>
            <w:ind w:hanging="360"/>
            <w:jc w:val="both"/>
          </w:pPr>
        </w:pPrChange>
      </w:pPr>
    </w:p>
    <w:p w14:paraId="50092C07" w14:textId="6433C3D1" w:rsidR="00142C35" w:rsidRPr="00B77A92" w:rsidDel="001E0626" w:rsidRDefault="00142C35" w:rsidP="00AE2737">
      <w:pPr>
        <w:pStyle w:val="ListParagraph"/>
        <w:numPr>
          <w:ilvl w:val="0"/>
          <w:numId w:val="61"/>
        </w:numPr>
        <w:spacing w:after="120" w:line="240" w:lineRule="auto"/>
        <w:jc w:val="both"/>
        <w:rPr>
          <w:del w:id="4232" w:author="jonathan pritchard" w:date="2024-02-06T11:53:00Z"/>
          <w:highlight w:val="yellow"/>
        </w:rPr>
      </w:pPr>
      <w:commentRangeStart w:id="4233"/>
      <w:del w:id="4234" w:author="jonathan pritchard" w:date="2024-02-06T11:53:00Z">
        <w:r w:rsidRPr="00B77A92" w:rsidDel="001E0626">
          <w:rPr>
            <w:highlight w:val="yellow"/>
          </w:rPr>
          <w:delText>Termination</w:delText>
        </w:r>
        <w:commentRangeEnd w:id="4233"/>
        <w:r w:rsidR="00EC6DA6" w:rsidRPr="00237F07" w:rsidDel="001E0626">
          <w:rPr>
            <w:rStyle w:val="CommentReference"/>
            <w:lang w:val="en-GB"/>
            <w:rPrChange w:id="4235" w:author="jonathan pritchard" w:date="2024-08-21T11:05:00Z" w16du:dateUtc="2024-08-21T10:05:00Z">
              <w:rPr>
                <w:rStyle w:val="CommentReference"/>
              </w:rPr>
            </w:rPrChange>
          </w:rPr>
          <w:commentReference w:id="4233"/>
        </w:r>
        <w:r w:rsidRPr="00B77A92" w:rsidDel="001E0626">
          <w:rPr>
            <w:highlight w:val="yellow"/>
          </w:rPr>
          <w:delText xml:space="preserve"> - </w:delText>
        </w:r>
        <w:r w:rsidR="00011277" w:rsidRPr="00B77A92" w:rsidDel="001E0626">
          <w:rPr>
            <w:highlight w:val="yellow"/>
          </w:rPr>
          <w:delText>delete the terminated dataset and its updates.</w:delText>
        </w:r>
      </w:del>
    </w:p>
    <w:p w14:paraId="1F20A77F" w14:textId="58489BBD" w:rsidR="00981782" w:rsidRPr="00B77A92" w:rsidRDefault="00981782" w:rsidP="00DC1E55">
      <w:pPr>
        <w:spacing w:after="120" w:line="240" w:lineRule="auto"/>
        <w:jc w:val="both"/>
        <w:rPr>
          <w:ins w:id="4236" w:author="Raphael Malyankar" w:date="2023-08-31T22:22:00Z"/>
        </w:rPr>
      </w:pPr>
      <w:r w:rsidRPr="00B77A92">
        <w:rPr>
          <w:highlight w:val="yellow"/>
        </w:rPr>
        <w:t xml:space="preserve">Keep in mind the guidance about updating support files </w:t>
      </w:r>
      <w:r w:rsidR="00011277" w:rsidRPr="00B77A92">
        <w:rPr>
          <w:highlight w:val="yellow"/>
        </w:rPr>
        <w:t>(</w:t>
      </w:r>
      <w:r w:rsidR="00011277" w:rsidRPr="00237F07">
        <w:rPr>
          <w:highlight w:val="yellow"/>
          <w:rPrChange w:id="4237" w:author="jonathan pritchard" w:date="2024-08-21T11:05:00Z" w16du:dateUtc="2024-08-21T10:05:00Z">
            <w:rPr/>
          </w:rPrChange>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77A92">
        <w:rPr>
          <w:highlight w:val="yellow"/>
        </w:rPr>
      </w:r>
      <w:r w:rsidR="00011277" w:rsidRPr="00237F07">
        <w:rPr>
          <w:highlight w:val="yellow"/>
          <w:rPrChange w:id="4238" w:author="jonathan pritchard" w:date="2024-08-21T11:05:00Z" w16du:dateUtc="2024-08-21T10:05:00Z">
            <w:rPr/>
          </w:rPrChange>
        </w:rPr>
        <w:fldChar w:fldCharType="separate"/>
      </w:r>
      <w:ins w:id="4239" w:author="jonathan pritchard" w:date="2024-08-16T11:57:00Z" w16du:dateUtc="2024-08-16T10:57:00Z">
        <w:r w:rsidR="00AA3657" w:rsidRPr="00B77A92">
          <w:rPr>
            <w:highlight w:val="yellow"/>
          </w:rPr>
          <w:t>C-24.3.5</w:t>
        </w:r>
      </w:ins>
      <w:del w:id="4240" w:author="jonathan pritchard" w:date="2024-08-16T11:57:00Z" w16du:dateUtc="2024-08-16T10:57:00Z">
        <w:r w:rsidR="00832978" w:rsidRPr="00B77A92" w:rsidDel="00AA3657">
          <w:rPr>
            <w:highlight w:val="yellow"/>
          </w:rPr>
          <w:delText>C-21.3.5</w:delText>
        </w:r>
      </w:del>
      <w:r w:rsidR="00011277" w:rsidRPr="00237F07">
        <w:rPr>
          <w:highlight w:val="yellow"/>
          <w:rPrChange w:id="4241" w:author="jonathan pritchard" w:date="2024-08-21T11:05:00Z" w16du:dateUtc="2024-08-21T10:05:00Z">
            <w:rPr/>
          </w:rPrChange>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4242" w:name="_Ref167112888"/>
      <w:bookmarkStart w:id="4243" w:name="_Toc175134706"/>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4242"/>
      <w:bookmarkEnd w:id="4243"/>
    </w:p>
    <w:p w14:paraId="13D8317E" w14:textId="167A7936" w:rsidR="00E52CD2" w:rsidRPr="00B77A92" w:rsidRDefault="00E52CD2" w:rsidP="00E52CD2">
      <w:commentRangeStart w:id="4244"/>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4244"/>
      <w:r w:rsidR="000148AF" w:rsidRPr="00700B73">
        <w:rPr>
          <w:rStyle w:val="CommentReference"/>
          <w:lang w:val="en-GB"/>
        </w:rPr>
        <w:commentReference w:id="4244"/>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4245"/>
    </w:p>
    <w:p w14:paraId="06CF075E" w14:textId="1E98DF15" w:rsidR="00DF7708" w:rsidRPr="00B77A92" w:rsidRDefault="00DF7708" w:rsidP="0043278E">
      <w:pPr>
        <w:pStyle w:val="ListParagraph"/>
        <w:numPr>
          <w:ilvl w:val="0"/>
          <w:numId w:val="106"/>
        </w:numPr>
      </w:pPr>
      <w:r w:rsidRPr="00B77A92">
        <w:t>JPEG 2000</w:t>
      </w:r>
      <w:commentRangeEnd w:id="4245"/>
      <w:r w:rsidR="00795882" w:rsidRPr="00700B73">
        <w:rPr>
          <w:rStyle w:val="CommentReference"/>
          <w:lang w:val="en-GB"/>
        </w:rPr>
        <w:commentReference w:id="4245"/>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4246" w:name="_Toc527357301"/>
      <w:bookmarkStart w:id="4247"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4248" w:name="_Toc97791355"/>
      <w:bookmarkStart w:id="4249" w:name="_Toc175134707"/>
      <w:r w:rsidRPr="00B77A92">
        <w:lastRenderedPageBreak/>
        <w:t xml:space="preserve">Appendix </w:t>
      </w:r>
      <w:bookmarkStart w:id="4250" w:name="_Toc474485118"/>
      <w:bookmarkEnd w:id="4248"/>
      <w:r w:rsidR="0008713F" w:rsidRPr="00B77A92">
        <w:t>C-1</w:t>
      </w:r>
      <w:bookmarkStart w:id="4251" w:name="_Toc100303040"/>
      <w:bookmarkStart w:id="4252" w:name="_Toc95983110"/>
      <w:bookmarkStart w:id="4253" w:name="_Toc97791356"/>
      <w:r w:rsidR="000461EE" w:rsidRPr="00B77A92">
        <w:t xml:space="preserve"> </w:t>
      </w:r>
      <w:r w:rsidR="00846094" w:rsidRPr="00B77A92">
        <w:t>–</w:t>
      </w:r>
      <w:r w:rsidR="000461EE" w:rsidRPr="00B77A92">
        <w:t xml:space="preserve"> </w:t>
      </w:r>
      <w:bookmarkStart w:id="4254" w:name="_Toc100303041"/>
      <w:bookmarkStart w:id="4255" w:name="_Toc175134708"/>
      <w:bookmarkEnd w:id="4249"/>
      <w:bookmarkEnd w:id="4251"/>
      <w:r w:rsidR="00D538AB" w:rsidRPr="00B77A92">
        <w:rPr>
          <w:szCs w:val="24"/>
        </w:rPr>
        <w:t xml:space="preserve">Appendix C-1 </w:t>
      </w:r>
      <w:bookmarkEnd w:id="4250"/>
      <w:bookmarkEnd w:id="4252"/>
      <w:bookmarkEnd w:id="4253"/>
      <w:bookmarkEnd w:id="4254"/>
      <w:r w:rsidR="00846094" w:rsidRPr="00B77A92">
        <w:t>Manual Editing and</w:t>
      </w:r>
      <w:r w:rsidR="006B1479" w:rsidRPr="00B77A92">
        <w:t>/or</w:t>
      </w:r>
      <w:r w:rsidR="00846094" w:rsidRPr="00B77A92">
        <w:t xml:space="preserve"> Update</w:t>
      </w:r>
      <w:r w:rsidR="006B1479" w:rsidRPr="00B77A92">
        <w:t xml:space="preserve"> (?)</w:t>
      </w:r>
      <w:bookmarkEnd w:id="4255"/>
    </w:p>
    <w:bookmarkEnd w:id="4246"/>
    <w:bookmarkEnd w:id="4247"/>
    <w:p w14:paraId="0387F1F5" w14:textId="21690936" w:rsidR="00486E87" w:rsidRPr="00B77A92" w:rsidRDefault="00486E87" w:rsidP="004E61EE">
      <w:pPr>
        <w:spacing w:line="240" w:lineRule="auto"/>
      </w:pPr>
    </w:p>
    <w:p w14:paraId="7F18C959" w14:textId="5C31C1DF" w:rsidR="00747A03" w:rsidRPr="00B77A92" w:rsidRDefault="00846094" w:rsidP="00846094">
      <w:pPr>
        <w:pStyle w:val="Heading1"/>
        <w:numPr>
          <w:ilvl w:val="0"/>
          <w:numId w:val="104"/>
        </w:numPr>
      </w:pPr>
      <w:bookmarkStart w:id="4256" w:name="_Toc175134709"/>
      <w:r w:rsidRPr="00B77A92">
        <w:t>Introduction</w:t>
      </w:r>
      <w:bookmarkEnd w:id="4256"/>
    </w:p>
    <w:p w14:paraId="2CA76D4C" w14:textId="361E50AC" w:rsidR="00B912FF" w:rsidRPr="00B77A92" w:rsidRDefault="00B912FF" w:rsidP="0043278E">
      <w:pPr>
        <w:pStyle w:val="ListParagraph"/>
        <w:numPr>
          <w:ilvl w:val="0"/>
          <w:numId w:val="114"/>
        </w:numPr>
      </w:pPr>
      <w:commentRangeStart w:id="4257"/>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43278E">
      <w:pPr>
        <w:pStyle w:val="ListParagraph"/>
        <w:numPr>
          <w:ilvl w:val="0"/>
          <w:numId w:val="114"/>
        </w:numPr>
      </w:pPr>
      <w:r w:rsidRPr="00B77A92">
        <w:t>Indications and alerts should be triggered as for all official ENC data.</w:t>
      </w:r>
      <w:commentRangeEnd w:id="4257"/>
      <w:r w:rsidRPr="00237F07">
        <w:rPr>
          <w:rStyle w:val="CommentReference"/>
          <w:lang w:val="en-GB"/>
          <w:rPrChange w:id="4258" w:author="jonathan pritchard" w:date="2024-08-21T11:05:00Z" w16du:dateUtc="2024-08-21T10:05:00Z">
            <w:rPr>
              <w:rStyle w:val="CommentReference"/>
            </w:rPr>
          </w:rPrChange>
        </w:rPr>
        <w:commentReference w:id="4257"/>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554DB6FD" w14:textId="3E8C97AB" w:rsidR="00846094" w:rsidRPr="00B77A92" w:rsidDel="00D8238C" w:rsidRDefault="00D8238C" w:rsidP="000600E5">
      <w:pPr>
        <w:spacing w:after="120" w:line="240" w:lineRule="auto"/>
        <w:jc w:val="both"/>
        <w:rPr>
          <w:del w:id="4259" w:author="jonathan pritchard" w:date="2024-02-06T10:05:00Z"/>
        </w:rPr>
      </w:pPr>
      <w:r w:rsidRPr="00B77A92">
        <w:t>A description of the supplied symbols is provided in this Appendix.</w:t>
      </w:r>
    </w:p>
    <w:p w14:paraId="0412DBC4" w14:textId="77777777" w:rsidR="00D8238C" w:rsidRPr="00B77A92" w:rsidRDefault="00D8238C" w:rsidP="00846094"/>
    <w:p w14:paraId="16ADC43D" w14:textId="45544950" w:rsidR="00D8238C" w:rsidRPr="00B77A92" w:rsidRDefault="00D8238C" w:rsidP="00846094">
      <w:r w:rsidRPr="00B77A92">
        <w:t>Need to include:</w:t>
      </w:r>
    </w:p>
    <w:p w14:paraId="3ADD21BA" w14:textId="2B3B8C5A" w:rsidR="00D8238C" w:rsidRPr="00B77A92" w:rsidRDefault="00D8238C" w:rsidP="0043278E">
      <w:pPr>
        <w:pStyle w:val="ListParagraph"/>
        <w:numPr>
          <w:ilvl w:val="0"/>
          <w:numId w:val="112"/>
        </w:numPr>
      </w:pPr>
      <w:r w:rsidRPr="00B77A92">
        <w:t>Description of feature model.</w:t>
      </w:r>
    </w:p>
    <w:p w14:paraId="2B73D3D4" w14:textId="1E8D27CB" w:rsidR="00D8238C" w:rsidRPr="00B77A92" w:rsidRDefault="00D8238C" w:rsidP="0043278E">
      <w:pPr>
        <w:pStyle w:val="ListParagraph"/>
        <w:numPr>
          <w:ilvl w:val="0"/>
          <w:numId w:val="112"/>
        </w:numPr>
      </w:pPr>
      <w:r w:rsidRPr="00B77A92">
        <w:t>Brief Chart 1 style image of the symbols.</w:t>
      </w:r>
    </w:p>
    <w:p w14:paraId="3DF7385C" w14:textId="511791C1" w:rsidR="00D8238C" w:rsidRPr="00B77A92" w:rsidRDefault="00D8238C" w:rsidP="00D8238C">
      <w:pPr>
        <w:pStyle w:val="ListParagraph"/>
        <w:numPr>
          <w:ilvl w:val="0"/>
          <w:numId w:val="112"/>
        </w:numPr>
      </w:pPr>
      <w:r w:rsidRPr="00B77A92">
        <w:t xml:space="preserve">Any guidance on how they should be used? </w:t>
      </w:r>
    </w:p>
    <w:p w14:paraId="65688547" w14:textId="4354FD8B" w:rsidR="00D8238C" w:rsidRPr="00B77A92" w:rsidRDefault="00D8238C" w:rsidP="0043278E">
      <w:pPr>
        <w:pStyle w:val="ListParagraph"/>
        <w:numPr>
          <w:ilvl w:val="0"/>
          <w:numId w:val="112"/>
        </w:numPr>
      </w:pPr>
      <w:r w:rsidRPr="00B77A92">
        <w:t>Is there an alert/indication aspect of manual updates?</w:t>
      </w:r>
    </w:p>
    <w:p w14:paraId="50731A99" w14:textId="1EF49011" w:rsidR="00A52A66" w:rsidRPr="00B77A92" w:rsidRDefault="00A52A66" w:rsidP="000600E5">
      <w:pPr>
        <w:spacing w:after="120" w:line="240" w:lineRule="auto"/>
        <w:jc w:val="both"/>
      </w:pPr>
    </w:p>
    <w:p w14:paraId="5370B5F6" w14:textId="32A74D26" w:rsidR="00A01D79" w:rsidRPr="00B77A92" w:rsidDel="006B5A61" w:rsidRDefault="00A01D79">
      <w:pPr>
        <w:rPr>
          <w:del w:id="4260" w:author="jonathan pritchard" w:date="2024-05-30T08:11:00Z" w16du:dateUtc="2024-05-30T07:11:00Z"/>
        </w:rPr>
      </w:pPr>
      <w:del w:id="4261" w:author="jonathan pritchard" w:date="2024-05-30T08:11:00Z" w16du:dateUtc="2024-05-30T07:11:00Z">
        <w:r w:rsidRPr="00B77A92" w:rsidDel="006B5A61">
          <w:br w:type="page"/>
        </w:r>
      </w:del>
    </w:p>
    <w:p w14:paraId="0C353078" w14:textId="77777777" w:rsidR="00A01D79" w:rsidRPr="00237F07" w:rsidDel="006B5A61" w:rsidRDefault="00A01D79" w:rsidP="006B5A61">
      <w:pPr>
        <w:rPr>
          <w:del w:id="4262" w:author="jonathan pritchard" w:date="2024-05-30T08:11:00Z" w16du:dateUtc="2024-05-30T07:11:00Z"/>
          <w:b/>
          <w:sz w:val="28"/>
          <w:lang w:eastAsia="en-GB"/>
          <w:rPrChange w:id="4263" w:author="jonathan pritchard" w:date="2024-08-21T11:05:00Z" w16du:dateUtc="2024-08-21T10:05:00Z">
            <w:rPr>
              <w:del w:id="4264" w:author="jonathan pritchard" w:date="2024-05-30T08:11:00Z" w16du:dateUtc="2024-05-30T07:11:00Z"/>
              <w:b/>
              <w:sz w:val="28"/>
              <w:lang w:val="en-US" w:eastAsia="en-GB"/>
            </w:rPr>
          </w:rPrChange>
        </w:rPr>
      </w:pPr>
    </w:p>
    <w:p w14:paraId="6F9120DD" w14:textId="77777777" w:rsidR="00A01D79" w:rsidRPr="00237F07" w:rsidDel="006B5A61" w:rsidRDefault="00A01D79" w:rsidP="00A01D79">
      <w:pPr>
        <w:spacing w:after="120" w:line="240" w:lineRule="auto"/>
        <w:rPr>
          <w:del w:id="4265" w:author="jonathan pritchard" w:date="2024-05-30T08:11:00Z" w16du:dateUtc="2024-05-30T07:11:00Z"/>
          <w:b/>
          <w:sz w:val="28"/>
          <w:lang w:eastAsia="en-GB"/>
          <w:rPrChange w:id="4266" w:author="jonathan pritchard" w:date="2024-08-21T11:05:00Z" w16du:dateUtc="2024-08-21T10:05:00Z">
            <w:rPr>
              <w:del w:id="4267" w:author="jonathan pritchard" w:date="2024-05-30T08:11:00Z" w16du:dateUtc="2024-05-30T07:11:00Z"/>
              <w:b/>
              <w:sz w:val="28"/>
              <w:lang w:val="en-US" w:eastAsia="en-GB"/>
            </w:rPr>
          </w:rPrChange>
        </w:rPr>
      </w:pPr>
    </w:p>
    <w:p w14:paraId="2DA6C41C" w14:textId="77777777" w:rsidR="00A01D79" w:rsidRPr="00237F07" w:rsidDel="006B5A61" w:rsidRDefault="00A01D79" w:rsidP="00A01D79">
      <w:pPr>
        <w:spacing w:after="120" w:line="240" w:lineRule="auto"/>
        <w:rPr>
          <w:del w:id="4268" w:author="jonathan pritchard" w:date="2024-05-30T08:11:00Z" w16du:dateUtc="2024-05-30T07:11:00Z"/>
          <w:b/>
          <w:sz w:val="28"/>
          <w:lang w:eastAsia="en-GB"/>
          <w:rPrChange w:id="4269" w:author="jonathan pritchard" w:date="2024-08-21T11:05:00Z" w16du:dateUtc="2024-08-21T10:05:00Z">
            <w:rPr>
              <w:del w:id="4270" w:author="jonathan pritchard" w:date="2024-05-30T08:11:00Z" w16du:dateUtc="2024-05-30T07:11:00Z"/>
              <w:b/>
              <w:sz w:val="28"/>
              <w:lang w:val="en-US" w:eastAsia="en-GB"/>
            </w:rPr>
          </w:rPrChange>
        </w:rPr>
      </w:pPr>
    </w:p>
    <w:p w14:paraId="71BE2988" w14:textId="77777777" w:rsidR="00A01D79" w:rsidRPr="00237F07" w:rsidDel="006B5A61" w:rsidRDefault="00A01D79" w:rsidP="006B5A61">
      <w:pPr>
        <w:spacing w:after="120" w:line="240" w:lineRule="auto"/>
        <w:rPr>
          <w:del w:id="4271" w:author="jonathan pritchard" w:date="2024-05-30T08:11:00Z" w16du:dateUtc="2024-05-30T07:11:00Z"/>
          <w:b/>
          <w:sz w:val="28"/>
          <w:lang w:eastAsia="en-GB"/>
          <w:rPrChange w:id="4272" w:author="jonathan pritchard" w:date="2024-08-21T11:05:00Z" w16du:dateUtc="2024-08-21T10:05:00Z">
            <w:rPr>
              <w:del w:id="4273" w:author="jonathan pritchard" w:date="2024-05-30T08:11:00Z" w16du:dateUtc="2024-05-30T07:11:00Z"/>
              <w:b/>
              <w:sz w:val="28"/>
              <w:lang w:val="en-US" w:eastAsia="en-GB"/>
            </w:rPr>
          </w:rPrChange>
        </w:rPr>
      </w:pPr>
    </w:p>
    <w:p w14:paraId="274C2B90" w14:textId="77777777" w:rsidR="00A01D79" w:rsidRPr="00237F07" w:rsidDel="006B5A61" w:rsidRDefault="00A01D79" w:rsidP="006B5A61">
      <w:pPr>
        <w:spacing w:after="120" w:line="240" w:lineRule="auto"/>
        <w:rPr>
          <w:del w:id="4274" w:author="jonathan pritchard" w:date="2024-05-30T08:11:00Z" w16du:dateUtc="2024-05-30T07:11:00Z"/>
          <w:b/>
          <w:sz w:val="28"/>
          <w:lang w:eastAsia="en-GB"/>
          <w:rPrChange w:id="4275" w:author="jonathan pritchard" w:date="2024-08-21T11:05:00Z" w16du:dateUtc="2024-08-21T10:05:00Z">
            <w:rPr>
              <w:del w:id="4276" w:author="jonathan pritchard" w:date="2024-05-30T08:11:00Z" w16du:dateUtc="2024-05-30T07:11:00Z"/>
              <w:b/>
              <w:sz w:val="28"/>
              <w:lang w:val="en-US" w:eastAsia="en-GB"/>
            </w:rPr>
          </w:rPrChange>
        </w:rPr>
      </w:pPr>
    </w:p>
    <w:p w14:paraId="302FEF2E" w14:textId="77777777" w:rsidR="00A01D79" w:rsidRPr="00237F07" w:rsidDel="006B5A61" w:rsidRDefault="00A01D79" w:rsidP="006B5A61">
      <w:pPr>
        <w:spacing w:after="120" w:line="240" w:lineRule="auto"/>
        <w:rPr>
          <w:del w:id="4277" w:author="jonathan pritchard" w:date="2024-05-30T08:11:00Z" w16du:dateUtc="2024-05-30T07:11:00Z"/>
          <w:b/>
          <w:sz w:val="28"/>
          <w:lang w:eastAsia="en-GB"/>
          <w:rPrChange w:id="4278" w:author="jonathan pritchard" w:date="2024-08-21T11:05:00Z" w16du:dateUtc="2024-08-21T10:05:00Z">
            <w:rPr>
              <w:del w:id="4279" w:author="jonathan pritchard" w:date="2024-05-30T08:11:00Z" w16du:dateUtc="2024-05-30T07:11:00Z"/>
              <w:b/>
              <w:sz w:val="28"/>
              <w:lang w:val="en-US" w:eastAsia="en-GB"/>
            </w:rPr>
          </w:rPrChange>
        </w:rPr>
      </w:pPr>
    </w:p>
    <w:p w14:paraId="39F79692" w14:textId="77777777" w:rsidR="00A01D79" w:rsidRPr="00237F07" w:rsidDel="006B5A61" w:rsidRDefault="00A01D79" w:rsidP="006B5A61">
      <w:pPr>
        <w:spacing w:after="120" w:line="240" w:lineRule="auto"/>
        <w:rPr>
          <w:del w:id="4280" w:author="jonathan pritchard" w:date="2024-05-30T08:11:00Z" w16du:dateUtc="2024-05-30T07:11:00Z"/>
          <w:b/>
          <w:sz w:val="28"/>
          <w:lang w:eastAsia="en-GB"/>
          <w:rPrChange w:id="4281" w:author="jonathan pritchard" w:date="2024-08-21T11:05:00Z" w16du:dateUtc="2024-08-21T10:05:00Z">
            <w:rPr>
              <w:del w:id="4282" w:author="jonathan pritchard" w:date="2024-05-30T08:11:00Z" w16du:dateUtc="2024-05-30T07:11:00Z"/>
              <w:b/>
              <w:sz w:val="28"/>
              <w:lang w:val="en-US" w:eastAsia="en-GB"/>
            </w:rPr>
          </w:rPrChange>
        </w:rPr>
      </w:pPr>
    </w:p>
    <w:p w14:paraId="6A58373A" w14:textId="77777777" w:rsidR="00A01D79" w:rsidRPr="00237F07" w:rsidDel="006B5A61" w:rsidRDefault="00A01D79" w:rsidP="006B5A61">
      <w:pPr>
        <w:spacing w:after="120" w:line="240" w:lineRule="auto"/>
        <w:rPr>
          <w:del w:id="4283" w:author="jonathan pritchard" w:date="2024-05-30T08:11:00Z" w16du:dateUtc="2024-05-30T07:11:00Z"/>
          <w:b/>
          <w:sz w:val="28"/>
          <w:lang w:eastAsia="en-GB"/>
          <w:rPrChange w:id="4284" w:author="jonathan pritchard" w:date="2024-08-21T11:05:00Z" w16du:dateUtc="2024-08-21T10:05:00Z">
            <w:rPr>
              <w:del w:id="4285" w:author="jonathan pritchard" w:date="2024-05-30T08:11:00Z" w16du:dateUtc="2024-05-30T07:11:00Z"/>
              <w:b/>
              <w:sz w:val="28"/>
              <w:lang w:val="en-US" w:eastAsia="en-GB"/>
            </w:rPr>
          </w:rPrChange>
        </w:rPr>
      </w:pPr>
    </w:p>
    <w:p w14:paraId="554BA441" w14:textId="77777777" w:rsidR="00A01D79" w:rsidRPr="00237F07" w:rsidDel="006B5A61" w:rsidRDefault="00A01D79" w:rsidP="006B5A61">
      <w:pPr>
        <w:spacing w:after="120" w:line="240" w:lineRule="auto"/>
        <w:rPr>
          <w:del w:id="4286" w:author="jonathan pritchard" w:date="2024-05-30T08:11:00Z" w16du:dateUtc="2024-05-30T07:11:00Z"/>
          <w:b/>
          <w:sz w:val="28"/>
          <w:lang w:eastAsia="en-GB"/>
          <w:rPrChange w:id="4287" w:author="jonathan pritchard" w:date="2024-08-21T11:05:00Z" w16du:dateUtc="2024-08-21T10:05:00Z">
            <w:rPr>
              <w:del w:id="4288" w:author="jonathan pritchard" w:date="2024-05-30T08:11:00Z" w16du:dateUtc="2024-05-30T07:11:00Z"/>
              <w:b/>
              <w:sz w:val="28"/>
              <w:lang w:val="en-US" w:eastAsia="en-GB"/>
            </w:rPr>
          </w:rPrChange>
        </w:rPr>
      </w:pPr>
    </w:p>
    <w:p w14:paraId="51E938F0" w14:textId="77777777" w:rsidR="00A01D79" w:rsidRPr="00237F07" w:rsidDel="006B5A61" w:rsidRDefault="00A01D79" w:rsidP="006B5A61">
      <w:pPr>
        <w:spacing w:after="120" w:line="240" w:lineRule="auto"/>
        <w:rPr>
          <w:del w:id="4289" w:author="jonathan pritchard" w:date="2024-05-30T08:11:00Z" w16du:dateUtc="2024-05-30T07:11:00Z"/>
          <w:b/>
          <w:sz w:val="28"/>
          <w:lang w:eastAsia="en-GB"/>
          <w:rPrChange w:id="4290" w:author="jonathan pritchard" w:date="2024-08-21T11:05:00Z" w16du:dateUtc="2024-08-21T10:05:00Z">
            <w:rPr>
              <w:del w:id="4291" w:author="jonathan pritchard" w:date="2024-05-30T08:11:00Z" w16du:dateUtc="2024-05-30T07:11:00Z"/>
              <w:b/>
              <w:sz w:val="28"/>
              <w:lang w:val="en-US" w:eastAsia="en-GB"/>
            </w:rPr>
          </w:rPrChange>
        </w:rPr>
      </w:pPr>
    </w:p>
    <w:p w14:paraId="7B3A3B88" w14:textId="77777777" w:rsidR="00A01D79" w:rsidRPr="00237F07" w:rsidRDefault="00A01D79" w:rsidP="006B5A61">
      <w:pPr>
        <w:spacing w:after="120" w:line="240" w:lineRule="auto"/>
        <w:rPr>
          <w:b/>
          <w:sz w:val="28"/>
          <w:lang w:eastAsia="en-GB"/>
          <w:rPrChange w:id="4292" w:author="jonathan pritchard" w:date="2024-08-21T11:05:00Z" w16du:dateUtc="2024-08-21T10:05:00Z">
            <w:rPr>
              <w:b/>
              <w:sz w:val="28"/>
              <w:lang w:val="en-US" w:eastAsia="en-GB"/>
            </w:rPr>
          </w:rPrChange>
        </w:rPr>
      </w:pPr>
    </w:p>
    <w:p w14:paraId="040AC346" w14:textId="77777777" w:rsidR="00A01D79" w:rsidRPr="00237F07" w:rsidRDefault="00A01D79" w:rsidP="00A01D79">
      <w:pPr>
        <w:spacing w:after="120" w:line="240" w:lineRule="auto"/>
        <w:jc w:val="center"/>
        <w:rPr>
          <w:b/>
          <w:sz w:val="28"/>
          <w:lang w:eastAsia="en-GB"/>
          <w:rPrChange w:id="4293" w:author="jonathan pritchard" w:date="2024-08-21T11:05:00Z" w16du:dateUtc="2024-08-21T10:05:00Z">
            <w:rPr>
              <w:b/>
              <w:sz w:val="28"/>
              <w:lang w:val="en-US" w:eastAsia="en-GB"/>
            </w:rPr>
          </w:rPrChange>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237F07" w:rsidRDefault="000600E5" w:rsidP="000461EE">
      <w:pPr>
        <w:pStyle w:val="Heading1"/>
        <w:numPr>
          <w:ilvl w:val="0"/>
          <w:numId w:val="0"/>
        </w:numPr>
        <w:spacing w:before="0" w:after="0"/>
        <w:ind w:left="2127" w:right="2160"/>
        <w:jc w:val="center"/>
        <w:rPr>
          <w:highlight w:val="yellow"/>
          <w:rPrChange w:id="4294" w:author="jonathan pritchard" w:date="2024-08-21T11:05:00Z" w16du:dateUtc="2024-08-21T10:05:00Z">
            <w:rPr/>
          </w:rPrChange>
        </w:rPr>
      </w:pPr>
      <w:bookmarkStart w:id="4295" w:name="_Toc175134710"/>
      <w:commentRangeStart w:id="4296"/>
      <w:commentRangeStart w:id="4297"/>
      <w:r w:rsidRPr="00B77A92">
        <w:rPr>
          <w:highlight w:val="yellow"/>
        </w:rPr>
        <w:lastRenderedPageBreak/>
        <w:t>Appendix</w:t>
      </w:r>
      <w:commentRangeEnd w:id="4296"/>
      <w:r w:rsidR="0083266A" w:rsidRPr="00237F07">
        <w:rPr>
          <w:rStyle w:val="CommentReference"/>
          <w:rFonts w:eastAsia="MS Mincho"/>
          <w:b w:val="0"/>
          <w:bCs w:val="0"/>
          <w:lang w:val="en-GB"/>
          <w:rPrChange w:id="4298" w:author="jonathan pritchard" w:date="2024-08-21T11:05:00Z" w16du:dateUtc="2024-08-21T10:05:00Z">
            <w:rPr>
              <w:rStyle w:val="CommentReference"/>
              <w:rFonts w:eastAsia="MS Mincho"/>
              <w:b w:val="0"/>
              <w:bCs w:val="0"/>
            </w:rPr>
          </w:rPrChange>
        </w:rPr>
        <w:commentReference w:id="4296"/>
      </w:r>
      <w:commentRangeEnd w:id="4297"/>
      <w:r w:rsidR="00A954C0" w:rsidRPr="00237F07">
        <w:rPr>
          <w:rStyle w:val="CommentReference"/>
          <w:rFonts w:eastAsia="MS Mincho"/>
          <w:b w:val="0"/>
          <w:bCs w:val="0"/>
          <w:lang w:val="en-GB"/>
          <w:rPrChange w:id="4299" w:author="jonathan pritchard" w:date="2024-08-21T11:05:00Z" w16du:dateUtc="2024-08-21T10:05:00Z">
            <w:rPr>
              <w:rStyle w:val="CommentReference"/>
              <w:rFonts w:eastAsia="MS Mincho"/>
              <w:b w:val="0"/>
              <w:bCs w:val="0"/>
            </w:rPr>
          </w:rPrChange>
        </w:rPr>
        <w:commentReference w:id="4297"/>
      </w:r>
      <w:r w:rsidRPr="00237F07">
        <w:rPr>
          <w:highlight w:val="yellow"/>
          <w:rPrChange w:id="4300" w:author="jonathan pritchard" w:date="2024-08-21T11:05:00Z" w16du:dateUtc="2024-08-21T10:05:00Z">
            <w:rPr/>
          </w:rPrChange>
        </w:rPr>
        <w:t xml:space="preserve"> C-2</w:t>
      </w:r>
      <w:bookmarkStart w:id="4301" w:name="_Toc100303044"/>
      <w:r w:rsidR="000461EE" w:rsidRPr="00237F07">
        <w:rPr>
          <w:highlight w:val="yellow"/>
          <w:rPrChange w:id="4302" w:author="jonathan pritchard" w:date="2024-08-21T11:05:00Z" w16du:dateUtc="2024-08-21T10:05:00Z">
            <w:rPr/>
          </w:rPrChange>
        </w:rPr>
        <w:t xml:space="preserve"> - </w:t>
      </w:r>
      <w:r w:rsidRPr="00237F07">
        <w:rPr>
          <w:highlight w:val="yellow"/>
          <w:rPrChange w:id="4303" w:author="jonathan pritchard" w:date="2024-08-21T11:05:00Z" w16du:dateUtc="2024-08-21T10:05:00Z">
            <w:rPr/>
          </w:rPrChange>
        </w:rPr>
        <w:t>S-100 Data Import Error Codes and Explanations</w:t>
      </w:r>
      <w:bookmarkEnd w:id="4295"/>
      <w:bookmarkEnd w:id="4301"/>
    </w:p>
    <w:p w14:paraId="5B5E4080" w14:textId="6F014ADF" w:rsidR="000600E5" w:rsidRPr="00B77A92" w:rsidDel="00A954C0" w:rsidRDefault="000600E5" w:rsidP="000806E0">
      <w:pPr>
        <w:jc w:val="center"/>
        <w:rPr>
          <w:del w:id="4304" w:author="jonathan pritchard" w:date="2024-05-21T09:44:00Z" w16du:dateUtc="2024-05-21T08:44:00Z"/>
          <w:b/>
          <w:bCs/>
          <w:sz w:val="36"/>
          <w:szCs w:val="36"/>
        </w:rPr>
      </w:pPr>
      <w:bookmarkStart w:id="4305" w:name="_Toc100303045"/>
      <w:del w:id="4306" w:author="jonathan pritchard" w:date="2024-05-21T09:44:00Z" w16du:dateUtc="2024-05-21T08:44:00Z">
        <w:r w:rsidRPr="00237F07" w:rsidDel="00A954C0">
          <w:rPr>
            <w:b/>
            <w:bCs/>
            <w:sz w:val="24"/>
            <w:szCs w:val="24"/>
            <w:highlight w:val="yellow"/>
            <w:rPrChange w:id="4307" w:author="jonathan pritchard" w:date="2024-08-21T11:05:00Z" w16du:dateUtc="2024-08-21T10:05:00Z">
              <w:rPr>
                <w:b/>
                <w:bCs/>
                <w:sz w:val="24"/>
                <w:szCs w:val="24"/>
              </w:rPr>
            </w:rPrChange>
          </w:rPr>
          <w:delText>(informative)</w:delText>
        </w:r>
        <w:bookmarkEnd w:id="4305"/>
      </w:del>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237F07">
              <w:rPr>
                <w:i/>
                <w:sz w:val="18"/>
                <w:szCs w:val="18"/>
                <w:rPrChange w:id="4308" w:author="jonathan pritchard" w:date="2024-08-21T11:05:00Z" w16du:dateUtc="2024-08-21T10:05:00Z">
                  <w:rPr>
                    <w:i/>
                    <w:noProof/>
                    <w:sz w:val="18"/>
                    <w:szCs w:val="18"/>
                  </w:rPr>
                </w:rPrChange>
              </w:rPr>
              <w:t xml:space="preserve">The permit for </w:t>
            </w:r>
            <w:r w:rsidR="00833824" w:rsidRPr="00237F07">
              <w:rPr>
                <w:i/>
                <w:sz w:val="18"/>
                <w:szCs w:val="18"/>
                <w:rPrChange w:id="4309" w:author="jonathan pritchard" w:date="2024-08-21T11:05:00Z" w16du:dateUtc="2024-08-21T10:05:00Z">
                  <w:rPr>
                    <w:i/>
                    <w:noProof/>
                    <w:sz w:val="18"/>
                    <w:szCs w:val="18"/>
                  </w:rPr>
                </w:rPrChange>
              </w:rPr>
              <w:t xml:space="preserve">dataset </w:t>
            </w:r>
            <w:r w:rsidRPr="00237F07">
              <w:rPr>
                <w:i/>
                <w:sz w:val="18"/>
                <w:szCs w:val="18"/>
                <w:rPrChange w:id="4310" w:author="jonathan pritchard" w:date="2024-08-21T11:05:00Z" w16du:dateUtc="2024-08-21T10:05:00Z">
                  <w:rPr>
                    <w:i/>
                    <w:noProof/>
                    <w:sz w:val="18"/>
                    <w:szCs w:val="18"/>
                  </w:rPr>
                </w:rPrChange>
              </w:rPr>
              <w:t xml:space="preserve">&lt; name&gt; has expired. This </w:t>
            </w:r>
            <w:r w:rsidR="00833824" w:rsidRPr="00237F07">
              <w:rPr>
                <w:i/>
                <w:sz w:val="18"/>
                <w:szCs w:val="18"/>
                <w:rPrChange w:id="4311" w:author="jonathan pritchard" w:date="2024-08-21T11:05:00Z" w16du:dateUtc="2024-08-21T10:05:00Z">
                  <w:rPr>
                    <w:i/>
                    <w:noProof/>
                    <w:sz w:val="18"/>
                    <w:szCs w:val="18"/>
                  </w:rPr>
                </w:rPrChange>
              </w:rPr>
              <w:t>dataset</w:t>
            </w:r>
            <w:r w:rsidRPr="00237F07">
              <w:rPr>
                <w:i/>
                <w:sz w:val="18"/>
                <w:szCs w:val="18"/>
                <w:rPrChange w:id="4312" w:author="jonathan pritchard" w:date="2024-08-21T11:05:00Z" w16du:dateUtc="2024-08-21T10:05:00Z">
                  <w:rPr>
                    <w:i/>
                    <w:noProof/>
                    <w:sz w:val="18"/>
                    <w:szCs w:val="18"/>
                  </w:rPr>
                </w:rPrChange>
              </w:rPr>
              <w:t xml:space="preserve"> may be out of date and MUST NOT </w:t>
            </w:r>
            <w:r w:rsidR="00637E6A" w:rsidRPr="00237F07">
              <w:rPr>
                <w:i/>
                <w:sz w:val="18"/>
                <w:szCs w:val="18"/>
                <w:rPrChange w:id="4313" w:author="jonathan pritchard" w:date="2024-08-21T11:05:00Z" w16du:dateUtc="2024-08-21T10:05:00Z">
                  <w:rPr>
                    <w:i/>
                    <w:noProof/>
                    <w:sz w:val="18"/>
                    <w:szCs w:val="18"/>
                  </w:rPr>
                </w:rPrChange>
              </w:rPr>
              <w:t xml:space="preserve">be used for </w:t>
            </w:r>
            <w:r w:rsidR="00637E6A" w:rsidRPr="00237F07">
              <w:rPr>
                <w:i/>
                <w:sz w:val="18"/>
                <w:szCs w:val="18"/>
                <w:rPrChange w:id="4314" w:author="jonathan pritchard" w:date="2024-08-21T11:05:00Z" w16du:dateUtc="2024-08-21T10:05:00Z">
                  <w:rPr>
                    <w:i/>
                    <w:noProof/>
                    <w:sz w:val="18"/>
                    <w:szCs w:val="18"/>
                  </w:rPr>
                </w:rPrChange>
              </w:rPr>
              <w:lastRenderedPageBreak/>
              <w:t>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126</w:t>
            </w:r>
          </w:p>
        </w:tc>
        <w:tc>
          <w:tcPr>
            <w:tcW w:w="9006" w:type="dxa"/>
            <w:vAlign w:val="center"/>
          </w:tcPr>
          <w:p w14:paraId="478E27D0" w14:textId="77777777" w:rsidR="00647AF8" w:rsidRPr="00237F07" w:rsidRDefault="00647AF8" w:rsidP="00637E6A">
            <w:pPr>
              <w:spacing w:before="60" w:after="60" w:line="240" w:lineRule="auto"/>
              <w:rPr>
                <w:i/>
                <w:sz w:val="18"/>
                <w:szCs w:val="18"/>
                <w:rPrChange w:id="4315" w:author="jonathan pritchard" w:date="2024-08-21T11:05:00Z" w16du:dateUtc="2024-08-21T10:05:00Z">
                  <w:rPr>
                    <w:i/>
                    <w:noProof/>
                    <w:sz w:val="18"/>
                    <w:szCs w:val="18"/>
                  </w:rPr>
                </w:rPrChange>
              </w:rPr>
            </w:pPr>
            <w:r w:rsidRPr="00237F07">
              <w:rPr>
                <w:i/>
                <w:sz w:val="18"/>
                <w:szCs w:val="18"/>
                <w:rPrChange w:id="4316" w:author="jonathan pritchard" w:date="2024-08-21T11:05:00Z" w16du:dateUtc="2024-08-21T10:05:00Z">
                  <w:rPr>
                    <w:i/>
                    <w:noProof/>
                    <w:sz w:val="18"/>
                    <w:szCs w:val="18"/>
                  </w:rPr>
                </w:rPrChange>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9006" w:type="dxa"/>
            <w:vAlign w:val="center"/>
          </w:tcPr>
          <w:p w14:paraId="3218700A" w14:textId="3D44C0FA" w:rsidR="00647AF8" w:rsidRPr="00237F07" w:rsidRDefault="002D65F8" w:rsidP="00637E6A">
            <w:pPr>
              <w:spacing w:before="60" w:after="60" w:line="240" w:lineRule="auto"/>
              <w:rPr>
                <w:i/>
                <w:sz w:val="18"/>
                <w:szCs w:val="18"/>
                <w:rPrChange w:id="4317" w:author="jonathan pritchard" w:date="2024-08-21T11:05:00Z" w16du:dateUtc="2024-08-21T10:05:00Z">
                  <w:rPr>
                    <w:i/>
                    <w:noProof/>
                    <w:sz w:val="18"/>
                    <w:szCs w:val="18"/>
                  </w:rPr>
                </w:rPrChange>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237F07">
              <w:rPr>
                <w:i/>
                <w:sz w:val="18"/>
                <w:szCs w:val="18"/>
                <w:rPrChange w:id="4318" w:author="jonathan pritchard" w:date="2024-08-21T11:05:00Z" w16du:dateUtc="2024-08-21T10:05:00Z">
                  <w:rPr>
                    <w:i/>
                    <w:noProof/>
                    <w:sz w:val="18"/>
                    <w:szCs w:val="18"/>
                  </w:rPr>
                </w:rPrChange>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237F07" w:rsidRDefault="00647AF8" w:rsidP="00637E6A">
            <w:pPr>
              <w:spacing w:before="60" w:after="60" w:line="240" w:lineRule="auto"/>
              <w:rPr>
                <w:i/>
                <w:sz w:val="18"/>
                <w:szCs w:val="18"/>
                <w:rPrChange w:id="4319" w:author="jonathan pritchard" w:date="2024-08-21T11:05:00Z" w16du:dateUtc="2024-08-21T10:05:00Z">
                  <w:rPr>
                    <w:i/>
                    <w:noProof/>
                    <w:sz w:val="18"/>
                    <w:szCs w:val="18"/>
                  </w:rPr>
                </w:rPrChange>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237F07" w:rsidRDefault="00647AF8" w:rsidP="00637E6A">
            <w:pPr>
              <w:spacing w:before="60" w:after="60" w:line="240" w:lineRule="auto"/>
              <w:rPr>
                <w:b/>
                <w:bCs/>
                <w:i/>
                <w:sz w:val="18"/>
                <w:szCs w:val="18"/>
                <w:rPrChange w:id="4320" w:author="jonathan pritchard" w:date="2024-08-21T11:05:00Z" w16du:dateUtc="2024-08-21T10:05:00Z">
                  <w:rPr>
                    <w:b/>
                    <w:bCs/>
                    <w:i/>
                    <w:noProof/>
                    <w:sz w:val="18"/>
                    <w:szCs w:val="18"/>
                  </w:rPr>
                </w:rPrChange>
              </w:rPr>
            </w:pPr>
            <w:r w:rsidRPr="00237F07">
              <w:rPr>
                <w:b/>
                <w:bCs/>
                <w:i/>
                <w:sz w:val="18"/>
                <w:szCs w:val="18"/>
                <w:rPrChange w:id="4321" w:author="jonathan pritchard" w:date="2024-08-21T11:05:00Z" w16du:dateUtc="2024-08-21T10:05:00Z">
                  <w:rPr>
                    <w:b/>
                    <w:bCs/>
                    <w:i/>
                    <w:noProof/>
                    <w:sz w:val="18"/>
                    <w:szCs w:val="18"/>
                  </w:rPr>
                </w:rPrChange>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237F07" w:rsidRDefault="00647AF8" w:rsidP="00637E6A">
            <w:pPr>
              <w:spacing w:before="60" w:after="60" w:line="240" w:lineRule="auto"/>
              <w:rPr>
                <w:i/>
                <w:sz w:val="18"/>
                <w:szCs w:val="18"/>
                <w:rPrChange w:id="4322" w:author="jonathan pritchard" w:date="2024-08-21T11:05:00Z" w16du:dateUtc="2024-08-21T10:05:00Z">
                  <w:rPr>
                    <w:i/>
                    <w:noProof/>
                    <w:sz w:val="18"/>
                    <w:szCs w:val="18"/>
                  </w:rPr>
                </w:rPrChange>
              </w:rPr>
            </w:pPr>
            <w:r w:rsidRPr="00237F07">
              <w:rPr>
                <w:i/>
                <w:sz w:val="18"/>
                <w:szCs w:val="18"/>
                <w:rPrChange w:id="4323" w:author="jonathan pritchard" w:date="2024-08-21T11:05:00Z" w16du:dateUtc="2024-08-21T10:05:00Z">
                  <w:rPr>
                    <w:i/>
                    <w:noProof/>
                    <w:sz w:val="18"/>
                    <w:szCs w:val="18"/>
                  </w:rPr>
                </w:rPrChange>
              </w:rPr>
              <w:t>Error installing &lt;file name&gt;. The format or content could not be validate</w:t>
            </w:r>
            <w:r w:rsidR="002B7019" w:rsidRPr="00237F07">
              <w:rPr>
                <w:i/>
                <w:sz w:val="18"/>
                <w:szCs w:val="18"/>
                <w:rPrChange w:id="4324" w:author="jonathan pritchard" w:date="2024-08-21T11:05:00Z" w16du:dateUtc="2024-08-21T10:05:00Z">
                  <w:rPr>
                    <w:i/>
                    <w:noProof/>
                    <w:sz w:val="18"/>
                    <w:szCs w:val="18"/>
                  </w:rPr>
                </w:rPrChange>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237F07" w:rsidRDefault="00647AF8" w:rsidP="00637E6A">
            <w:pPr>
              <w:spacing w:before="60" w:after="60" w:line="240" w:lineRule="auto"/>
              <w:rPr>
                <w:i/>
                <w:sz w:val="18"/>
                <w:szCs w:val="18"/>
                <w:rPrChange w:id="4325" w:author="jonathan pritchard" w:date="2024-08-21T11:05:00Z" w16du:dateUtc="2024-08-21T10:05:00Z">
                  <w:rPr>
                    <w:i/>
                    <w:noProof/>
                    <w:sz w:val="18"/>
                    <w:szCs w:val="18"/>
                  </w:rPr>
                </w:rPrChange>
              </w:rPr>
            </w:pPr>
            <w:r w:rsidRPr="00237F07">
              <w:rPr>
                <w:i/>
                <w:sz w:val="18"/>
                <w:szCs w:val="18"/>
                <w:rPrChange w:id="4326" w:author="jonathan pritchard" w:date="2024-08-21T11:05:00Z" w16du:dateUtc="2024-08-21T10:05:00Z">
                  <w:rPr>
                    <w:i/>
                    <w:noProof/>
                    <w:sz w:val="18"/>
                    <w:szCs w:val="18"/>
                  </w:rPr>
                </w:rPrChange>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237F07" w:rsidRDefault="00647AF8" w:rsidP="00637E6A">
            <w:pPr>
              <w:spacing w:before="60" w:after="60" w:line="240" w:lineRule="auto"/>
              <w:rPr>
                <w:i/>
                <w:sz w:val="18"/>
                <w:szCs w:val="18"/>
                <w:rPrChange w:id="4327" w:author="jonathan pritchard" w:date="2024-08-21T11:05:00Z" w16du:dateUtc="2024-08-21T10:05:00Z">
                  <w:rPr>
                    <w:i/>
                    <w:noProof/>
                    <w:sz w:val="18"/>
                    <w:szCs w:val="18"/>
                  </w:rPr>
                </w:rPrChange>
              </w:rPr>
            </w:pPr>
            <w:r w:rsidRPr="00237F07">
              <w:rPr>
                <w:i/>
                <w:sz w:val="18"/>
                <w:szCs w:val="18"/>
                <w:rPrChange w:id="4328" w:author="jonathan pritchard" w:date="2024-08-21T11:05:00Z" w16du:dateUtc="2024-08-21T10:05:00Z">
                  <w:rPr>
                    <w:i/>
                    <w:noProof/>
                    <w:sz w:val="18"/>
                    <w:szCs w:val="18"/>
                  </w:rPr>
                </w:rPrChange>
              </w:rPr>
              <w:t xml:space="preserve">Warning: Dataset &lt;dataset name&gt; is not up to date. A New Edition or </w:t>
            </w:r>
            <w:r w:rsidR="002B7019" w:rsidRPr="00237F07">
              <w:rPr>
                <w:i/>
                <w:sz w:val="18"/>
                <w:szCs w:val="18"/>
                <w:rPrChange w:id="4329" w:author="jonathan pritchard" w:date="2024-08-21T11:05:00Z" w16du:dateUtc="2024-08-21T10:05:00Z">
                  <w:rPr>
                    <w:i/>
                    <w:noProof/>
                    <w:sz w:val="18"/>
                    <w:szCs w:val="18"/>
                  </w:rPr>
                </w:rPrChange>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237F07" w:rsidRDefault="00D9437A" w:rsidP="00637E6A">
            <w:pPr>
              <w:spacing w:before="60" w:after="60" w:line="240" w:lineRule="auto"/>
              <w:rPr>
                <w:i/>
                <w:sz w:val="18"/>
                <w:szCs w:val="18"/>
                <w:rPrChange w:id="4330" w:author="jonathan pritchard" w:date="2024-08-21T11:05:00Z" w16du:dateUtc="2024-08-21T10:05:00Z">
                  <w:rPr>
                    <w:i/>
                    <w:noProof/>
                    <w:sz w:val="18"/>
                    <w:szCs w:val="18"/>
                  </w:rPr>
                </w:rPrChange>
              </w:rPr>
            </w:pPr>
            <w:r w:rsidRPr="00237F07">
              <w:rPr>
                <w:i/>
                <w:sz w:val="18"/>
                <w:szCs w:val="18"/>
                <w:rPrChange w:id="4331" w:author="jonathan pritchard" w:date="2024-08-21T11:05:00Z" w16du:dateUtc="2024-08-21T10:05:00Z">
                  <w:rPr>
                    <w:i/>
                    <w:noProof/>
                    <w:sz w:val="18"/>
                    <w:szCs w:val="18"/>
                  </w:rPr>
                </w:rPrChange>
              </w:rPr>
              <w:t xml:space="preserve">Error: No Feature </w:t>
            </w:r>
            <w:proofErr w:type="spellStart"/>
            <w:r w:rsidRPr="00237F07">
              <w:rPr>
                <w:i/>
                <w:sz w:val="18"/>
                <w:szCs w:val="18"/>
                <w:rPrChange w:id="4332" w:author="jonathan pritchard" w:date="2024-08-21T11:05:00Z" w16du:dateUtc="2024-08-21T10:05:00Z">
                  <w:rPr>
                    <w:i/>
                    <w:noProof/>
                    <w:sz w:val="18"/>
                    <w:szCs w:val="18"/>
                  </w:rPr>
                </w:rPrChange>
              </w:rPr>
              <w:t>Catlaogue</w:t>
            </w:r>
            <w:proofErr w:type="spellEnd"/>
            <w:r w:rsidRPr="00237F07">
              <w:rPr>
                <w:i/>
                <w:sz w:val="18"/>
                <w:szCs w:val="18"/>
                <w:rPrChange w:id="4333" w:author="jonathan pritchard" w:date="2024-08-21T11:05:00Z" w16du:dateUtc="2024-08-21T10:05:00Z">
                  <w:rPr>
                    <w:i/>
                    <w:noProof/>
                    <w:sz w:val="18"/>
                    <w:szCs w:val="18"/>
                  </w:rPr>
                </w:rPrChange>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237F07" w:rsidRDefault="00647AF8" w:rsidP="00637E6A">
            <w:pPr>
              <w:spacing w:before="60" w:after="60" w:line="240" w:lineRule="auto"/>
              <w:rPr>
                <w:i/>
                <w:sz w:val="18"/>
                <w:szCs w:val="18"/>
                <w:rPrChange w:id="4334" w:author="jonathan pritchard" w:date="2024-08-21T11:05:00Z" w16du:dateUtc="2024-08-21T10:05:00Z">
                  <w:rPr>
                    <w:i/>
                    <w:noProof/>
                    <w:sz w:val="18"/>
                    <w:szCs w:val="18"/>
                  </w:rPr>
                </w:rPrChange>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237F07" w:rsidRDefault="00647AF8" w:rsidP="00637E6A">
            <w:pPr>
              <w:spacing w:before="60" w:after="60" w:line="240" w:lineRule="auto"/>
              <w:rPr>
                <w:i/>
                <w:sz w:val="18"/>
                <w:szCs w:val="18"/>
                <w:rPrChange w:id="4335" w:author="jonathan pritchard" w:date="2024-08-21T11:05:00Z" w16du:dateUtc="2024-08-21T10:05:00Z">
                  <w:rPr>
                    <w:i/>
                    <w:noProof/>
                    <w:sz w:val="18"/>
                    <w:szCs w:val="18"/>
                  </w:rPr>
                </w:rPrChange>
              </w:rPr>
            </w:pPr>
            <w:r w:rsidRPr="00237F07">
              <w:rPr>
                <w:i/>
                <w:sz w:val="18"/>
                <w:szCs w:val="18"/>
                <w:rPrChange w:id="4336" w:author="jonathan pritchard" w:date="2024-08-21T11:05:00Z" w16du:dateUtc="2024-08-21T10:05:00Z">
                  <w:rPr>
                    <w:i/>
                    <w:noProof/>
                    <w:sz w:val="18"/>
                    <w:szCs w:val="18"/>
                  </w:rPr>
                </w:rPrChange>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237F07" w:rsidRDefault="00647AF8" w:rsidP="00637E6A">
            <w:pPr>
              <w:spacing w:before="60" w:after="60" w:line="240" w:lineRule="auto"/>
              <w:rPr>
                <w:i/>
                <w:sz w:val="18"/>
                <w:szCs w:val="18"/>
                <w:rPrChange w:id="4337" w:author="jonathan pritchard" w:date="2024-08-21T11:05:00Z" w16du:dateUtc="2024-08-21T10:05:00Z">
                  <w:rPr>
                    <w:i/>
                    <w:noProof/>
                    <w:sz w:val="18"/>
                    <w:szCs w:val="18"/>
                  </w:rPr>
                </w:rPrChange>
              </w:rPr>
            </w:pPr>
            <w:r w:rsidRPr="00237F07">
              <w:rPr>
                <w:i/>
                <w:sz w:val="18"/>
                <w:szCs w:val="18"/>
                <w:rPrChange w:id="4338" w:author="jonathan pritchard" w:date="2024-08-21T11:05:00Z" w16du:dateUtc="2024-08-21T10:05:00Z">
                  <w:rPr>
                    <w:i/>
                    <w:noProof/>
                    <w:sz w:val="18"/>
                    <w:szCs w:val="18"/>
                  </w:rPr>
                </w:rPrChange>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237F07" w:rsidRDefault="00647AF8" w:rsidP="00637E6A">
            <w:pPr>
              <w:spacing w:before="60" w:after="60" w:line="240" w:lineRule="auto"/>
              <w:rPr>
                <w:i/>
                <w:sz w:val="18"/>
                <w:szCs w:val="18"/>
                <w:rPrChange w:id="4339" w:author="jonathan pritchard" w:date="2024-08-21T11:05:00Z" w16du:dateUtc="2024-08-21T10:05:00Z">
                  <w:rPr>
                    <w:i/>
                    <w:noProof/>
                    <w:sz w:val="18"/>
                    <w:szCs w:val="18"/>
                  </w:rPr>
                </w:rPrChange>
              </w:rPr>
            </w:pPr>
            <w:r w:rsidRPr="00237F07">
              <w:rPr>
                <w:i/>
                <w:sz w:val="18"/>
                <w:szCs w:val="18"/>
                <w:rPrChange w:id="4340" w:author="jonathan pritchard" w:date="2024-08-21T11:05:00Z" w16du:dateUtc="2024-08-21T10:05:00Z">
                  <w:rPr>
                    <w:i/>
                    <w:noProof/>
                    <w:sz w:val="18"/>
                    <w:szCs w:val="18"/>
                  </w:rPr>
                </w:rPrChange>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237F07" w:rsidRDefault="00647AF8" w:rsidP="00637E6A">
            <w:pPr>
              <w:spacing w:before="60" w:after="60" w:line="240" w:lineRule="auto"/>
              <w:rPr>
                <w:i/>
                <w:sz w:val="18"/>
                <w:szCs w:val="18"/>
                <w:rPrChange w:id="4341" w:author="jonathan pritchard" w:date="2024-08-21T11:05:00Z" w16du:dateUtc="2024-08-21T10:05:00Z">
                  <w:rPr>
                    <w:i/>
                    <w:noProof/>
                    <w:sz w:val="18"/>
                    <w:szCs w:val="18"/>
                  </w:rPr>
                </w:rPrChange>
              </w:rPr>
            </w:pPr>
            <w:r w:rsidRPr="00237F07">
              <w:rPr>
                <w:i/>
                <w:sz w:val="18"/>
                <w:szCs w:val="18"/>
                <w:rPrChange w:id="4342" w:author="jonathan pritchard" w:date="2024-08-21T11:05:00Z" w16du:dateUtc="2024-08-21T10:05:00Z">
                  <w:rPr>
                    <w:i/>
                    <w:noProof/>
                    <w:sz w:val="18"/>
                    <w:szCs w:val="18"/>
                  </w:rPr>
                </w:rPrChange>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7D9C144C"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del w:id="4343" w:author="Raphael Malyankar" w:date="2023-08-31T16:34:00Z">
        <w:r w:rsidRPr="00A527F0" w:rsidDel="003B11C8">
          <w:rPr>
            <w:rFonts w:eastAsia="Times New Roman" w:cs="Arial"/>
          </w:rPr>
          <w:delText xml:space="preserve">SENC </w:delText>
        </w:r>
      </w:del>
      <w:ins w:id="4344" w:author="Raphael Malyankar" w:date="2023-08-31T16:34:00Z">
        <w:r w:rsidR="003B11C8" w:rsidRPr="00A527F0">
          <w:rPr>
            <w:rFonts w:eastAsia="Times New Roman" w:cs="Arial"/>
          </w:rPr>
          <w:t>ENDS/S</w:t>
        </w:r>
      </w:ins>
      <w:ins w:id="4345" w:author="Raphael Malyankar" w:date="2023-08-31T16:35:00Z">
        <w:r w:rsidR="003B11C8" w:rsidRPr="00A527F0">
          <w:rPr>
            <w:rFonts w:eastAsia="Times New Roman" w:cs="Arial"/>
          </w:rPr>
          <w:t>ystem Database</w:t>
        </w:r>
      </w:ins>
      <w:ins w:id="4346" w:author="Raphael Malyankar" w:date="2023-08-31T16:34:00Z">
        <w:r w:rsidR="003B11C8" w:rsidRPr="00A527F0">
          <w:rPr>
            <w:rFonts w:eastAsia="Times New Roman" w:cs="Arial"/>
          </w:rPr>
          <w:t xml:space="preserve"> </w:t>
        </w:r>
      </w:ins>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237F07">
        <w:rPr>
          <w:rFonts w:cs="Arial"/>
          <w:i/>
          <w:rPrChange w:id="4347" w:author="jonathan pritchard" w:date="2024-08-21T11:05:00Z" w16du:dateUtc="2024-08-21T10:05:00Z">
            <w:rPr>
              <w:rFonts w:cs="Arial"/>
              <w:i/>
              <w:noProof/>
            </w:rPr>
          </w:rPrChange>
        </w:rPr>
        <w:t xml:space="preserve">“The permit for </w:t>
      </w:r>
      <w:r w:rsidR="002D65F8" w:rsidRPr="00237F07">
        <w:rPr>
          <w:rFonts w:cs="Arial"/>
          <w:i/>
          <w:rPrChange w:id="4348" w:author="jonathan pritchard" w:date="2024-08-21T11:05:00Z" w16du:dateUtc="2024-08-21T10:05:00Z">
            <w:rPr>
              <w:rFonts w:cs="Arial"/>
              <w:i/>
              <w:noProof/>
            </w:rPr>
          </w:rPrChange>
        </w:rPr>
        <w:t>dataset &lt;</w:t>
      </w:r>
      <w:r w:rsidRPr="00237F07">
        <w:rPr>
          <w:rFonts w:cs="Arial"/>
          <w:i/>
          <w:rPrChange w:id="4349" w:author="jonathan pritchard" w:date="2024-08-21T11:05:00Z" w16du:dateUtc="2024-08-21T10:05:00Z">
            <w:rPr>
              <w:rFonts w:cs="Arial"/>
              <w:i/>
              <w:noProof/>
            </w:rPr>
          </w:rPrChange>
        </w:rPr>
        <w:t xml:space="preserve">name&gt; has expired. This </w:t>
      </w:r>
      <w:r w:rsidR="002D65F8" w:rsidRPr="00237F07">
        <w:rPr>
          <w:rFonts w:cs="Arial"/>
          <w:i/>
          <w:rPrChange w:id="4350" w:author="jonathan pritchard" w:date="2024-08-21T11:05:00Z" w16du:dateUtc="2024-08-21T10:05:00Z">
            <w:rPr>
              <w:rFonts w:cs="Arial"/>
              <w:i/>
              <w:noProof/>
            </w:rPr>
          </w:rPrChange>
        </w:rPr>
        <w:t xml:space="preserve">dataset </w:t>
      </w:r>
      <w:r w:rsidRPr="00237F07">
        <w:rPr>
          <w:rFonts w:cs="Arial"/>
          <w:i/>
          <w:rPrChange w:id="4351" w:author="jonathan pritchard" w:date="2024-08-21T11:05:00Z" w16du:dateUtc="2024-08-21T10:05:00Z">
            <w:rPr>
              <w:rFonts w:cs="Arial"/>
              <w:i/>
              <w:noProof/>
            </w:rPr>
          </w:rPrChange>
        </w:rPr>
        <w:t xml:space="preserve"> may be out of date and </w:t>
      </w:r>
      <w:r w:rsidRPr="00237F07">
        <w:rPr>
          <w:rFonts w:cs="Arial"/>
          <w:bCs/>
          <w:i/>
          <w:rPrChange w:id="4352" w:author="jonathan pritchard" w:date="2024-08-21T11:05:00Z" w16du:dateUtc="2024-08-21T10:05:00Z">
            <w:rPr>
              <w:rFonts w:cs="Arial"/>
              <w:bCs/>
              <w:i/>
              <w:noProof/>
            </w:rPr>
          </w:rPrChange>
        </w:rPr>
        <w:t>MUST NOT</w:t>
      </w:r>
      <w:r w:rsidRPr="00237F07">
        <w:rPr>
          <w:rFonts w:cs="Arial"/>
          <w:i/>
          <w:rPrChange w:id="4353" w:author="jonathan pritchard" w:date="2024-08-21T11:05:00Z" w16du:dateUtc="2024-08-21T10:05:00Z">
            <w:rPr>
              <w:rFonts w:cs="Arial"/>
              <w:i/>
              <w:noProof/>
            </w:rPr>
          </w:rPrChange>
        </w:rPr>
        <w:t xml:space="preserve"> be used for Primary </w:t>
      </w:r>
      <w:r w:rsidRPr="00237F07">
        <w:rPr>
          <w:rFonts w:cs="Arial"/>
          <w:bCs/>
          <w:i/>
          <w:rPrChange w:id="4354" w:author="jonathan pritchard" w:date="2024-08-21T11:05:00Z" w16du:dateUtc="2024-08-21T10:05:00Z">
            <w:rPr>
              <w:rFonts w:cs="Arial"/>
              <w:bCs/>
              <w:i/>
              <w:noProof/>
            </w:rPr>
          </w:rPrChange>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37F07" w:rsidRDefault="00647AF8" w:rsidP="002B7019">
      <w:pPr>
        <w:spacing w:after="120" w:line="240" w:lineRule="auto"/>
        <w:jc w:val="both"/>
        <w:rPr>
          <w:rFonts w:cs="Arial"/>
          <w:i/>
          <w:rPrChange w:id="4355" w:author="jonathan pritchard" w:date="2024-08-21T11:05:00Z" w16du:dateUtc="2024-08-21T10:05:00Z">
            <w:rPr>
              <w:rFonts w:cs="Arial"/>
              <w:i/>
              <w:noProof/>
            </w:rPr>
          </w:rPrChange>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237F07">
        <w:rPr>
          <w:rFonts w:cs="Arial"/>
          <w:i/>
          <w:rPrChange w:id="4356" w:author="jonathan pritchard" w:date="2024-08-21T11:05:00Z" w16du:dateUtc="2024-08-21T10:05:00Z">
            <w:rPr>
              <w:rFonts w:cs="Arial"/>
              <w:i/>
              <w:noProof/>
            </w:rPr>
          </w:rPrChange>
        </w:rPr>
        <w:t>and therefore MUST NOT be used for Primary NAVIGATION”.</w:t>
      </w:r>
    </w:p>
    <w:p w14:paraId="1DE64547" w14:textId="027B5A9C" w:rsidR="00647AF8" w:rsidRPr="00237F07" w:rsidRDefault="00647AF8" w:rsidP="002B7019">
      <w:pPr>
        <w:spacing w:after="120" w:line="240" w:lineRule="auto"/>
        <w:jc w:val="both"/>
        <w:rPr>
          <w:rFonts w:cs="Arial"/>
          <w:iCs/>
          <w:rPrChange w:id="4357" w:author="jonathan pritchard" w:date="2024-08-21T11:05:00Z" w16du:dateUtc="2024-08-21T10:05:00Z">
            <w:rPr>
              <w:rFonts w:cs="Arial"/>
              <w:iCs/>
              <w:noProof/>
            </w:rPr>
          </w:rPrChange>
        </w:rPr>
      </w:pPr>
      <w:r w:rsidRPr="00237F07">
        <w:rPr>
          <w:rFonts w:cs="Arial"/>
          <w:b/>
          <w:bCs/>
          <w:iCs/>
          <w:rPrChange w:id="4358" w:author="jonathan pritchard" w:date="2024-08-21T11:05:00Z" w16du:dateUtc="2024-08-21T10:05:00Z">
            <w:rPr>
              <w:rFonts w:cs="Arial"/>
              <w:b/>
              <w:bCs/>
              <w:iCs/>
              <w:noProof/>
            </w:rPr>
          </w:rPrChange>
        </w:rPr>
        <w:t xml:space="preserve">SSE 128 </w:t>
      </w:r>
      <w:r w:rsidRPr="00237F07">
        <w:rPr>
          <w:rFonts w:cs="Arial"/>
          <w:iCs/>
          <w:rPrChange w:id="4359" w:author="jonathan pritchard" w:date="2024-08-21T11:05:00Z" w16du:dateUtc="2024-08-21T10:05:00Z">
            <w:rPr>
              <w:rFonts w:cs="Arial"/>
              <w:iCs/>
              <w:noProof/>
            </w:rPr>
          </w:rPrChange>
        </w:rPr>
        <w:t xml:space="preserve">must be returned if one or more dataset resources (datasets, catalogues or permits) could not be loaded because the contents could not be validated according to the versions of the (XML) </w:t>
      </w:r>
      <w:r w:rsidR="00A65DDD" w:rsidRPr="00237F07">
        <w:rPr>
          <w:rFonts w:cs="Arial"/>
          <w:iCs/>
          <w:rPrChange w:id="4360" w:author="jonathan pritchard" w:date="2024-08-21T11:05:00Z" w16du:dateUtc="2024-08-21T10:05:00Z">
            <w:rPr>
              <w:rFonts w:cs="Arial"/>
              <w:iCs/>
              <w:noProof/>
            </w:rPr>
          </w:rPrChange>
        </w:rPr>
        <w:t>S</w:t>
      </w:r>
      <w:r w:rsidRPr="00237F07">
        <w:rPr>
          <w:rFonts w:cs="Arial"/>
          <w:iCs/>
          <w:rPrChange w:id="4361" w:author="jonathan pritchard" w:date="2024-08-21T11:05:00Z" w16du:dateUtc="2024-08-21T10:05:00Z">
            <w:rPr>
              <w:rFonts w:cs="Arial"/>
              <w:iCs/>
              <w:noProof/>
            </w:rPr>
          </w:rPrChange>
        </w:rPr>
        <w:t>chemas installed on the system. Only conformant content may be loaded onto any S-100 system.</w:t>
      </w:r>
    </w:p>
    <w:p w14:paraId="63B6BD02" w14:textId="75B0042B" w:rsidR="00647AF8" w:rsidRPr="00237F07" w:rsidRDefault="00647AF8" w:rsidP="002B7019">
      <w:pPr>
        <w:spacing w:after="120" w:line="240" w:lineRule="auto"/>
        <w:jc w:val="both"/>
        <w:rPr>
          <w:rFonts w:cs="Arial"/>
          <w:iCs/>
          <w:rPrChange w:id="4362" w:author="jonathan pritchard" w:date="2024-08-21T11:05:00Z" w16du:dateUtc="2024-08-21T10:05:00Z">
            <w:rPr>
              <w:rFonts w:cs="Arial"/>
              <w:iCs/>
              <w:noProof/>
            </w:rPr>
          </w:rPrChange>
        </w:rPr>
      </w:pPr>
      <w:r w:rsidRPr="00237F07">
        <w:rPr>
          <w:rFonts w:cs="Arial"/>
          <w:b/>
          <w:bCs/>
          <w:iCs/>
          <w:rPrChange w:id="4363" w:author="jonathan pritchard" w:date="2024-08-21T11:05:00Z" w16du:dateUtc="2024-08-21T10:05:00Z">
            <w:rPr>
              <w:rFonts w:cs="Arial"/>
              <w:b/>
              <w:bCs/>
              <w:iCs/>
              <w:noProof/>
            </w:rPr>
          </w:rPrChange>
        </w:rPr>
        <w:t xml:space="preserve">SSE 129 </w:t>
      </w:r>
      <w:r w:rsidRPr="00237F07">
        <w:rPr>
          <w:rFonts w:cs="Arial"/>
          <w:iCs/>
          <w:rPrChange w:id="4364" w:author="jonathan pritchard" w:date="2024-08-21T11:05:00Z" w16du:dateUtc="2024-08-21T10:05:00Z">
            <w:rPr>
              <w:rFonts w:cs="Arial"/>
              <w:iCs/>
              <w:noProof/>
            </w:rPr>
          </w:rPrChange>
        </w:rPr>
        <w:t xml:space="preserve">must be returned if the </w:t>
      </w:r>
      <w:r w:rsidR="00A65DDD" w:rsidRPr="00237F07">
        <w:rPr>
          <w:rFonts w:cs="Arial"/>
          <w:iCs/>
          <w:rPrChange w:id="4365" w:author="jonathan pritchard" w:date="2024-08-21T11:05:00Z" w16du:dateUtc="2024-08-21T10:05:00Z">
            <w:rPr>
              <w:rFonts w:cs="Arial"/>
              <w:iCs/>
              <w:noProof/>
            </w:rPr>
          </w:rPrChange>
        </w:rPr>
        <w:t>C</w:t>
      </w:r>
      <w:r w:rsidRPr="00237F07">
        <w:rPr>
          <w:rFonts w:cs="Arial"/>
          <w:iCs/>
          <w:rPrChange w:id="4366" w:author="jonathan pritchard" w:date="2024-08-21T11:05:00Z" w16du:dateUtc="2024-08-21T10:05:00Z">
            <w:rPr>
              <w:rFonts w:cs="Arial"/>
              <w:iCs/>
              <w:noProof/>
            </w:rPr>
          </w:rPrChange>
        </w:rPr>
        <w:t>atalogue to be installed (</w:t>
      </w:r>
      <w:r w:rsidR="00A65DDD" w:rsidRPr="00237F07">
        <w:rPr>
          <w:rFonts w:cs="Arial"/>
          <w:iCs/>
          <w:rPrChange w:id="4367" w:author="jonathan pritchard" w:date="2024-08-21T11:05:00Z" w16du:dateUtc="2024-08-21T10:05:00Z">
            <w:rPr>
              <w:rFonts w:cs="Arial"/>
              <w:iCs/>
              <w:noProof/>
            </w:rPr>
          </w:rPrChange>
        </w:rPr>
        <w:t>F</w:t>
      </w:r>
      <w:r w:rsidRPr="00237F07">
        <w:rPr>
          <w:rFonts w:cs="Arial"/>
          <w:iCs/>
          <w:rPrChange w:id="4368" w:author="jonathan pritchard" w:date="2024-08-21T11:05:00Z" w16du:dateUtc="2024-08-21T10:05:00Z">
            <w:rPr>
              <w:rFonts w:cs="Arial"/>
              <w:iCs/>
              <w:noProof/>
            </w:rPr>
          </w:rPrChange>
        </w:rPr>
        <w:t xml:space="preserve">eature, </w:t>
      </w:r>
      <w:r w:rsidR="00A65DDD" w:rsidRPr="00237F07">
        <w:rPr>
          <w:rFonts w:cs="Arial"/>
          <w:iCs/>
          <w:rPrChange w:id="4369" w:author="jonathan pritchard" w:date="2024-08-21T11:05:00Z" w16du:dateUtc="2024-08-21T10:05:00Z">
            <w:rPr>
              <w:rFonts w:cs="Arial"/>
              <w:iCs/>
              <w:noProof/>
            </w:rPr>
          </w:rPrChange>
        </w:rPr>
        <w:t>P</w:t>
      </w:r>
      <w:r w:rsidRPr="00237F07">
        <w:rPr>
          <w:rFonts w:cs="Arial"/>
          <w:iCs/>
          <w:rPrChange w:id="4370" w:author="jonathan pritchard" w:date="2024-08-21T11:05:00Z" w16du:dateUtc="2024-08-21T10:05:00Z">
            <w:rPr>
              <w:rFonts w:cs="Arial"/>
              <w:iCs/>
              <w:noProof/>
            </w:rPr>
          </w:rPrChange>
        </w:rPr>
        <w:t xml:space="preserve">ortrayal or </w:t>
      </w:r>
      <w:r w:rsidR="00A65DDD" w:rsidRPr="00237F07">
        <w:rPr>
          <w:rFonts w:cs="Arial"/>
          <w:iCs/>
          <w:rPrChange w:id="4371" w:author="jonathan pritchard" w:date="2024-08-21T11:05:00Z" w16du:dateUtc="2024-08-21T10:05:00Z">
            <w:rPr>
              <w:rFonts w:cs="Arial"/>
              <w:iCs/>
              <w:noProof/>
            </w:rPr>
          </w:rPrChange>
        </w:rPr>
        <w:t>I</w:t>
      </w:r>
      <w:r w:rsidRPr="00237F07">
        <w:rPr>
          <w:rFonts w:cs="Arial"/>
          <w:iCs/>
          <w:rPrChange w:id="4372" w:author="jonathan pritchard" w:date="2024-08-21T11:05:00Z" w16du:dateUtc="2024-08-21T10:05:00Z">
            <w:rPr>
              <w:rFonts w:cs="Arial"/>
              <w:iCs/>
              <w:noProof/>
            </w:rPr>
          </w:rPrChange>
        </w:rPr>
        <w:t xml:space="preserve">nteroperability) has not been directly authenticated by the Scheme </w:t>
      </w:r>
      <w:proofErr w:type="spellStart"/>
      <w:r w:rsidRPr="00237F07">
        <w:rPr>
          <w:rFonts w:cs="Arial"/>
          <w:iCs/>
          <w:rPrChange w:id="4373" w:author="jonathan pritchard" w:date="2024-08-21T11:05:00Z" w16du:dateUtc="2024-08-21T10:05:00Z">
            <w:rPr>
              <w:rFonts w:cs="Arial"/>
              <w:iCs/>
              <w:noProof/>
            </w:rPr>
          </w:rPrChange>
        </w:rPr>
        <w:t>Adminstrator</w:t>
      </w:r>
      <w:proofErr w:type="spellEnd"/>
      <w:r w:rsidRPr="00237F07">
        <w:rPr>
          <w:rFonts w:cs="Arial"/>
          <w:iCs/>
          <w:rPrChange w:id="4374" w:author="jonathan pritchard" w:date="2024-08-21T11:05:00Z" w16du:dateUtc="2024-08-21T10:05:00Z">
            <w:rPr>
              <w:rFonts w:cs="Arial"/>
              <w:iCs/>
              <w:noProof/>
            </w:rPr>
          </w:rPrChange>
        </w:rPr>
        <w:t>.</w:t>
      </w:r>
    </w:p>
    <w:p w14:paraId="19AD7E0F" w14:textId="77777777" w:rsidR="00647AF8" w:rsidRPr="00237F07" w:rsidRDefault="00647AF8" w:rsidP="002B7019">
      <w:pPr>
        <w:spacing w:after="120" w:line="240" w:lineRule="auto"/>
        <w:jc w:val="both"/>
        <w:rPr>
          <w:rFonts w:cs="Arial"/>
          <w:iCs/>
          <w:strike/>
          <w:rPrChange w:id="4375" w:author="jonathan pritchard" w:date="2024-08-21T11:05:00Z" w16du:dateUtc="2024-08-21T10:05:00Z">
            <w:rPr>
              <w:rFonts w:cs="Arial"/>
              <w:iCs/>
              <w:strike/>
              <w:noProof/>
            </w:rPr>
          </w:rPrChange>
        </w:rPr>
      </w:pPr>
      <w:r w:rsidRPr="00237F07">
        <w:rPr>
          <w:rFonts w:cs="Arial"/>
          <w:b/>
          <w:bCs/>
          <w:iCs/>
          <w:strike/>
          <w:rPrChange w:id="4376" w:author="jonathan pritchard" w:date="2024-08-21T11:05:00Z" w16du:dateUtc="2024-08-21T10:05:00Z">
            <w:rPr>
              <w:rFonts w:cs="Arial"/>
              <w:b/>
              <w:bCs/>
              <w:iCs/>
              <w:strike/>
              <w:noProof/>
            </w:rPr>
          </w:rPrChang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237F07">
        <w:rPr>
          <w:rFonts w:cs="Arial"/>
          <w:i/>
          <w:strike/>
          <w:rPrChange w:id="4377" w:author="jonathan pritchard" w:date="2024-08-21T11:05:00Z" w16du:dateUtc="2024-08-21T10:05:00Z">
            <w:rPr>
              <w:rFonts w:cs="Arial"/>
              <w:i/>
              <w:strike/>
              <w:noProof/>
            </w:rPr>
          </w:rPrChange>
        </w:rPr>
        <w:t>”.</w:t>
      </w:r>
    </w:p>
    <w:p w14:paraId="6849B375" w14:textId="27CFD713" w:rsidR="00647AF8" w:rsidRPr="00237F07" w:rsidRDefault="00647AF8" w:rsidP="002B7019">
      <w:pPr>
        <w:spacing w:after="120" w:line="240" w:lineRule="auto"/>
        <w:jc w:val="both"/>
        <w:rPr>
          <w:rFonts w:cs="Arial"/>
          <w:iCs/>
          <w:rPrChange w:id="4378" w:author="jonathan pritchard" w:date="2024-08-21T11:05:00Z" w16du:dateUtc="2024-08-21T10:05:00Z">
            <w:rPr>
              <w:rFonts w:cs="Arial"/>
              <w:iCs/>
              <w:noProof/>
            </w:rPr>
          </w:rPrChange>
        </w:rPr>
      </w:pPr>
      <w:r w:rsidRPr="00237F07">
        <w:rPr>
          <w:rFonts w:cs="Arial"/>
          <w:b/>
          <w:bCs/>
          <w:iCs/>
          <w:rPrChange w:id="4379" w:author="jonathan pritchard" w:date="2024-08-21T11:05:00Z" w16du:dateUtc="2024-08-21T10:05:00Z">
            <w:rPr>
              <w:rFonts w:cs="Arial"/>
              <w:b/>
              <w:bCs/>
              <w:iCs/>
              <w:noProof/>
            </w:rPr>
          </w:rPrChange>
        </w:rPr>
        <w:t xml:space="preserve">SSE 131 </w:t>
      </w:r>
      <w:r w:rsidRPr="00237F07">
        <w:rPr>
          <w:rFonts w:cs="Arial"/>
          <w:iCs/>
          <w:rPrChange w:id="4380" w:author="jonathan pritchard" w:date="2024-08-21T11:05:00Z" w16du:dateUtc="2024-08-21T10:05:00Z">
            <w:rPr>
              <w:rFonts w:cs="Arial"/>
              <w:iCs/>
              <w:noProof/>
            </w:rPr>
          </w:rPrChange>
        </w:rPr>
        <w:t xml:space="preserve">must be returned if </w:t>
      </w:r>
      <w:r w:rsidR="00795A25" w:rsidRPr="00237F07">
        <w:rPr>
          <w:rFonts w:cs="Arial"/>
          <w:iCs/>
          <w:rPrChange w:id="4381" w:author="jonathan pritchard" w:date="2024-08-21T11:05:00Z" w16du:dateUtc="2024-08-21T10:05:00Z">
            <w:rPr>
              <w:rFonts w:cs="Arial"/>
              <w:iCs/>
              <w:noProof/>
            </w:rPr>
          </w:rPrChange>
        </w:rPr>
        <w:t xml:space="preserve">a dataset has no </w:t>
      </w:r>
      <w:r w:rsidR="00A65DDD" w:rsidRPr="00237F07">
        <w:rPr>
          <w:rFonts w:cs="Arial"/>
          <w:iCs/>
          <w:rPrChange w:id="4382" w:author="jonathan pritchard" w:date="2024-08-21T11:05:00Z" w16du:dateUtc="2024-08-21T10:05:00Z">
            <w:rPr>
              <w:rFonts w:cs="Arial"/>
              <w:iCs/>
              <w:noProof/>
            </w:rPr>
          </w:rPrChange>
        </w:rPr>
        <w:t>F</w:t>
      </w:r>
      <w:r w:rsidR="00795A25" w:rsidRPr="00237F07">
        <w:rPr>
          <w:rFonts w:cs="Arial"/>
          <w:iCs/>
          <w:rPrChange w:id="4383" w:author="jonathan pritchard" w:date="2024-08-21T11:05:00Z" w16du:dateUtc="2024-08-21T10:05:00Z">
            <w:rPr>
              <w:rFonts w:cs="Arial"/>
              <w:iCs/>
              <w:noProof/>
            </w:rPr>
          </w:rPrChange>
        </w:rPr>
        <w:t xml:space="preserve">eature </w:t>
      </w:r>
      <w:r w:rsidR="00A65DDD" w:rsidRPr="00237F07">
        <w:rPr>
          <w:rFonts w:cs="Arial"/>
          <w:iCs/>
          <w:rPrChange w:id="4384" w:author="jonathan pritchard" w:date="2024-08-21T11:05:00Z" w16du:dateUtc="2024-08-21T10:05:00Z">
            <w:rPr>
              <w:rFonts w:cs="Arial"/>
              <w:iCs/>
              <w:noProof/>
            </w:rPr>
          </w:rPrChange>
        </w:rPr>
        <w:t>C</w:t>
      </w:r>
      <w:r w:rsidR="00795A25" w:rsidRPr="00237F07">
        <w:rPr>
          <w:rFonts w:cs="Arial"/>
          <w:iCs/>
          <w:rPrChange w:id="4385" w:author="jonathan pritchard" w:date="2024-08-21T11:05:00Z" w16du:dateUtc="2024-08-21T10:05:00Z">
            <w:rPr>
              <w:rFonts w:cs="Arial"/>
              <w:iCs/>
              <w:noProof/>
            </w:rPr>
          </w:rPrChange>
        </w:rPr>
        <w:t xml:space="preserve">atalogue or </w:t>
      </w:r>
      <w:r w:rsidR="00A65DDD" w:rsidRPr="00237F07">
        <w:rPr>
          <w:rFonts w:cs="Arial"/>
          <w:iCs/>
          <w:rPrChange w:id="4386" w:author="jonathan pritchard" w:date="2024-08-21T11:05:00Z" w16du:dateUtc="2024-08-21T10:05:00Z">
            <w:rPr>
              <w:rFonts w:cs="Arial"/>
              <w:iCs/>
              <w:noProof/>
            </w:rPr>
          </w:rPrChange>
        </w:rPr>
        <w:t>P</w:t>
      </w:r>
      <w:r w:rsidR="00795A25" w:rsidRPr="00237F07">
        <w:rPr>
          <w:rFonts w:cs="Arial"/>
          <w:iCs/>
          <w:rPrChange w:id="4387" w:author="jonathan pritchard" w:date="2024-08-21T11:05:00Z" w16du:dateUtc="2024-08-21T10:05:00Z">
            <w:rPr>
              <w:rFonts w:cs="Arial"/>
              <w:iCs/>
              <w:noProof/>
            </w:rPr>
          </w:rPrChange>
        </w:rPr>
        <w:t xml:space="preserve">ortrayal </w:t>
      </w:r>
      <w:r w:rsidR="00A65DDD" w:rsidRPr="00237F07">
        <w:rPr>
          <w:rFonts w:cs="Arial"/>
          <w:iCs/>
          <w:rPrChange w:id="4388" w:author="jonathan pritchard" w:date="2024-08-21T11:05:00Z" w16du:dateUtc="2024-08-21T10:05:00Z">
            <w:rPr>
              <w:rFonts w:cs="Arial"/>
              <w:iCs/>
              <w:noProof/>
            </w:rPr>
          </w:rPrChange>
        </w:rPr>
        <w:t>C</w:t>
      </w:r>
      <w:r w:rsidR="00795A25" w:rsidRPr="00237F07">
        <w:rPr>
          <w:rFonts w:cs="Arial"/>
          <w:iCs/>
          <w:rPrChange w:id="4389" w:author="jonathan pritchard" w:date="2024-08-21T11:05:00Z" w16du:dateUtc="2024-08-21T10:05:00Z">
            <w:rPr>
              <w:rFonts w:cs="Arial"/>
              <w:iCs/>
              <w:noProof/>
            </w:rPr>
          </w:rPrChange>
        </w:rPr>
        <w:t>atalogue installed.</w:t>
      </w:r>
    </w:p>
    <w:p w14:paraId="53D0374E" w14:textId="77777777" w:rsidR="00647AF8" w:rsidRPr="00237F07" w:rsidRDefault="00647AF8" w:rsidP="002B7019">
      <w:pPr>
        <w:spacing w:after="120" w:line="240" w:lineRule="auto"/>
        <w:jc w:val="both"/>
        <w:rPr>
          <w:rFonts w:cs="Arial"/>
          <w:iCs/>
          <w:rPrChange w:id="4390" w:author="jonathan pritchard" w:date="2024-08-21T11:05:00Z" w16du:dateUtc="2024-08-21T10:05:00Z">
            <w:rPr>
              <w:rFonts w:cs="Arial"/>
              <w:iCs/>
              <w:noProof/>
            </w:rPr>
          </w:rPrChange>
        </w:rPr>
      </w:pPr>
      <w:r w:rsidRPr="00237F07">
        <w:rPr>
          <w:rFonts w:cs="Arial"/>
          <w:b/>
          <w:bCs/>
          <w:iCs/>
          <w:rPrChange w:id="4391" w:author="jonathan pritchard" w:date="2024-08-21T11:05:00Z" w16du:dateUtc="2024-08-21T10:05:00Z">
            <w:rPr>
              <w:rFonts w:cs="Arial"/>
              <w:b/>
              <w:bCs/>
              <w:iCs/>
              <w:noProof/>
            </w:rPr>
          </w:rPrChange>
        </w:rPr>
        <w:t xml:space="preserve">SSE 132 </w:t>
      </w:r>
      <w:r w:rsidRPr="00237F07">
        <w:rPr>
          <w:rFonts w:cs="Arial"/>
          <w:iCs/>
          <w:rPrChange w:id="4392" w:author="jonathan pritchard" w:date="2024-08-21T11:05:00Z" w16du:dateUtc="2024-08-21T10:05:00Z">
            <w:rPr>
              <w:rFonts w:cs="Arial"/>
              <w:iCs/>
              <w:noProof/>
            </w:rPr>
          </w:rPrChange>
        </w:rPr>
        <w:t xml:space="preserve">must be returned if an intermediate </w:t>
      </w:r>
      <w:proofErr w:type="spellStart"/>
      <w:r w:rsidRPr="00237F07">
        <w:rPr>
          <w:rFonts w:cs="Arial"/>
          <w:iCs/>
          <w:rPrChange w:id="4393" w:author="jonathan pritchard" w:date="2024-08-21T11:05:00Z" w16du:dateUtc="2024-08-21T10:05:00Z">
            <w:rPr>
              <w:rFonts w:cs="Arial"/>
              <w:iCs/>
              <w:noProof/>
            </w:rPr>
          </w:rPrChange>
        </w:rPr>
        <w:t>digitalSignatureValue</w:t>
      </w:r>
      <w:proofErr w:type="spellEnd"/>
      <w:r w:rsidRPr="00237F07">
        <w:rPr>
          <w:rFonts w:cs="Arial"/>
          <w:iCs/>
          <w:rPrChange w:id="4394" w:author="jonathan pritchard" w:date="2024-08-21T11:05:00Z" w16du:dateUtc="2024-08-21T10:05:00Z">
            <w:rPr>
              <w:rFonts w:cs="Arial"/>
              <w:iCs/>
              <w:noProof/>
            </w:rPr>
          </w:rPrChange>
        </w:rPr>
        <w:t xml:space="preserve"> for a resource (whether dataset, supplementary file or permit) fails validation.</w:t>
      </w:r>
    </w:p>
    <w:p w14:paraId="2B6CB488" w14:textId="764CD0E0" w:rsidR="00647AF8" w:rsidRPr="00237F07" w:rsidRDefault="00647AF8" w:rsidP="002B7019">
      <w:pPr>
        <w:spacing w:after="120" w:line="240" w:lineRule="auto"/>
        <w:jc w:val="both"/>
        <w:rPr>
          <w:rFonts w:cs="Arial"/>
          <w:iCs/>
          <w:rPrChange w:id="4395" w:author="jonathan pritchard" w:date="2024-08-21T11:05:00Z" w16du:dateUtc="2024-08-21T10:05:00Z">
            <w:rPr>
              <w:rFonts w:cs="Arial"/>
              <w:iCs/>
              <w:noProof/>
            </w:rPr>
          </w:rPrChange>
        </w:rPr>
      </w:pPr>
      <w:r w:rsidRPr="00237F07">
        <w:rPr>
          <w:rFonts w:cs="Arial"/>
          <w:b/>
          <w:bCs/>
          <w:iCs/>
          <w:rPrChange w:id="4396" w:author="jonathan pritchard" w:date="2024-08-21T11:05:00Z" w16du:dateUtc="2024-08-21T10:05:00Z">
            <w:rPr>
              <w:rFonts w:cs="Arial"/>
              <w:b/>
              <w:bCs/>
              <w:iCs/>
              <w:noProof/>
            </w:rPr>
          </w:rPrChange>
        </w:rPr>
        <w:lastRenderedPageBreak/>
        <w:t xml:space="preserve">SSE 133 </w:t>
      </w:r>
      <w:r w:rsidRPr="00237F07">
        <w:rPr>
          <w:rFonts w:cs="Arial"/>
          <w:iCs/>
          <w:rPrChange w:id="4397" w:author="jonathan pritchard" w:date="2024-08-21T11:05:00Z" w16du:dateUtc="2024-08-21T10:05:00Z">
            <w:rPr>
              <w:rFonts w:cs="Arial"/>
              <w:iCs/>
              <w:noProof/>
            </w:rPr>
          </w:rPrChange>
        </w:rPr>
        <w:t xml:space="preserve">must be returned if the dataset being installed is of a version which is not identical </w:t>
      </w:r>
      <w:r w:rsidR="00795A25" w:rsidRPr="00237F07">
        <w:rPr>
          <w:rFonts w:cs="Arial"/>
          <w:iCs/>
          <w:rPrChange w:id="4398" w:author="jonathan pritchard" w:date="2024-08-21T11:05:00Z" w16du:dateUtc="2024-08-21T10:05:00Z">
            <w:rPr>
              <w:rFonts w:cs="Arial"/>
              <w:iCs/>
              <w:noProof/>
            </w:rPr>
          </w:rPrChange>
        </w:rPr>
        <w:t>to a</w:t>
      </w:r>
      <w:r w:rsidRPr="00237F07">
        <w:rPr>
          <w:rFonts w:cs="Arial"/>
          <w:iCs/>
          <w:rPrChange w:id="4399" w:author="jonathan pritchard" w:date="2024-08-21T11:05:00Z" w16du:dateUtc="2024-08-21T10:05:00Z">
            <w:rPr>
              <w:rFonts w:cs="Arial"/>
              <w:iCs/>
              <w:noProof/>
            </w:rPr>
          </w:rPrChange>
        </w:rPr>
        <w:t xml:space="preserve"> </w:t>
      </w:r>
      <w:r w:rsidR="00A65DDD" w:rsidRPr="00237F07">
        <w:rPr>
          <w:rFonts w:cs="Arial"/>
          <w:iCs/>
          <w:rPrChange w:id="4400" w:author="jonathan pritchard" w:date="2024-08-21T11:05:00Z" w16du:dateUtc="2024-08-21T10:05:00Z">
            <w:rPr>
              <w:rFonts w:cs="Arial"/>
              <w:iCs/>
              <w:noProof/>
            </w:rPr>
          </w:rPrChange>
        </w:rPr>
        <w:t>F</w:t>
      </w:r>
      <w:r w:rsidRPr="00237F07">
        <w:rPr>
          <w:rFonts w:cs="Arial"/>
          <w:iCs/>
          <w:rPrChange w:id="4401" w:author="jonathan pritchard" w:date="2024-08-21T11:05:00Z" w16du:dateUtc="2024-08-21T10:05:00Z">
            <w:rPr>
              <w:rFonts w:cs="Arial"/>
              <w:iCs/>
              <w:noProof/>
            </w:rPr>
          </w:rPrChange>
        </w:rPr>
        <w:t xml:space="preserve">eature </w:t>
      </w:r>
      <w:r w:rsidR="00A65DDD" w:rsidRPr="00237F07">
        <w:rPr>
          <w:rFonts w:cs="Arial"/>
          <w:iCs/>
          <w:rPrChange w:id="4402" w:author="jonathan pritchard" w:date="2024-08-21T11:05:00Z" w16du:dateUtc="2024-08-21T10:05:00Z">
            <w:rPr>
              <w:rFonts w:cs="Arial"/>
              <w:iCs/>
              <w:noProof/>
            </w:rPr>
          </w:rPrChange>
        </w:rPr>
        <w:t>C</w:t>
      </w:r>
      <w:r w:rsidRPr="00237F07">
        <w:rPr>
          <w:rFonts w:cs="Arial"/>
          <w:iCs/>
          <w:rPrChange w:id="4403" w:author="jonathan pritchard" w:date="2024-08-21T11:05:00Z" w16du:dateUtc="2024-08-21T10:05:00Z">
            <w:rPr>
              <w:rFonts w:cs="Arial"/>
              <w:iCs/>
              <w:noProof/>
            </w:rPr>
          </w:rPrChange>
        </w:rPr>
        <w:t>atalogue</w:t>
      </w:r>
      <w:r w:rsidR="00795A25" w:rsidRPr="00237F07">
        <w:rPr>
          <w:rFonts w:cs="Arial"/>
          <w:iCs/>
          <w:rPrChange w:id="4404" w:author="jonathan pritchard" w:date="2024-08-21T11:05:00Z" w16du:dateUtc="2024-08-21T10:05:00Z">
            <w:rPr>
              <w:rFonts w:cs="Arial"/>
              <w:iCs/>
              <w:noProof/>
            </w:rPr>
          </w:rPrChange>
        </w:rPr>
        <w:t xml:space="preserve"> or </w:t>
      </w:r>
      <w:r w:rsidR="00A65DDD" w:rsidRPr="00237F07">
        <w:rPr>
          <w:rFonts w:cs="Arial"/>
          <w:iCs/>
          <w:rPrChange w:id="4405" w:author="jonathan pritchard" w:date="2024-08-21T11:05:00Z" w16du:dateUtc="2024-08-21T10:05:00Z">
            <w:rPr>
              <w:rFonts w:cs="Arial"/>
              <w:iCs/>
              <w:noProof/>
            </w:rPr>
          </w:rPrChange>
        </w:rPr>
        <w:t>P</w:t>
      </w:r>
      <w:r w:rsidR="00795A25" w:rsidRPr="00237F07">
        <w:rPr>
          <w:rFonts w:cs="Arial"/>
          <w:iCs/>
          <w:rPrChange w:id="4406" w:author="jonathan pritchard" w:date="2024-08-21T11:05:00Z" w16du:dateUtc="2024-08-21T10:05:00Z">
            <w:rPr>
              <w:rFonts w:cs="Arial"/>
              <w:iCs/>
              <w:noProof/>
            </w:rPr>
          </w:rPrChange>
        </w:rPr>
        <w:t xml:space="preserve">ortrayal </w:t>
      </w:r>
      <w:r w:rsidR="00A65DDD" w:rsidRPr="00237F07">
        <w:rPr>
          <w:rFonts w:cs="Arial"/>
          <w:iCs/>
          <w:rPrChange w:id="4407" w:author="jonathan pritchard" w:date="2024-08-21T11:05:00Z" w16du:dateUtc="2024-08-21T10:05:00Z">
            <w:rPr>
              <w:rFonts w:cs="Arial"/>
              <w:iCs/>
              <w:noProof/>
            </w:rPr>
          </w:rPrChange>
        </w:rPr>
        <w:t>C</w:t>
      </w:r>
      <w:r w:rsidR="00795A25" w:rsidRPr="00237F07">
        <w:rPr>
          <w:rFonts w:cs="Arial"/>
          <w:iCs/>
          <w:rPrChange w:id="4408" w:author="jonathan pritchard" w:date="2024-08-21T11:05:00Z" w16du:dateUtc="2024-08-21T10:05:00Z">
            <w:rPr>
              <w:rFonts w:cs="Arial"/>
              <w:iCs/>
              <w:noProof/>
            </w:rPr>
          </w:rPrChange>
        </w:rPr>
        <w:t>atalogue</w:t>
      </w:r>
      <w:r w:rsidRPr="00237F07">
        <w:rPr>
          <w:rFonts w:cs="Arial"/>
          <w:iCs/>
          <w:rPrChange w:id="4409" w:author="jonathan pritchard" w:date="2024-08-21T11:05:00Z" w16du:dateUtc="2024-08-21T10:05:00Z">
            <w:rPr>
              <w:rFonts w:cs="Arial"/>
              <w:iCs/>
              <w:noProof/>
            </w:rPr>
          </w:rPrChange>
        </w:rPr>
        <w:t xml:space="preserve"> installed on the system.</w:t>
      </w:r>
    </w:p>
    <w:p w14:paraId="0A6182FA" w14:textId="3996D95C" w:rsidR="00647AF8" w:rsidRPr="00237F07" w:rsidRDefault="00647AF8" w:rsidP="002B7019">
      <w:pPr>
        <w:spacing w:after="120" w:line="240" w:lineRule="auto"/>
        <w:jc w:val="both"/>
        <w:rPr>
          <w:rFonts w:cs="Arial"/>
          <w:iCs/>
          <w:rPrChange w:id="4410" w:author="jonathan pritchard" w:date="2024-08-21T11:05:00Z" w16du:dateUtc="2024-08-21T10:05:00Z">
            <w:rPr>
              <w:rFonts w:cs="Arial"/>
              <w:iCs/>
              <w:noProof/>
            </w:rPr>
          </w:rPrChange>
        </w:rPr>
      </w:pPr>
      <w:r w:rsidRPr="00237F07">
        <w:rPr>
          <w:rFonts w:cs="Arial"/>
          <w:b/>
          <w:bCs/>
          <w:iCs/>
          <w:rPrChange w:id="4411" w:author="jonathan pritchard" w:date="2024-08-21T11:05:00Z" w16du:dateUtc="2024-08-21T10:05:00Z">
            <w:rPr>
              <w:rFonts w:cs="Arial"/>
              <w:b/>
              <w:bCs/>
              <w:iCs/>
              <w:noProof/>
            </w:rPr>
          </w:rPrChange>
        </w:rPr>
        <w:t xml:space="preserve">SSE 134 </w:t>
      </w:r>
      <w:r w:rsidRPr="00237F07">
        <w:rPr>
          <w:rFonts w:cs="Arial"/>
          <w:iCs/>
          <w:rPrChange w:id="4412" w:author="jonathan pritchard" w:date="2024-08-21T11:05:00Z" w16du:dateUtc="2024-08-21T10:05:00Z">
            <w:rPr>
              <w:rFonts w:cs="Arial"/>
              <w:iCs/>
              <w:noProof/>
            </w:rPr>
          </w:rPrChange>
        </w:rPr>
        <w:t>must be returned if the CATALOG.XML digi</w:t>
      </w:r>
      <w:r w:rsidR="00A65DDD" w:rsidRPr="00237F07">
        <w:rPr>
          <w:rFonts w:cs="Arial"/>
          <w:iCs/>
          <w:rPrChange w:id="4413" w:author="jonathan pritchard" w:date="2024-08-21T11:05:00Z" w16du:dateUtc="2024-08-21T10:05:00Z">
            <w:rPr>
              <w:rFonts w:cs="Arial"/>
              <w:iCs/>
              <w:noProof/>
            </w:rPr>
          </w:rPrChange>
        </w:rPr>
        <w:t>tal signature (CATALOG.SIG) can</w:t>
      </w:r>
      <w:r w:rsidRPr="00237F07">
        <w:rPr>
          <w:rFonts w:cs="Arial"/>
          <w:iCs/>
          <w:rPrChange w:id="4414"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4415" w:author="jonathan pritchard" w:date="2024-08-21T11:05:00Z" w16du:dateUtc="2024-08-21T10:05:00Z">
            <w:rPr>
              <w:rFonts w:cs="Arial"/>
              <w:iCs/>
              <w:noProof/>
            </w:rPr>
          </w:rPrChange>
        </w:rPr>
        <w:t>Adminstrator’s</w:t>
      </w:r>
      <w:proofErr w:type="spellEnd"/>
      <w:r w:rsidRPr="00237F07">
        <w:rPr>
          <w:rFonts w:cs="Arial"/>
          <w:iCs/>
          <w:rPrChange w:id="4416" w:author="jonathan pritchard" w:date="2024-08-21T11:05:00Z" w16du:dateUtc="2024-08-21T10:05:00Z">
            <w:rPr>
              <w:rFonts w:cs="Arial"/>
              <w:iCs/>
              <w:noProof/>
            </w:rPr>
          </w:rPrChange>
        </w:rPr>
        <w:t xml:space="preserve"> certificate, either through the data server’s signed public key or any specified intermediate Domain Controllers.</w:t>
      </w:r>
      <w:r w:rsidR="00E42CE9" w:rsidRPr="00237F07">
        <w:rPr>
          <w:rFonts w:cs="Arial"/>
          <w:iCs/>
          <w:rPrChange w:id="4417" w:author="jonathan pritchard" w:date="2024-08-21T11:05:00Z" w16du:dateUtc="2024-08-21T10:05:00Z">
            <w:rPr>
              <w:rFonts w:cs="Arial"/>
              <w:iCs/>
              <w:noProof/>
            </w:rPr>
          </w:rPrChange>
        </w:rPr>
        <w:t xml:space="preserve"> The contents of the </w:t>
      </w:r>
      <w:r w:rsidR="00A65DDD" w:rsidRPr="00237F07">
        <w:rPr>
          <w:rFonts w:cs="Arial"/>
          <w:iCs/>
          <w:rPrChange w:id="4418" w:author="jonathan pritchard" w:date="2024-08-21T11:05:00Z" w16du:dateUtc="2024-08-21T10:05:00Z">
            <w:rPr>
              <w:rFonts w:cs="Arial"/>
              <w:iCs/>
              <w:noProof/>
            </w:rPr>
          </w:rPrChange>
        </w:rPr>
        <w:t>C</w:t>
      </w:r>
      <w:r w:rsidR="00E42CE9" w:rsidRPr="00237F07">
        <w:rPr>
          <w:rFonts w:cs="Arial"/>
          <w:iCs/>
          <w:rPrChange w:id="4419" w:author="jonathan pritchard" w:date="2024-08-21T11:05:00Z" w16du:dateUtc="2024-08-21T10:05:00Z">
            <w:rPr>
              <w:rFonts w:cs="Arial"/>
              <w:iCs/>
              <w:noProof/>
            </w:rPr>
          </w:rPrChange>
        </w:rPr>
        <w:t xml:space="preserve">atalogue </w:t>
      </w:r>
      <w:del w:id="4420" w:author="jonathan pritchard" w:date="2024-05-29T03:38:00Z" w16du:dateUtc="2024-05-29T02:38:00Z">
        <w:r w:rsidR="00E42CE9" w:rsidRPr="00237F07" w:rsidDel="00B15F52">
          <w:rPr>
            <w:rFonts w:cs="Arial"/>
            <w:iCs/>
            <w:rPrChange w:id="4421" w:author="jonathan pritchard" w:date="2024-08-21T11:05:00Z" w16du:dateUtc="2024-08-21T10:05:00Z">
              <w:rPr>
                <w:rFonts w:cs="Arial"/>
                <w:iCs/>
                <w:noProof/>
              </w:rPr>
            </w:rPrChange>
          </w:rPr>
          <w:delText xml:space="preserve">shall </w:delText>
        </w:r>
      </w:del>
      <w:ins w:id="4422" w:author="jonathan pritchard" w:date="2024-05-29T03:38:00Z" w16du:dateUtc="2024-05-29T02:38:00Z">
        <w:r w:rsidR="00B15F52" w:rsidRPr="00237F07">
          <w:rPr>
            <w:rFonts w:cs="Arial"/>
            <w:iCs/>
            <w:rPrChange w:id="4423" w:author="jonathan pritchard" w:date="2024-08-21T11:05:00Z" w16du:dateUtc="2024-08-21T10:05:00Z">
              <w:rPr>
                <w:rFonts w:cs="Arial"/>
                <w:iCs/>
                <w:noProof/>
              </w:rPr>
            </w:rPrChange>
          </w:rPr>
          <w:t xml:space="preserve">must </w:t>
        </w:r>
      </w:ins>
      <w:r w:rsidR="00E42CE9" w:rsidRPr="00237F07">
        <w:rPr>
          <w:rFonts w:cs="Arial"/>
          <w:iCs/>
          <w:rPrChange w:id="4424" w:author="jonathan pritchard" w:date="2024-08-21T11:05:00Z" w16du:dateUtc="2024-08-21T10:05:00Z">
            <w:rPr>
              <w:rFonts w:cs="Arial"/>
              <w:iCs/>
              <w:noProof/>
            </w:rPr>
          </w:rPrChange>
        </w:rPr>
        <w:t>not be installed if the signature is invalid.</w:t>
      </w:r>
    </w:p>
    <w:p w14:paraId="0F2AD3E4" w14:textId="68783C85" w:rsidR="00647AF8" w:rsidRPr="00237F07" w:rsidRDefault="00647AF8" w:rsidP="002B7019">
      <w:pPr>
        <w:spacing w:after="120" w:line="240" w:lineRule="auto"/>
        <w:jc w:val="both"/>
        <w:rPr>
          <w:rFonts w:cs="Arial"/>
          <w:iCs/>
          <w:rPrChange w:id="4425" w:author="jonathan pritchard" w:date="2024-08-21T11:05:00Z" w16du:dateUtc="2024-08-21T10:05:00Z">
            <w:rPr>
              <w:rFonts w:cs="Arial"/>
              <w:iCs/>
              <w:noProof/>
            </w:rPr>
          </w:rPrChange>
        </w:rPr>
      </w:pPr>
      <w:r w:rsidRPr="00237F07">
        <w:rPr>
          <w:rFonts w:cs="Arial"/>
          <w:b/>
          <w:bCs/>
          <w:iCs/>
          <w:rPrChange w:id="4426" w:author="jonathan pritchard" w:date="2024-08-21T11:05:00Z" w16du:dateUtc="2024-08-21T10:05:00Z">
            <w:rPr>
              <w:rFonts w:cs="Arial"/>
              <w:b/>
              <w:bCs/>
              <w:iCs/>
              <w:noProof/>
            </w:rPr>
          </w:rPrChange>
        </w:rPr>
        <w:t>SSE 135</w:t>
      </w:r>
      <w:r w:rsidRPr="00237F07">
        <w:rPr>
          <w:rFonts w:cs="Arial"/>
          <w:iCs/>
          <w:rPrChange w:id="4427" w:author="jonathan pritchard" w:date="2024-08-21T11:05:00Z" w16du:dateUtc="2024-08-21T10:05:00Z">
            <w:rPr>
              <w:rFonts w:cs="Arial"/>
              <w:iCs/>
              <w:noProof/>
            </w:rPr>
          </w:rPrChange>
        </w:rPr>
        <w:t xml:space="preserve"> must be returned if the PERMIT.XML dig</w:t>
      </w:r>
      <w:r w:rsidR="00BB1C35" w:rsidRPr="00237F07">
        <w:rPr>
          <w:rFonts w:cs="Arial"/>
          <w:iCs/>
          <w:rPrChange w:id="4428" w:author="jonathan pritchard" w:date="2024-08-21T11:05:00Z" w16du:dateUtc="2024-08-21T10:05:00Z">
            <w:rPr>
              <w:rFonts w:cs="Arial"/>
              <w:iCs/>
              <w:noProof/>
            </w:rPr>
          </w:rPrChange>
        </w:rPr>
        <w:t>ital signature (PERMIT.SIG) can</w:t>
      </w:r>
      <w:r w:rsidRPr="00237F07">
        <w:rPr>
          <w:rFonts w:cs="Arial"/>
          <w:iCs/>
          <w:rPrChange w:id="4429"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4430" w:author="jonathan pritchard" w:date="2024-08-21T11:05:00Z" w16du:dateUtc="2024-08-21T10:05:00Z">
            <w:rPr>
              <w:rFonts w:cs="Arial"/>
              <w:iCs/>
              <w:noProof/>
            </w:rPr>
          </w:rPrChange>
        </w:rPr>
        <w:t>Adminstrator’s</w:t>
      </w:r>
      <w:proofErr w:type="spellEnd"/>
      <w:r w:rsidRPr="00237F07">
        <w:rPr>
          <w:rFonts w:cs="Arial"/>
          <w:iCs/>
          <w:rPrChange w:id="4431" w:author="jonathan pritchard" w:date="2024-08-21T11:05:00Z" w16du:dateUtc="2024-08-21T10:05:00Z">
            <w:rPr>
              <w:rFonts w:cs="Arial"/>
              <w:iCs/>
              <w:noProof/>
            </w:rPr>
          </w:rPrChange>
        </w:rPr>
        <w:t xml:space="preserve"> certificate, either through the data server’s signed public key or any intermediate Domain Controllers.</w:t>
      </w:r>
    </w:p>
    <w:p w14:paraId="47FB73C8" w14:textId="75C9BE94" w:rsidR="00795A25" w:rsidRPr="00237F07" w:rsidRDefault="00795A25" w:rsidP="002B7019">
      <w:pPr>
        <w:spacing w:after="120" w:line="240" w:lineRule="auto"/>
        <w:jc w:val="both"/>
        <w:rPr>
          <w:rFonts w:cs="Arial"/>
          <w:iCs/>
          <w:rPrChange w:id="4432" w:author="jonathan pritchard" w:date="2024-08-21T11:05:00Z" w16du:dateUtc="2024-08-21T10:05:00Z">
            <w:rPr>
              <w:rFonts w:cs="Arial"/>
              <w:iCs/>
              <w:noProof/>
            </w:rPr>
          </w:rPrChange>
        </w:rPr>
      </w:pPr>
      <w:r w:rsidRPr="00237F07">
        <w:rPr>
          <w:rFonts w:cs="Arial"/>
          <w:iCs/>
          <w:rPrChange w:id="4433" w:author="jonathan pritchard" w:date="2024-08-21T11:05:00Z" w16du:dateUtc="2024-08-21T10:05:00Z">
            <w:rPr>
              <w:rFonts w:cs="Arial"/>
              <w:iCs/>
              <w:noProof/>
            </w:rPr>
          </w:rPrChange>
        </w:rPr>
        <w:t xml:space="preserve">The flow diagrams </w:t>
      </w:r>
      <w:r w:rsidR="00BD515B" w:rsidRPr="00237F07">
        <w:rPr>
          <w:rFonts w:cs="Arial"/>
          <w:iCs/>
          <w:rPrChange w:id="4434" w:author="jonathan pritchard" w:date="2024-08-21T11:05:00Z" w16du:dateUtc="2024-08-21T10:05:00Z">
            <w:rPr>
              <w:rFonts w:cs="Arial"/>
              <w:iCs/>
              <w:noProof/>
            </w:rPr>
          </w:rPrChange>
        </w:rPr>
        <w:t xml:space="preserve">in this </w:t>
      </w:r>
      <w:r w:rsidR="00807CA6" w:rsidRPr="00237F07">
        <w:rPr>
          <w:rFonts w:cs="Arial"/>
          <w:iCs/>
          <w:rPrChange w:id="4435" w:author="jonathan pritchard" w:date="2024-08-21T11:05:00Z" w16du:dateUtc="2024-08-21T10:05:00Z">
            <w:rPr>
              <w:rFonts w:cs="Arial"/>
              <w:iCs/>
              <w:noProof/>
            </w:rPr>
          </w:rPrChange>
        </w:rPr>
        <w:t>Appendix</w:t>
      </w:r>
      <w:r w:rsidR="00BD515B" w:rsidRPr="00237F07">
        <w:rPr>
          <w:rFonts w:cs="Arial"/>
          <w:iCs/>
          <w:rPrChange w:id="4436" w:author="jonathan pritchard" w:date="2024-08-21T11:05:00Z" w16du:dateUtc="2024-08-21T10:05:00Z">
            <w:rPr>
              <w:rFonts w:cs="Arial"/>
              <w:iCs/>
              <w:noProof/>
            </w:rPr>
          </w:rPrChange>
        </w:rPr>
        <w:t xml:space="preserve"> show</w:t>
      </w:r>
      <w:r w:rsidRPr="00237F07">
        <w:rPr>
          <w:rFonts w:cs="Arial"/>
          <w:iCs/>
          <w:rPrChange w:id="4437" w:author="jonathan pritchard" w:date="2024-08-21T11:05:00Z" w16du:dateUtc="2024-08-21T10:05:00Z">
            <w:rPr>
              <w:rFonts w:cs="Arial"/>
              <w:iCs/>
              <w:noProof/>
            </w:rPr>
          </w:rPrChange>
        </w:rPr>
        <w:t xml:space="preserve"> the conditions under which the SSE codes are displayed</w:t>
      </w:r>
      <w:r w:rsidR="00BD515B" w:rsidRPr="00237F07">
        <w:rPr>
          <w:rFonts w:cs="Arial"/>
          <w:iCs/>
          <w:rPrChange w:id="4438" w:author="jonathan pritchard" w:date="2024-08-21T11:05:00Z" w16du:dateUtc="2024-08-21T10:05:00Z">
            <w:rPr>
              <w:rFonts w:cs="Arial"/>
              <w:iCs/>
              <w:noProof/>
            </w:rPr>
          </w:rPrChange>
        </w:rPr>
        <w:t>. These diagrams only relate to processes carried out on the ECDIS for import of exchange set contents. Data Server and Scheme Administrator processes are not defined here</w:t>
      </w:r>
      <w:r w:rsidR="00A22ED7" w:rsidRPr="00237F07">
        <w:rPr>
          <w:rFonts w:cs="Arial"/>
          <w:iCs/>
          <w:rPrChange w:id="4439" w:author="jonathan pritchard" w:date="2024-08-21T11:05:00Z" w16du:dateUtc="2024-08-21T10:05:00Z">
            <w:rPr>
              <w:rFonts w:cs="Arial"/>
              <w:iCs/>
              <w:noProof/>
            </w:rPr>
          </w:rPrChange>
        </w:rPr>
        <w:t>.</w:t>
      </w:r>
    </w:p>
    <w:p w14:paraId="29A0AFB8" w14:textId="3CC5E8AA" w:rsidR="00795A25" w:rsidRPr="00237F07" w:rsidRDefault="00795A25" w:rsidP="002B7019">
      <w:pPr>
        <w:spacing w:after="120" w:line="240" w:lineRule="auto"/>
        <w:jc w:val="both"/>
        <w:rPr>
          <w:rFonts w:cs="Arial"/>
          <w:iCs/>
          <w:rPrChange w:id="4440" w:author="jonathan pritchard" w:date="2024-08-21T11:05:00Z" w16du:dateUtc="2024-08-21T10:05:00Z">
            <w:rPr>
              <w:rFonts w:cs="Arial"/>
              <w:iCs/>
              <w:noProof/>
            </w:rPr>
          </w:rPrChange>
        </w:rPr>
      </w:pPr>
    </w:p>
    <w:p w14:paraId="0F7B9202" w14:textId="51C91F92" w:rsidR="00795A25" w:rsidRPr="00237F07" w:rsidRDefault="00A27D19" w:rsidP="00BB1C35">
      <w:pPr>
        <w:spacing w:after="120" w:line="240" w:lineRule="auto"/>
        <w:jc w:val="both"/>
        <w:rPr>
          <w:b/>
          <w:bCs/>
          <w:iCs/>
          <w:rPrChange w:id="4441" w:author="jonathan pritchard" w:date="2024-08-21T11:05:00Z" w16du:dateUtc="2024-08-21T10:05:00Z">
            <w:rPr>
              <w:b/>
              <w:bCs/>
              <w:iCs/>
              <w:noProof/>
            </w:rPr>
          </w:rPrChange>
        </w:rPr>
      </w:pPr>
      <w:r w:rsidRPr="00237F07">
        <w:rPr>
          <w:b/>
          <w:bCs/>
          <w:iCs/>
          <w:rPrChange w:id="4442" w:author="jonathan pritchard" w:date="2024-08-21T11:05:00Z" w16du:dateUtc="2024-08-21T10:05:00Z">
            <w:rPr>
              <w:b/>
              <w:bCs/>
              <w:iCs/>
              <w:noProof/>
            </w:rPr>
          </w:rPrChange>
        </w:rPr>
        <w:t>Exchange Set Installation on ECDIS.</w:t>
      </w:r>
    </w:p>
    <w:p w14:paraId="09C555ED" w14:textId="7003A158" w:rsidR="00BD515B" w:rsidRPr="00237F07" w:rsidRDefault="00312EE5" w:rsidP="00BB1C35">
      <w:pPr>
        <w:spacing w:after="120" w:line="240" w:lineRule="auto"/>
        <w:jc w:val="both"/>
        <w:rPr>
          <w:iCs/>
          <w:rPrChange w:id="4443" w:author="jonathan pritchard" w:date="2024-08-21T11:05:00Z" w16du:dateUtc="2024-08-21T10:05:00Z">
            <w:rPr>
              <w:iCs/>
              <w:noProof/>
            </w:rPr>
          </w:rPrChange>
        </w:rPr>
      </w:pPr>
      <w:r w:rsidRPr="00237F07">
        <w:rPr>
          <w:iCs/>
          <w:rPrChange w:id="4444" w:author="jonathan pritchard" w:date="2024-08-21T11:05:00Z" w16du:dateUtc="2024-08-21T10:05:00Z">
            <w:rPr>
              <w:iCs/>
              <w:noProof/>
            </w:rPr>
          </w:rPrChange>
        </w:rPr>
        <w:t xml:space="preserve">The following </w:t>
      </w:r>
      <w:r w:rsidR="00BB1C35" w:rsidRPr="00237F07">
        <w:rPr>
          <w:iCs/>
          <w:rPrChange w:id="4445" w:author="jonathan pritchard" w:date="2024-08-21T11:05:00Z" w16du:dateUtc="2024-08-21T10:05:00Z">
            <w:rPr>
              <w:iCs/>
              <w:noProof/>
            </w:rPr>
          </w:rPrChange>
        </w:rPr>
        <w:t>Figure</w:t>
      </w:r>
      <w:r w:rsidRPr="00237F07">
        <w:rPr>
          <w:iCs/>
          <w:rPrChange w:id="4446" w:author="jonathan pritchard" w:date="2024-08-21T11:05:00Z" w16du:dateUtc="2024-08-21T10:05:00Z">
            <w:rPr>
              <w:iCs/>
              <w:noProof/>
            </w:rPr>
          </w:rPrChange>
        </w:rPr>
        <w:t xml:space="preserve"> show</w:t>
      </w:r>
      <w:r w:rsidR="00BD515B" w:rsidRPr="00237F07">
        <w:rPr>
          <w:iCs/>
          <w:rPrChange w:id="4447" w:author="jonathan pritchard" w:date="2024-08-21T11:05:00Z" w16du:dateUtc="2024-08-21T10:05:00Z">
            <w:rPr>
              <w:iCs/>
              <w:noProof/>
            </w:rPr>
          </w:rPrChange>
        </w:rPr>
        <w:t>s</w:t>
      </w:r>
      <w:r w:rsidRPr="00237F07">
        <w:rPr>
          <w:iCs/>
          <w:rPrChange w:id="4448" w:author="jonathan pritchard" w:date="2024-08-21T11:05:00Z" w16du:dateUtc="2024-08-21T10:05:00Z">
            <w:rPr>
              <w:iCs/>
              <w:noProof/>
            </w:rPr>
          </w:rPrChange>
        </w:rPr>
        <w:t xml:space="preserve"> the sequence of actions to import </w:t>
      </w:r>
      <w:r w:rsidR="00BB1C35" w:rsidRPr="00237F07">
        <w:rPr>
          <w:iCs/>
          <w:rPrChange w:id="4449" w:author="jonathan pritchard" w:date="2024-08-21T11:05:00Z" w16du:dateUtc="2024-08-21T10:05:00Z">
            <w:rPr>
              <w:iCs/>
              <w:noProof/>
            </w:rPr>
          </w:rPrChange>
        </w:rPr>
        <w:t>E</w:t>
      </w:r>
      <w:r w:rsidRPr="00237F07">
        <w:rPr>
          <w:iCs/>
          <w:rPrChange w:id="4450" w:author="jonathan pritchard" w:date="2024-08-21T11:05:00Z" w16du:dateUtc="2024-08-21T10:05:00Z">
            <w:rPr>
              <w:iCs/>
              <w:noProof/>
            </w:rPr>
          </w:rPrChange>
        </w:rPr>
        <w:t xml:space="preserve">xchange </w:t>
      </w:r>
      <w:r w:rsidR="00BB1C35" w:rsidRPr="00237F07">
        <w:rPr>
          <w:iCs/>
          <w:rPrChange w:id="4451" w:author="jonathan pritchard" w:date="2024-08-21T11:05:00Z" w16du:dateUtc="2024-08-21T10:05:00Z">
            <w:rPr>
              <w:iCs/>
              <w:noProof/>
            </w:rPr>
          </w:rPrChange>
        </w:rPr>
        <w:t>S</w:t>
      </w:r>
      <w:r w:rsidRPr="00237F07">
        <w:rPr>
          <w:iCs/>
          <w:rPrChange w:id="4452" w:author="jonathan pritchard" w:date="2024-08-21T11:05:00Z" w16du:dateUtc="2024-08-21T10:05:00Z">
            <w:rPr>
              <w:iCs/>
              <w:noProof/>
            </w:rPr>
          </w:rPrChange>
        </w:rPr>
        <w:t>et contents. These contents are all digitall</w:t>
      </w:r>
      <w:r w:rsidR="00BD515B" w:rsidRPr="00237F07">
        <w:rPr>
          <w:iCs/>
          <w:rPrChange w:id="4453" w:author="jonathan pritchard" w:date="2024-08-21T11:05:00Z" w16du:dateUtc="2024-08-21T10:05:00Z">
            <w:rPr>
              <w:iCs/>
              <w:noProof/>
            </w:rPr>
          </w:rPrChange>
        </w:rPr>
        <w:t>y</w:t>
      </w:r>
      <w:r w:rsidRPr="00237F07">
        <w:rPr>
          <w:iCs/>
          <w:rPrChange w:id="4454" w:author="jonathan pritchard" w:date="2024-08-21T11:05:00Z" w16du:dateUtc="2024-08-21T10:05:00Z">
            <w:rPr>
              <w:iCs/>
              <w:noProof/>
            </w:rPr>
          </w:rPrChange>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237F07">
        <w:rPr>
          <w:lang w:eastAsia="fr-FR"/>
          <w:rPrChange w:id="4455" w:author="jonathan pritchard" w:date="2024-08-21T11:05:00Z" w16du:dateUtc="2024-08-21T10:05:00Z">
            <w:rPr>
              <w:noProof/>
              <w:lang w:val="fr-FR" w:eastAsia="fr-FR"/>
            </w:rPr>
          </w:rPrChange>
        </w:rPr>
        <w:drawing>
          <wp:inline distT="0" distB="0" distL="0" distR="0" wp14:anchorId="7264835F" wp14:editId="593F7B92">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237F07">
        <w:rPr>
          <w:rPrChange w:id="4456" w:author="jonathan pritchard" w:date="2024-08-21T11:05:00Z" w16du:dateUtc="2024-08-21T10:05:00Z">
            <w:rPr>
              <w:noProof/>
            </w:rPr>
          </w:rPrChange>
        </w:rPr>
        <w:t>10</w:t>
      </w:r>
      <w:r w:rsidRPr="00A527F0">
        <w:fldChar w:fldCharType="end"/>
      </w:r>
      <w:r w:rsidR="00BB1C35" w:rsidRPr="00A527F0">
        <w:t xml:space="preserve"> -</w:t>
      </w:r>
      <w:r w:rsidRPr="00A527F0">
        <w:t xml:space="preserve"> Check for permit validity prior to decryption</w:t>
      </w:r>
    </w:p>
    <w:p w14:paraId="4C0673A4" w14:textId="418600A6" w:rsidR="00312EE5" w:rsidRPr="00237F07" w:rsidRDefault="00BD515B" w:rsidP="00BB1C35">
      <w:pPr>
        <w:spacing w:after="120" w:line="240" w:lineRule="auto"/>
        <w:jc w:val="both"/>
        <w:rPr>
          <w:iCs/>
          <w:rPrChange w:id="4457" w:author="jonathan pritchard" w:date="2024-08-21T11:05:00Z" w16du:dateUtc="2024-08-21T10:05:00Z">
            <w:rPr>
              <w:iCs/>
              <w:noProof/>
            </w:rPr>
          </w:rPrChange>
        </w:rPr>
      </w:pPr>
      <w:r w:rsidRPr="00237F07">
        <w:rPr>
          <w:iCs/>
          <w:rPrChange w:id="4458" w:author="jonathan pritchard" w:date="2024-08-21T11:05:00Z" w16du:dateUtc="2024-08-21T10:05:00Z">
            <w:rPr>
              <w:iCs/>
              <w:noProof/>
            </w:rPr>
          </w:rPrChange>
        </w:rPr>
        <w:t xml:space="preserve">Once encryption and compression has been processed the digital signatures for all </w:t>
      </w:r>
      <w:r w:rsidR="00BB1C35" w:rsidRPr="00237F07">
        <w:rPr>
          <w:iCs/>
          <w:rPrChange w:id="4459" w:author="jonathan pritchard" w:date="2024-08-21T11:05:00Z" w16du:dateUtc="2024-08-21T10:05:00Z">
            <w:rPr>
              <w:iCs/>
              <w:noProof/>
            </w:rPr>
          </w:rPrChange>
        </w:rPr>
        <w:t>E</w:t>
      </w:r>
      <w:r w:rsidRPr="00237F07">
        <w:rPr>
          <w:iCs/>
          <w:rPrChange w:id="4460" w:author="jonathan pritchard" w:date="2024-08-21T11:05:00Z" w16du:dateUtc="2024-08-21T10:05:00Z">
            <w:rPr>
              <w:iCs/>
              <w:noProof/>
            </w:rPr>
          </w:rPrChange>
        </w:rPr>
        <w:t xml:space="preserve">xchange </w:t>
      </w:r>
      <w:r w:rsidR="00BB1C35" w:rsidRPr="00237F07">
        <w:rPr>
          <w:iCs/>
          <w:rPrChange w:id="4461" w:author="jonathan pritchard" w:date="2024-08-21T11:05:00Z" w16du:dateUtc="2024-08-21T10:05:00Z">
            <w:rPr>
              <w:iCs/>
              <w:noProof/>
            </w:rPr>
          </w:rPrChange>
        </w:rPr>
        <w:t>S</w:t>
      </w:r>
      <w:r w:rsidRPr="00237F07">
        <w:rPr>
          <w:iCs/>
          <w:rPrChange w:id="4462" w:author="jonathan pritchard" w:date="2024-08-21T11:05:00Z" w16du:dateUtc="2024-08-21T10:05:00Z">
            <w:rPr>
              <w:iCs/>
              <w:noProof/>
            </w:rPr>
          </w:rPrChange>
        </w:rPr>
        <w:t xml:space="preserve">et contents to be imported can be processed. These signatures can form a chain of authentication and the following flow </w:t>
      </w:r>
      <w:r w:rsidR="00BB1C35" w:rsidRPr="00237F07">
        <w:rPr>
          <w:iCs/>
          <w:rPrChange w:id="4463" w:author="jonathan pritchard" w:date="2024-08-21T11:05:00Z" w16du:dateUtc="2024-08-21T10:05:00Z">
            <w:rPr>
              <w:iCs/>
              <w:noProof/>
            </w:rPr>
          </w:rPrChange>
        </w:rPr>
        <w:t>Figure</w:t>
      </w:r>
      <w:r w:rsidRPr="00237F07">
        <w:rPr>
          <w:iCs/>
          <w:rPrChange w:id="4464" w:author="jonathan pritchard" w:date="2024-08-21T11:05:00Z" w16du:dateUtc="2024-08-21T10:05:00Z">
            <w:rPr>
              <w:iCs/>
              <w:noProof/>
            </w:rPr>
          </w:rPrChange>
        </w:rPr>
        <w:t xml:space="preserve"> illustrates how such signatures should be processed.</w:t>
      </w:r>
    </w:p>
    <w:p w14:paraId="741E9498" w14:textId="13D572D7" w:rsidR="00795A25" w:rsidRPr="00237F07" w:rsidRDefault="00795A25" w:rsidP="00BB1C35">
      <w:pPr>
        <w:spacing w:after="120" w:line="240" w:lineRule="auto"/>
        <w:jc w:val="both"/>
        <w:rPr>
          <w:iCs/>
          <w:rPrChange w:id="4465" w:author="jonathan pritchard" w:date="2024-08-21T11:05:00Z" w16du:dateUtc="2024-08-21T10:05:00Z">
            <w:rPr>
              <w:iCs/>
              <w:noProof/>
            </w:rPr>
          </w:rPrChange>
        </w:rPr>
      </w:pPr>
    </w:p>
    <w:p w14:paraId="536B3F1E" w14:textId="77777777" w:rsidR="00A27D19" w:rsidRPr="00A527F0" w:rsidRDefault="00A27D19" w:rsidP="004E61EE">
      <w:pPr>
        <w:keepNext/>
        <w:spacing w:after="0" w:line="240" w:lineRule="auto"/>
        <w:jc w:val="center"/>
      </w:pPr>
      <w:commentRangeStart w:id="4466"/>
      <w:r w:rsidRPr="00237F07">
        <w:rPr>
          <w:iCs/>
          <w:lang w:eastAsia="fr-FR"/>
          <w:rPrChange w:id="4467" w:author="jonathan pritchard" w:date="2024-08-21T11:05:00Z" w16du:dateUtc="2024-08-21T10:05:00Z">
            <w:rPr>
              <w:iCs/>
              <w:noProof/>
              <w:lang w:val="fr-FR" w:eastAsia="fr-FR"/>
            </w:rPr>
          </w:rPrChange>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4466"/>
      <w:r w:rsidR="00675209" w:rsidRPr="00237F07">
        <w:rPr>
          <w:rStyle w:val="CommentReference"/>
          <w:lang w:val="en-GB"/>
          <w:rPrChange w:id="4468" w:author="jonathan pritchard" w:date="2024-08-21T11:05:00Z" w16du:dateUtc="2024-08-21T10:05:00Z">
            <w:rPr>
              <w:rStyle w:val="CommentReference"/>
            </w:rPr>
          </w:rPrChange>
        </w:rPr>
        <w:commentReference w:id="4466"/>
      </w:r>
    </w:p>
    <w:p w14:paraId="7EA35414" w14:textId="6CDF7B77" w:rsidR="00795A25" w:rsidRPr="00237F07" w:rsidRDefault="00A27D19" w:rsidP="00BB1C35">
      <w:pPr>
        <w:pStyle w:val="Caption"/>
        <w:spacing w:after="120" w:line="240" w:lineRule="auto"/>
        <w:jc w:val="center"/>
        <w:rPr>
          <w:iCs/>
          <w:rPrChange w:id="4469" w:author="jonathan pritchard" w:date="2024-08-21T11:05:00Z" w16du:dateUtc="2024-08-21T10:05:00Z">
            <w:rPr>
              <w:iCs/>
              <w:noProof/>
            </w:rPr>
          </w:rPrChange>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237F07">
        <w:rPr>
          <w:lang w:eastAsia="fr-FR"/>
          <w:rPrChange w:id="4470" w:author="jonathan pritchard" w:date="2024-08-21T11:05:00Z" w16du:dateUtc="2024-08-21T10:05:00Z">
            <w:rPr>
              <w:noProof/>
              <w:lang w:val="fr-FR" w:eastAsia="fr-FR"/>
            </w:rPr>
          </w:rPrChange>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pPr>
        <w:pStyle w:val="Heading1"/>
        <w:numPr>
          <w:ilvl w:val="0"/>
          <w:numId w:val="0"/>
        </w:numPr>
        <w:spacing w:before="0" w:after="0"/>
        <w:ind w:right="2160"/>
        <w:jc w:val="center"/>
        <w:pPrChange w:id="4471" w:author="jonathan pritchard" w:date="2024-07-30T09:54:00Z" w16du:dateUtc="2024-07-30T08:54:00Z">
          <w:pPr>
            <w:pStyle w:val="Heading1"/>
            <w:numPr>
              <w:numId w:val="0"/>
            </w:numPr>
            <w:spacing w:before="0" w:after="0"/>
            <w:ind w:left="2127" w:right="2160" w:firstLine="0"/>
            <w:jc w:val="center"/>
          </w:pPr>
        </w:pPrChange>
      </w:pPr>
      <w:bookmarkStart w:id="4472" w:name="_Ref158105624"/>
      <w:bookmarkStart w:id="4473" w:name="_Toc175134711"/>
      <w:commentRangeStart w:id="4474"/>
      <w:r w:rsidRPr="00A527F0">
        <w:lastRenderedPageBreak/>
        <w:t>Appendix C-3</w:t>
      </w:r>
      <w:bookmarkStart w:id="4475" w:name="_Toc100303047"/>
      <w:r w:rsidR="000806E0" w:rsidRPr="00A527F0">
        <w:t xml:space="preserve"> - </w:t>
      </w:r>
      <w:r w:rsidRPr="00A527F0">
        <w:t>ECDIS Update Status Reports</w:t>
      </w:r>
      <w:bookmarkEnd w:id="4475"/>
      <w:commentRangeEnd w:id="4474"/>
      <w:r w:rsidR="00EC6DA6" w:rsidRPr="00237F07">
        <w:rPr>
          <w:rStyle w:val="CommentReference"/>
          <w:rFonts w:eastAsia="MS Mincho"/>
          <w:b w:val="0"/>
          <w:bCs w:val="0"/>
          <w:lang w:val="en-GB"/>
          <w:rPrChange w:id="4476" w:author="jonathan pritchard" w:date="2024-08-21T11:05:00Z" w16du:dateUtc="2024-08-21T10:05:00Z">
            <w:rPr>
              <w:rStyle w:val="CommentReference"/>
              <w:rFonts w:eastAsia="MS Mincho"/>
              <w:b w:val="0"/>
              <w:bCs w:val="0"/>
            </w:rPr>
          </w:rPrChange>
        </w:rPr>
        <w:commentReference w:id="4474"/>
      </w:r>
      <w:bookmarkEnd w:id="4472"/>
      <w:bookmarkEnd w:id="4473"/>
    </w:p>
    <w:p w14:paraId="6DB1C15B" w14:textId="7F2BB573" w:rsidR="005B4B99" w:rsidRPr="00A527F0" w:rsidRDefault="005B4B99" w:rsidP="000806E0">
      <w:pPr>
        <w:jc w:val="center"/>
        <w:rPr>
          <w:b/>
          <w:bCs/>
          <w:sz w:val="36"/>
          <w:szCs w:val="36"/>
        </w:rPr>
      </w:pPr>
      <w:bookmarkStart w:id="4477" w:name="_Toc100303048"/>
      <w:commentRangeStart w:id="4478"/>
      <w:del w:id="4479" w:author="jonathan pritchard" w:date="2024-05-20T16:11:00Z" w16du:dateUtc="2024-05-20T15:11:00Z">
        <w:r w:rsidRPr="00A527F0" w:rsidDel="00675209">
          <w:rPr>
            <w:b/>
            <w:bCs/>
            <w:sz w:val="24"/>
            <w:szCs w:val="24"/>
          </w:rPr>
          <w:delText>(informative)</w:delText>
        </w:r>
      </w:del>
      <w:bookmarkEnd w:id="4477"/>
      <w:commentRangeEnd w:id="4478"/>
      <w:r w:rsidR="00EC6DA6" w:rsidRPr="00237F07">
        <w:rPr>
          <w:rStyle w:val="CommentReference"/>
          <w:lang w:val="en-GB"/>
          <w:rPrChange w:id="4480" w:author="jonathan pritchard" w:date="2024-08-21T11:05:00Z" w16du:dateUtc="2024-08-21T10:05:00Z">
            <w:rPr>
              <w:rStyle w:val="CommentReference"/>
            </w:rPr>
          </w:rPrChange>
        </w:rPr>
        <w:commentReference w:id="4478"/>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6558DA5F"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del w:id="4481" w:author="Raphael Malyankar" w:date="2023-08-31T16:35:00Z">
        <w:r w:rsidRPr="00A527F0" w:rsidDel="003B11C8">
          <w:delText xml:space="preserve">SENC </w:delText>
        </w:r>
      </w:del>
      <w:ins w:id="4482" w:author="Raphael Malyankar" w:date="2023-08-31T16:35:00Z">
        <w:r w:rsidR="003B11C8" w:rsidRPr="00A527F0">
          <w:t xml:space="preserve">ENDS/System Database </w:t>
        </w:r>
      </w:ins>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4483"/>
      <w:r w:rsidR="00E15709" w:rsidRPr="00A527F0">
        <w:t>N</w:t>
      </w:r>
      <w:r w:rsidRPr="00A527F0">
        <w:t xml:space="preserve">autical </w:t>
      </w:r>
      <w:commentRangeEnd w:id="4483"/>
      <w:r w:rsidR="0072438A" w:rsidRPr="00237F07">
        <w:rPr>
          <w:rStyle w:val="CommentReference"/>
          <w:lang w:val="en-GB"/>
          <w:rPrChange w:id="4484" w:author="jonathan pritchard" w:date="2024-08-21T11:05:00Z" w16du:dateUtc="2024-08-21T10:05:00Z">
            <w:rPr>
              <w:rStyle w:val="CommentReference"/>
            </w:rPr>
          </w:rPrChange>
        </w:rPr>
        <w:commentReference w:id="4483"/>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4FDD688B"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del w:id="4485" w:author="Raphael Malyankar" w:date="2023-08-31T16:35:00Z">
        <w:r w:rsidRPr="00A527F0" w:rsidDel="003B11C8">
          <w:delText xml:space="preserve">SENC </w:delText>
        </w:r>
      </w:del>
      <w:ins w:id="4486" w:author="Raphael Malyankar" w:date="2023-08-31T16:35:00Z">
        <w:r w:rsidR="003B11C8" w:rsidRPr="00A527F0">
          <w:t xml:space="preserve">System Database </w:t>
        </w:r>
      </w:ins>
      <w:r w:rsidRPr="00A527F0">
        <w:t>is up to date for a section of a particular route</w:t>
      </w:r>
    </w:p>
    <w:p w14:paraId="5DF42F55" w14:textId="4797C09B"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del w:id="4487" w:author="Raphael Malyankar" w:date="2023-08-31T16:35:00Z">
        <w:r w:rsidRPr="00A527F0" w:rsidDel="003B11C8">
          <w:delText xml:space="preserve">SENC </w:delText>
        </w:r>
      </w:del>
      <w:ins w:id="4488" w:author="Raphael Malyankar" w:date="2023-08-31T16:35:00Z">
        <w:r w:rsidR="003B11C8" w:rsidRPr="00A527F0">
          <w:t xml:space="preserve">System </w:t>
        </w:r>
      </w:ins>
      <w:ins w:id="4489" w:author="Raphael Malyankar" w:date="2023-08-31T16:36:00Z">
        <w:r w:rsidR="003B11C8" w:rsidRPr="00A527F0">
          <w:t>D</w:t>
        </w:r>
      </w:ins>
      <w:ins w:id="4490" w:author="Raphael Malyankar" w:date="2023-08-31T16:35:00Z">
        <w:r w:rsidR="003B11C8" w:rsidRPr="00A527F0">
          <w:t>atab</w:t>
        </w:r>
      </w:ins>
      <w:ins w:id="4491" w:author="Raphael Malyankar" w:date="2023-08-31T16:36:00Z">
        <w:r w:rsidR="003B11C8" w:rsidRPr="00A527F0">
          <w:t>ase</w:t>
        </w:r>
      </w:ins>
      <w:ins w:id="4492" w:author="Raphael Malyankar" w:date="2023-08-31T16:35:00Z">
        <w:r w:rsidR="003B11C8" w:rsidRPr="00A527F0">
          <w:t xml:space="preserve"> </w:t>
        </w:r>
      </w:ins>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4493" w:author="Raphael Malyankar" w:date="2023-08-31T16:36:00Z">
        <w:r w:rsidRPr="00A527F0" w:rsidDel="003B11C8">
          <w:delText xml:space="preserve">SENC </w:delText>
        </w:r>
      </w:del>
      <w:bookmarkStart w:id="4494" w:name="_Hlk144392203"/>
      <w:ins w:id="4495" w:author="Raphael Malyankar" w:date="2023-08-31T16:36:00Z">
        <w:r w:rsidR="003B11C8" w:rsidRPr="00A527F0">
          <w:t xml:space="preserve">System Database </w:t>
        </w:r>
      </w:ins>
      <w:bookmarkEnd w:id="4494"/>
      <w:r w:rsidRPr="00A527F0">
        <w:t>as a whole.</w:t>
      </w:r>
    </w:p>
    <w:p w14:paraId="052097D2" w14:textId="25D92BC6"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ins w:id="4496" w:author="Raphael Malyankar" w:date="2023-08-31T16:36:00Z">
        <w:r w:rsidR="003B11C8" w:rsidRPr="00A527F0">
          <w:t>System Database</w:t>
        </w:r>
      </w:ins>
      <w:del w:id="4497" w:author="Raphael Malyankar" w:date="2023-08-31T16:36:00Z">
        <w:r w:rsidRPr="00A527F0" w:rsidDel="003B11C8">
          <w:delText>SENC</w:delText>
        </w:r>
      </w:del>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58F7C66F"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ins w:id="4498" w:author="Raphael Malyankar" w:date="2023-08-31T16:36:00Z">
        <w:r w:rsidR="003B11C8" w:rsidRPr="00A527F0">
          <w:t>System Database</w:t>
        </w:r>
      </w:ins>
      <w:del w:id="4499" w:author="Raphael Malyankar" w:date="2023-08-31T16:36:00Z">
        <w:r w:rsidRPr="00A527F0" w:rsidDel="003B11C8">
          <w:delText>SENC</w:delText>
        </w:r>
      </w:del>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0B488328"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ins w:id="4500" w:author="Raphael Malyankar" w:date="2023-08-31T16:36:00Z">
        <w:r w:rsidR="003B11C8" w:rsidRPr="00A527F0">
          <w:t xml:space="preserve">System Database </w:t>
        </w:r>
      </w:ins>
      <w:del w:id="4501" w:author="Raphael Malyankar" w:date="2023-08-31T16:36:00Z">
        <w:r w:rsidRPr="00A527F0" w:rsidDel="003B11C8">
          <w:delText xml:space="preserve">SENC </w:delText>
        </w:r>
      </w:del>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014A4834"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ins w:id="4502" w:author="Raphael Malyankar" w:date="2023-08-31T16:37:00Z">
        <w:r w:rsidR="003B11C8" w:rsidRPr="00A527F0">
          <w:t xml:space="preserve">System Database </w:t>
        </w:r>
      </w:ins>
      <w:del w:id="4503" w:author="Raphael Malyankar" w:date="2023-08-31T16:37:00Z">
        <w:r w:rsidRPr="00A527F0" w:rsidDel="003B11C8">
          <w:delText xml:space="preserve">SENC </w:delText>
        </w:r>
      </w:del>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237F07">
        <w:rPr>
          <w:lang w:eastAsia="fr-FR"/>
          <w:rPrChange w:id="4504" w:author="jonathan pritchard" w:date="2024-08-21T11:05:00Z" w16du:dateUtc="2024-08-21T10:05:00Z">
            <w:rPr>
              <w:noProof/>
              <w:lang w:val="fr-FR" w:eastAsia="fr-FR"/>
            </w:rPr>
          </w:rPrChange>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237F07">
        <w:rPr>
          <w:lang w:eastAsia="fr-FR"/>
          <w:rPrChange w:id="4505" w:author="jonathan pritchard" w:date="2024-08-21T11:05:00Z" w16du:dateUtc="2024-08-21T10:05:00Z">
            <w:rPr>
              <w:noProof/>
              <w:lang w:val="fr-FR" w:eastAsia="fr-FR"/>
            </w:rPr>
          </w:rPrChange>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4A0BD13B" w:rsidR="000A0D43" w:rsidRPr="00A527F0" w:rsidRDefault="000A0D43" w:rsidP="003A3D1B">
      <w:pPr>
        <w:spacing w:after="60" w:line="240" w:lineRule="auto"/>
        <w:jc w:val="both"/>
      </w:pPr>
      <w:r w:rsidRPr="00A527F0">
        <w:t xml:space="preserve">Reports of both types (complete </w:t>
      </w:r>
      <w:ins w:id="4506" w:author="Raphael Malyankar" w:date="2023-08-31T16:37:00Z">
        <w:r w:rsidR="003B11C8" w:rsidRPr="00A527F0">
          <w:t xml:space="preserve">System Database </w:t>
        </w:r>
      </w:ins>
      <w:del w:id="4507" w:author="Raphael Malyankar" w:date="2023-08-31T16:37:00Z">
        <w:r w:rsidRPr="00A527F0" w:rsidDel="003B11C8">
          <w:delText xml:space="preserve">SENC </w:delText>
        </w:r>
      </w:del>
      <w:r w:rsidRPr="00A527F0">
        <w:t xml:space="preserve">contents and </w:t>
      </w:r>
      <w:r w:rsidR="003A3D1B" w:rsidRPr="00A527F0">
        <w:t>f</w:t>
      </w:r>
      <w:r w:rsidRPr="00A527F0">
        <w:t>iltered by route) are divided into two sections:</w:t>
      </w:r>
    </w:p>
    <w:p w14:paraId="1F9C962E" w14:textId="23BA83BD"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ins w:id="4508" w:author="Raphael Malyankar" w:date="2023-08-31T16:37:00Z">
        <w:r w:rsidR="003B11C8" w:rsidRPr="00A527F0">
          <w:t xml:space="preserve">System Database </w:t>
        </w:r>
      </w:ins>
      <w:del w:id="4509" w:author="Raphael Malyankar" w:date="2023-08-31T16:37:00Z">
        <w:r w:rsidRPr="00A527F0" w:rsidDel="003B11C8">
          <w:delText xml:space="preserve">SENC </w:delText>
        </w:r>
      </w:del>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510" w:name="_Hlk87104123"/>
            <w:r w:rsidRPr="00A527F0">
              <w:t>Electronic Nautical Publications (ENP) Update Status Report</w:t>
            </w:r>
            <w:bookmarkEnd w:id="4510"/>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3461B5BA"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ins w:id="4511" w:author="Raphael Malyankar" w:date="2023-08-31T16:37:00Z">
              <w:r w:rsidR="003B11C8" w:rsidRPr="00A527F0">
                <w:t>System Database</w:t>
              </w:r>
            </w:ins>
            <w:del w:id="4512" w:author="Raphael Malyankar" w:date="2023-08-31T16:37:00Z">
              <w:r w:rsidRPr="00A527F0" w:rsidDel="003B11C8">
                <w:delText>SENC</w:delText>
              </w:r>
            </w:del>
            <w:r w:rsidRPr="00A527F0">
              <w:t xml:space="preserve">. The date is taken from the latest S-128 datasets </w:t>
            </w:r>
            <w:proofErr w:type="spellStart"/>
            <w:r w:rsidRPr="00A527F0">
              <w:t>issueDate</w:t>
            </w:r>
            <w:proofErr w:type="spellEnd"/>
            <w:r w:rsidRPr="00A527F0">
              <w:t xml:space="preserve"> in the </w:t>
            </w:r>
            <w:r w:rsidRPr="00A527F0">
              <w:lastRenderedPageBreak/>
              <w:t>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35AC3926" w:rsidR="000A0D43" w:rsidRPr="00A527F0" w:rsidRDefault="000A0D43" w:rsidP="00F74131">
            <w:pPr>
              <w:spacing w:before="60" w:after="60"/>
            </w:pPr>
            <w:r w:rsidRPr="00A527F0">
              <w:t xml:space="preserve">Each Report can be optionally filtered for an individual route plan or report the full </w:t>
            </w:r>
            <w:ins w:id="4513" w:author="Raphael Malyankar" w:date="2023-08-31T16:37:00Z">
              <w:r w:rsidR="003B11C8" w:rsidRPr="00A527F0">
                <w:t xml:space="preserve">System Database </w:t>
              </w:r>
            </w:ins>
            <w:del w:id="4514" w:author="Raphael Malyankar" w:date="2023-08-31T16:37:00Z">
              <w:r w:rsidRPr="00A527F0" w:rsidDel="003B11C8">
                <w:delText xml:space="preserve">SENC </w:delText>
              </w:r>
            </w:del>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14093152" w:rsidR="000A0D43" w:rsidRPr="00A527F0" w:rsidRDefault="000A0D43" w:rsidP="00AE2737">
            <w:pPr>
              <w:numPr>
                <w:ilvl w:val="0"/>
                <w:numId w:val="75"/>
              </w:numPr>
              <w:spacing w:before="60" w:after="60"/>
            </w:pPr>
            <w:r w:rsidRPr="00A527F0">
              <w:t xml:space="preserve">Full </w:t>
            </w:r>
            <w:ins w:id="4515" w:author="Raphael Malyankar" w:date="2023-08-31T16:37:00Z">
              <w:r w:rsidR="003B11C8" w:rsidRPr="00A527F0">
                <w:t xml:space="preserve">System Database </w:t>
              </w:r>
            </w:ins>
            <w:del w:id="4516" w:author="Raphael Malyankar" w:date="2023-08-31T16:37:00Z">
              <w:r w:rsidRPr="00A527F0" w:rsidDel="003B11C8">
                <w:delText xml:space="preserve">SENC </w:delText>
              </w:r>
            </w:del>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1DBAD262"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ins w:id="4517" w:author="Raphael Malyankar" w:date="2023-08-31T16:38:00Z">
        <w:r w:rsidR="003B11C8" w:rsidRPr="00A527F0">
          <w:t xml:space="preserve">System Database </w:t>
        </w:r>
      </w:ins>
      <w:del w:id="4518" w:author="Raphael Malyankar" w:date="2023-08-31T16:38:00Z">
        <w:r w:rsidRPr="00A527F0" w:rsidDel="003B11C8">
          <w:delText xml:space="preserve">SENC </w:delText>
        </w:r>
      </w:del>
      <w:r w:rsidRPr="00A527F0">
        <w:t xml:space="preserve">whose status are checked are defined by the intersection of the route corridor with the dataset boundaries (as defined by dataset’s coverage features (or coverage defined in the S-100 CATALOG.XML within the </w:t>
      </w:r>
      <w:ins w:id="4519" w:author="Raphael Malyankar" w:date="2023-08-31T16:38:00Z">
        <w:r w:rsidR="003B11C8" w:rsidRPr="00A527F0">
          <w:t>System Database</w:t>
        </w:r>
      </w:ins>
      <w:del w:id="4520" w:author="Raphael Malyankar" w:date="2023-08-31T16:38:00Z">
        <w:r w:rsidRPr="00A527F0" w:rsidDel="003B11C8">
          <w:delText>SENC</w:delText>
        </w:r>
      </w:del>
      <w:r w:rsidRPr="00A527F0">
        <w:t>)</w:t>
      </w:r>
      <w:r w:rsidR="000054D6" w:rsidRPr="00A527F0">
        <w:t>)</w:t>
      </w:r>
      <w:r w:rsidRPr="00A527F0">
        <w:t>.</w:t>
      </w:r>
    </w:p>
    <w:p w14:paraId="2A481E80" w14:textId="25740B75"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del w:id="4521" w:author="Raphael Malyankar" w:date="2023-08-31T19:57:00Z">
        <w:r w:rsidRPr="00A527F0" w:rsidDel="002514B8">
          <w:delText>232(82)</w:delText>
        </w:r>
      </w:del>
      <w:ins w:id="4522" w:author="Raphael Malyankar" w:date="2023-08-31T19:57:00Z">
        <w:r w:rsidR="002514B8" w:rsidRPr="00A527F0">
          <w:t>532(106)</w:t>
        </w:r>
      </w:ins>
      <w:r w:rsidRPr="00A527F0">
        <w:t xml:space="preserve"> </w:t>
      </w:r>
      <w:r w:rsidRPr="00A527F0">
        <w:rPr>
          <w:i/>
          <w:iCs/>
        </w:rPr>
        <w:t>11.3.5:</w:t>
      </w:r>
    </w:p>
    <w:p w14:paraId="082E42BD" w14:textId="45D214C6" w:rsidR="000A0D43" w:rsidRPr="00A527F0" w:rsidRDefault="000A0D43" w:rsidP="00C50708">
      <w:pPr>
        <w:spacing w:after="120" w:line="240" w:lineRule="auto"/>
        <w:ind w:left="284" w:right="317"/>
        <w:jc w:val="both"/>
      </w:pPr>
      <w:r w:rsidRPr="00A527F0">
        <w:rPr>
          <w:i/>
          <w:iCs/>
        </w:rPr>
        <w:t>“A</w:t>
      </w:r>
      <w:ins w:id="4523" w:author="Raphael Malyankar" w:date="2023-08-31T19:54:00Z">
        <w:r w:rsidR="00C50708" w:rsidRPr="00A527F0">
          <w:rPr>
            <w:i/>
            <w:iCs/>
          </w:rPr>
          <w:t xml:space="preserve"> graphical</w:t>
        </w:r>
      </w:ins>
      <w:del w:id="4524" w:author="Raphael Malyankar" w:date="2023-08-31T19:54:00Z">
        <w:r w:rsidRPr="00A527F0" w:rsidDel="00C50708">
          <w:rPr>
            <w:i/>
            <w:iCs/>
          </w:rPr>
          <w:delText>n</w:delText>
        </w:r>
      </w:del>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ins w:id="4525" w:author="Raphael Malyankar" w:date="2023-08-31T19:55:00Z">
        <w:r w:rsidR="00C50708" w:rsidRPr="00A527F0">
          <w:rPr>
            <w:i/>
            <w:iCs/>
          </w:rPr>
          <w:t xml:space="preserve"> </w:t>
        </w:r>
        <w:r w:rsidR="00C50708" w:rsidRPr="00A527F0">
          <w:t>user-selectable category of</w:t>
        </w:r>
      </w:ins>
      <w:r w:rsidRPr="00A527F0">
        <w:rPr>
          <w:i/>
          <w:iCs/>
        </w:rPr>
        <w:t xml:space="preserve"> prohibited area or a geographic area for which special conditions exist (see appendix 4). A</w:t>
      </w:r>
      <w:ins w:id="4526" w:author="Raphael Malyankar" w:date="2023-08-31T19:55:00Z">
        <w:r w:rsidR="00C50708" w:rsidRPr="00A527F0">
          <w:rPr>
            <w:i/>
            <w:iCs/>
          </w:rPr>
          <w:t xml:space="preserve"> graphical</w:t>
        </w:r>
      </w:ins>
      <w:del w:id="4527" w:author="Raphael Malyankar" w:date="2023-08-31T19:55:00Z">
        <w:r w:rsidRPr="00A527F0" w:rsidDel="00C50708">
          <w:rPr>
            <w:i/>
            <w:iCs/>
          </w:rPr>
          <w:delText>n</w:delText>
        </w:r>
      </w:del>
      <w:r w:rsidRPr="00A527F0">
        <w:rPr>
          <w:i/>
          <w:iCs/>
        </w:rPr>
        <w:t xml:space="preserve"> indication should also be given if the mariner plans a route closer than a user specified distance from a </w:t>
      </w:r>
      <w:ins w:id="4528" w:author="Raphael Malyankar" w:date="2023-08-31T19:56:00Z">
        <w:r w:rsidR="00C50708" w:rsidRPr="00A527F0">
          <w:rPr>
            <w:i/>
            <w:iCs/>
          </w:rPr>
          <w:t xml:space="preserve">user-selectable category of </w:t>
        </w:r>
      </w:ins>
      <w:r w:rsidRPr="00A527F0">
        <w:rPr>
          <w:i/>
          <w:iCs/>
        </w:rPr>
        <w:t>point objec</w:t>
      </w:r>
      <w:ins w:id="4529" w:author="Raphael Malyankar" w:date="2023-08-31T19:56:00Z">
        <w:del w:id="4530" w:author="jonathan pritchard" w:date="2024-05-21T09:45:00Z" w16du:dateUtc="2024-05-21T08:45:00Z">
          <w:r w:rsidR="00C50708" w:rsidRPr="00A527F0" w:rsidDel="00A954C0">
            <w:rPr>
              <w:i/>
              <w:iCs/>
            </w:rPr>
            <w:delText>s</w:delText>
          </w:r>
        </w:del>
      </w:ins>
      <w:r w:rsidRPr="00A527F0">
        <w:rPr>
          <w:i/>
          <w:iCs/>
        </w:rPr>
        <w:t>t</w:t>
      </w:r>
      <w:ins w:id="4531" w:author="jonathan pritchard" w:date="2024-05-21T09:47:00Z" w16du:dateUtc="2024-05-21T08:47:00Z">
        <w:r w:rsidR="00A954C0" w:rsidRPr="00A527F0">
          <w:rPr>
            <w:i/>
            <w:iCs/>
          </w:rPr>
          <w:t>s</w:t>
        </w:r>
      </w:ins>
      <w:r w:rsidRPr="00A527F0">
        <w:rPr>
          <w:i/>
          <w:iCs/>
        </w:rPr>
        <w:t>, such as a fixed or floating aid to navigation or isolated danger</w:t>
      </w:r>
      <w:r w:rsidRPr="00A527F0">
        <w:t xml:space="preserve">. </w:t>
      </w:r>
      <w:ins w:id="4532" w:author="Raphael Malyankar" w:date="2023-08-31T19:57:00Z">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ins>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0C16C924" w:rsidR="000A0D43" w:rsidRPr="00A527F0" w:rsidRDefault="000A0D43" w:rsidP="00AE2737">
      <w:pPr>
        <w:numPr>
          <w:ilvl w:val="1"/>
          <w:numId w:val="76"/>
        </w:numPr>
        <w:spacing w:after="60" w:line="240" w:lineRule="auto"/>
        <w:jc w:val="both"/>
      </w:pPr>
      <w:r w:rsidRPr="00A527F0">
        <w:t xml:space="preserve">Total – the total number of datasets available in the </w:t>
      </w:r>
      <w:ins w:id="4533" w:author="Raphael Malyankar" w:date="2023-08-31T16:38:00Z">
        <w:r w:rsidR="005324CD" w:rsidRPr="00A527F0">
          <w:t xml:space="preserve">System Database </w:t>
        </w:r>
      </w:ins>
      <w:del w:id="4534" w:author="Raphael Malyankar" w:date="2023-08-31T16:38:00Z">
        <w:r w:rsidRPr="00A527F0" w:rsidDel="005324CD">
          <w:delText xml:space="preserve">SENC </w:delText>
        </w:r>
      </w:del>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4B25A560"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ins w:id="4535" w:author="Raphael Malyankar" w:date="2023-08-31T16:39:00Z">
        <w:r w:rsidR="005324CD" w:rsidRPr="00A527F0">
          <w:t xml:space="preserve">System Database </w:t>
        </w:r>
      </w:ins>
      <w:del w:id="4536" w:author="Raphael Malyankar" w:date="2023-08-31T16:39:00Z">
        <w:r w:rsidRPr="00A527F0" w:rsidDel="005324CD">
          <w:delText xml:space="preserve">SENC </w:delText>
        </w:r>
      </w:del>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3A30A4AE" w:rsidR="000A0D43" w:rsidRPr="00A527F0" w:rsidRDefault="000A0D43" w:rsidP="00AE2737">
      <w:pPr>
        <w:numPr>
          <w:ilvl w:val="0"/>
          <w:numId w:val="77"/>
        </w:numPr>
        <w:spacing w:after="60" w:line="240" w:lineRule="auto"/>
        <w:jc w:val="both"/>
      </w:pPr>
      <w:r w:rsidRPr="00A527F0">
        <w:t xml:space="preserve">For each cell installed in the </w:t>
      </w:r>
      <w:ins w:id="4537" w:author="Raphael Malyankar" w:date="2023-08-31T16:39:00Z">
        <w:r w:rsidR="005324CD" w:rsidRPr="00A527F0">
          <w:t xml:space="preserve">System Database </w:t>
        </w:r>
      </w:ins>
      <w:del w:id="4538" w:author="Raphael Malyankar" w:date="2023-08-31T16:39:00Z">
        <w:r w:rsidRPr="00A527F0" w:rsidDel="005324CD">
          <w:delText xml:space="preserve">SENC </w:delText>
        </w:r>
      </w:del>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CFCD03"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ins w:id="4539" w:author="Raphael Malyankar" w:date="2023-08-31T16:39:00Z">
        <w:r w:rsidR="005324CD" w:rsidRPr="00A527F0">
          <w:t xml:space="preserve">System Database </w:t>
        </w:r>
      </w:ins>
      <w:del w:id="4540" w:author="Raphael Malyankar" w:date="2023-08-31T16:39:00Z">
        <w:r w:rsidRPr="00A527F0" w:rsidDel="005324CD">
          <w:delText xml:space="preserve">SENC </w:delText>
        </w:r>
      </w:del>
      <w:r w:rsidRPr="00A527F0">
        <w:t>(EDTN).</w:t>
      </w:r>
    </w:p>
    <w:p w14:paraId="6472EA3F" w14:textId="16C91A5C" w:rsidR="000A0D43" w:rsidRPr="00A527F0" w:rsidRDefault="000A0D43" w:rsidP="00AE2737">
      <w:pPr>
        <w:numPr>
          <w:ilvl w:val="1"/>
          <w:numId w:val="77"/>
        </w:numPr>
        <w:spacing w:after="60" w:line="240" w:lineRule="auto"/>
        <w:jc w:val="both"/>
      </w:pPr>
      <w:r w:rsidRPr="00A527F0">
        <w:t xml:space="preserve">Update – the update number of the dataset in the </w:t>
      </w:r>
      <w:ins w:id="4541" w:author="Raphael Malyankar" w:date="2023-08-31T16:39:00Z">
        <w:r w:rsidR="005324CD" w:rsidRPr="00A527F0">
          <w:t>System Database</w:t>
        </w:r>
      </w:ins>
      <w:del w:id="4542" w:author="Raphael Malyankar" w:date="2023-08-31T16:39:00Z">
        <w:r w:rsidRPr="00A527F0" w:rsidDel="005324CD">
          <w:delText>SENC</w:delText>
        </w:r>
      </w:del>
      <w:r w:rsidRPr="00A527F0">
        <w:t xml:space="preserve">. If the product does not support updates, then this </w:t>
      </w:r>
      <w:del w:id="4543" w:author="jonathan pritchard" w:date="2024-05-29T03:38:00Z" w16du:dateUtc="2024-05-29T02:38:00Z">
        <w:r w:rsidRPr="00A527F0" w:rsidDel="00B15F52">
          <w:delText xml:space="preserve">shall </w:delText>
        </w:r>
      </w:del>
      <w:ins w:id="4544" w:author="jonathan pritchard" w:date="2024-05-29T03:38:00Z" w16du:dateUtc="2024-05-29T02:38:00Z">
        <w:r w:rsidR="00B15F52" w:rsidRPr="00A527F0">
          <w:t xml:space="preserve">must </w:t>
        </w:r>
      </w:ins>
      <w:r w:rsidRPr="00A527F0">
        <w:t>be labelled “-“</w:t>
      </w:r>
      <w:r w:rsidR="00086C24" w:rsidRPr="00A527F0">
        <w:t>.</w:t>
      </w:r>
    </w:p>
    <w:p w14:paraId="27915079" w14:textId="2E3FA0D2"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ins w:id="4545" w:author="Raphael Malyankar" w:date="2023-08-31T16:39:00Z">
        <w:r w:rsidR="005324CD" w:rsidRPr="00A527F0">
          <w:t xml:space="preserve">System Database </w:t>
        </w:r>
      </w:ins>
      <w:del w:id="4546" w:author="Raphael Malyankar" w:date="2023-08-31T16:39:00Z">
        <w:r w:rsidRPr="00A527F0" w:rsidDel="005324CD">
          <w:delText xml:space="preserve">SENC </w:delText>
        </w:r>
      </w:del>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4C6BD241" w:rsidR="000A0D43" w:rsidRPr="00A527F0" w:rsidRDefault="000A0D43" w:rsidP="00086C24">
            <w:pPr>
              <w:spacing w:before="60" w:after="60"/>
            </w:pPr>
            <w:r w:rsidRPr="00A527F0">
              <w:t xml:space="preserve">This is where the </w:t>
            </w:r>
            <w:ins w:id="4547" w:author="Raphael Malyankar" w:date="2023-08-31T16:39:00Z">
              <w:r w:rsidR="005324CD" w:rsidRPr="00A527F0">
                <w:t xml:space="preserve">System Database </w:t>
              </w:r>
            </w:ins>
            <w:del w:id="4548" w:author="Raphael Malyankar" w:date="2023-08-31T16:39:00Z">
              <w:r w:rsidRPr="00A527F0" w:rsidDel="005324CD">
                <w:delText xml:space="preserve">SENC </w:delText>
              </w:r>
            </w:del>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720D8630"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del w:id="4549" w:author="jonathan pritchard" w:date="2024-05-29T03:38:00Z" w16du:dateUtc="2024-05-29T02:38:00Z">
              <w:r w:rsidRPr="00A527F0" w:rsidDel="00B15F52">
                <w:delText xml:space="preserve">shall </w:delText>
              </w:r>
            </w:del>
            <w:ins w:id="4550" w:author="jonathan pritchard" w:date="2024-05-29T03:38:00Z" w16du:dateUtc="2024-05-29T02:38:00Z">
              <w:r w:rsidR="00B15F52" w:rsidRPr="00A527F0">
                <w:t xml:space="preserve">must </w:t>
              </w:r>
            </w:ins>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56D9A8EC" w:rsidR="000A0D43" w:rsidRPr="00A527F0" w:rsidRDefault="000A0D43" w:rsidP="00086C24">
            <w:pPr>
              <w:spacing w:before="60" w:after="60"/>
              <w:rPr>
                <w:b/>
                <w:bCs/>
              </w:rPr>
            </w:pPr>
            <w:r w:rsidRPr="00A527F0">
              <w:t xml:space="preserve">This is where the </w:t>
            </w:r>
            <w:ins w:id="4551" w:author="Raphael Malyankar" w:date="2023-08-31T16:39:00Z">
              <w:r w:rsidR="005324CD" w:rsidRPr="00A527F0">
                <w:t xml:space="preserve">System Database </w:t>
              </w:r>
            </w:ins>
            <w:del w:id="4552" w:author="Raphael Malyankar" w:date="2023-08-31T16:39:00Z">
              <w:r w:rsidRPr="00A527F0" w:rsidDel="005324CD">
                <w:delText xml:space="preserve">SENC </w:delText>
              </w:r>
            </w:del>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del w:id="4553" w:author="jonathan pritchard" w:date="2024-05-29T03:38:00Z" w16du:dateUtc="2024-05-29T02:38:00Z">
              <w:r w:rsidRPr="00A527F0" w:rsidDel="00B15F52">
                <w:delText xml:space="preserve">shall </w:delText>
              </w:r>
            </w:del>
            <w:ins w:id="4554" w:author="jonathan pritchard" w:date="2024-05-29T03:38:00Z" w16du:dateUtc="2024-05-29T02:38:00Z">
              <w:r w:rsidR="00B15F52" w:rsidRPr="00A527F0">
                <w:t xml:space="preserve">must </w:t>
              </w:r>
            </w:ins>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497F7165"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ins w:id="4555" w:author="Raphael Malyankar" w:date="2023-08-31T16:39:00Z">
              <w:r w:rsidR="005324CD" w:rsidRPr="00A527F0">
                <w:t>System Database</w:t>
              </w:r>
            </w:ins>
            <w:del w:id="4556" w:author="Raphael Malyankar" w:date="2023-08-31T16:39:00Z">
              <w:r w:rsidRPr="00A527F0" w:rsidDel="005324CD">
                <w:delText>SENC</w:delText>
              </w:r>
            </w:del>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2115342F"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del w:id="4557" w:author="jonathan pritchard" w:date="2024-05-29T03:38:00Z" w16du:dateUtc="2024-05-29T02:38:00Z">
              <w:r w:rsidRPr="00A527F0" w:rsidDel="00B15F52">
                <w:delText xml:space="preserve">shall </w:delText>
              </w:r>
            </w:del>
            <w:ins w:id="4558" w:author="jonathan pritchard" w:date="2024-05-29T03:38:00Z" w16du:dateUtc="2024-05-29T02:38:00Z">
              <w:r w:rsidR="00B15F52" w:rsidRPr="00A527F0">
                <w:t xml:space="preserve">must </w:t>
              </w:r>
            </w:ins>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237F07" w:rsidRDefault="000A0D43" w:rsidP="009E15EE">
      <w:pPr>
        <w:spacing w:after="120" w:line="240" w:lineRule="auto"/>
        <w:rPr>
          <w:rPrChange w:id="4559" w:author="jonathan pritchard" w:date="2024-08-21T11:05:00Z" w16du:dateUtc="2024-08-21T10:05:00Z">
            <w:rPr>
              <w:lang w:val="nl-NL"/>
            </w:rPr>
          </w:rPrChange>
        </w:rPr>
      </w:pPr>
      <w:r w:rsidRPr="00237F07">
        <w:rPr>
          <w:b/>
          <w:bCs/>
          <w:rPrChange w:id="4560" w:author="jonathan pritchard" w:date="2024-08-21T11:05:00Z" w16du:dateUtc="2024-08-21T10:05:00Z">
            <w:rPr>
              <w:b/>
              <w:bCs/>
              <w:lang w:val="nl-NL"/>
            </w:rPr>
          </w:rPrChange>
        </w:rPr>
        <w:t xml:space="preserve">Vessel Name: </w:t>
      </w:r>
      <w:r w:rsidRPr="00237F07">
        <w:rPr>
          <w:rPrChange w:id="4561" w:author="jonathan pritchard" w:date="2024-08-21T11:05:00Z" w16du:dateUtc="2024-08-21T10:05:00Z">
            <w:rPr>
              <w:lang w:val="nl-NL"/>
            </w:rPr>
          </w:rPrChange>
        </w:rPr>
        <w:t>HMS Goteborg</w:t>
      </w:r>
    </w:p>
    <w:p w14:paraId="0CEA385F" w14:textId="77777777" w:rsidR="000A0D43" w:rsidRPr="00237F07" w:rsidRDefault="000A0D43" w:rsidP="009E15EE">
      <w:pPr>
        <w:spacing w:after="120" w:line="240" w:lineRule="auto"/>
        <w:rPr>
          <w:rPrChange w:id="4562" w:author="jonathan pritchard" w:date="2024-08-21T11:05:00Z" w16du:dateUtc="2024-08-21T10:05:00Z">
            <w:rPr>
              <w:lang w:val="nl-NL"/>
            </w:rPr>
          </w:rPrChange>
        </w:rPr>
      </w:pPr>
      <w:r w:rsidRPr="00237F07">
        <w:rPr>
          <w:b/>
          <w:bCs/>
          <w:rPrChange w:id="4563" w:author="jonathan pritchard" w:date="2024-08-21T11:05:00Z" w16du:dateUtc="2024-08-21T10:05:00Z">
            <w:rPr>
              <w:b/>
              <w:bCs/>
              <w:lang w:val="nl-NL"/>
            </w:rPr>
          </w:rPrChange>
        </w:rPr>
        <w:t xml:space="preserve">Identifier: </w:t>
      </w:r>
      <w:r w:rsidRPr="00237F07">
        <w:rPr>
          <w:rPrChange w:id="4564" w:author="jonathan pritchard" w:date="2024-08-21T11:05:00Z" w16du:dateUtc="2024-08-21T10:05:00Z">
            <w:rPr>
              <w:lang w:val="nl-NL"/>
            </w:rPr>
          </w:rPrChange>
        </w:rPr>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r w:rsidR="000A0D43" w:rsidRPr="00A527F0" w:rsidDel="00CE36C4" w14:paraId="3FADFA72" w14:textId="1A73BB4D" w:rsidTr="0043278E">
        <w:trPr>
          <w:del w:id="4565" w:author="jonathan pritchard" w:date="2024-05-20T16:14:00Z"/>
        </w:trPr>
        <w:tc>
          <w:tcPr>
            <w:tcW w:w="1502" w:type="dxa"/>
          </w:tcPr>
          <w:p w14:paraId="40223484" w14:textId="5A020E7D" w:rsidR="000A0D43" w:rsidRPr="00A527F0" w:rsidDel="00CE36C4" w:rsidRDefault="000A0D43" w:rsidP="004E61EE">
            <w:pPr>
              <w:rPr>
                <w:del w:id="4566" w:author="jonathan pritchard" w:date="2024-05-20T16:14:00Z" w16du:dateUtc="2024-05-20T15:14:00Z"/>
                <w:b/>
                <w:bCs/>
                <w:iCs/>
              </w:rPr>
            </w:pPr>
            <w:del w:id="4567" w:author="jonathan pritchard" w:date="2024-05-20T16:14:00Z" w16du:dateUtc="2024-05-20T15:14:00Z">
              <w:r w:rsidRPr="00A527F0" w:rsidDel="00CE36C4">
                <w:rPr>
                  <w:b/>
                  <w:bCs/>
                  <w:iCs/>
                </w:rPr>
                <w:delText>S-102</w:delText>
              </w:r>
            </w:del>
          </w:p>
        </w:tc>
        <w:tc>
          <w:tcPr>
            <w:tcW w:w="1718" w:type="dxa"/>
          </w:tcPr>
          <w:p w14:paraId="7B458F61" w14:textId="497DB274" w:rsidR="000A0D43" w:rsidRPr="00A527F0" w:rsidDel="00CE36C4" w:rsidRDefault="000A0D43" w:rsidP="004E61EE">
            <w:pPr>
              <w:rPr>
                <w:del w:id="4568" w:author="jonathan pritchard" w:date="2024-05-20T16:14:00Z" w16du:dateUtc="2024-05-20T15:14:00Z"/>
                <w:b/>
                <w:bCs/>
                <w:iCs/>
              </w:rPr>
            </w:pPr>
            <w:commentRangeStart w:id="4569"/>
            <w:del w:id="4570" w:author="jonathan pritchard" w:date="2024-05-20T16:14:00Z" w16du:dateUtc="2024-05-20T15:14:00Z">
              <w:r w:rsidRPr="00A527F0" w:rsidDel="00CE36C4">
                <w:rPr>
                  <w:b/>
                  <w:bCs/>
                  <w:iCs/>
                </w:rPr>
                <w:delText>102US29348021</w:delText>
              </w:r>
            </w:del>
            <w:commentRangeEnd w:id="4569"/>
            <w:r w:rsidR="00CE36C4" w:rsidRPr="00237F07">
              <w:rPr>
                <w:rStyle w:val="CommentReference"/>
                <w:lang w:val="en-GB"/>
                <w:rPrChange w:id="4571" w:author="jonathan pritchard" w:date="2024-08-21T11:05:00Z" w16du:dateUtc="2024-08-21T10:05:00Z">
                  <w:rPr>
                    <w:rStyle w:val="CommentReference"/>
                  </w:rPr>
                </w:rPrChange>
              </w:rPr>
              <w:commentReference w:id="4569"/>
            </w:r>
          </w:p>
        </w:tc>
        <w:tc>
          <w:tcPr>
            <w:tcW w:w="1503" w:type="dxa"/>
          </w:tcPr>
          <w:p w14:paraId="369A7DDD" w14:textId="40F09582" w:rsidR="000A0D43" w:rsidRPr="00A527F0" w:rsidDel="00CE36C4" w:rsidRDefault="000A0D43" w:rsidP="004E61EE">
            <w:pPr>
              <w:rPr>
                <w:del w:id="4572" w:author="jonathan pritchard" w:date="2024-05-20T16:14:00Z" w16du:dateUtc="2024-05-20T15:14:00Z"/>
                <w:b/>
                <w:bCs/>
                <w:iCs/>
              </w:rPr>
            </w:pPr>
            <w:del w:id="4573" w:author="jonathan pritchard" w:date="2024-05-20T16:14:00Z" w16du:dateUtc="2024-05-20T15:14:00Z">
              <w:r w:rsidRPr="00A527F0" w:rsidDel="00CE36C4">
                <w:rPr>
                  <w:b/>
                  <w:bCs/>
                  <w:iCs/>
                </w:rPr>
                <w:delText>8</w:delText>
              </w:r>
            </w:del>
          </w:p>
        </w:tc>
        <w:tc>
          <w:tcPr>
            <w:tcW w:w="1503" w:type="dxa"/>
          </w:tcPr>
          <w:p w14:paraId="5FDB6A6A" w14:textId="68A48559" w:rsidR="000A0D43" w:rsidRPr="00A527F0" w:rsidDel="00CE36C4" w:rsidRDefault="000A0D43" w:rsidP="00AE2737">
            <w:pPr>
              <w:numPr>
                <w:ilvl w:val="0"/>
                <w:numId w:val="75"/>
              </w:numPr>
              <w:rPr>
                <w:del w:id="4574" w:author="jonathan pritchard" w:date="2024-05-20T16:14:00Z" w16du:dateUtc="2024-05-20T15:14:00Z"/>
                <w:b/>
                <w:bCs/>
                <w:iCs/>
              </w:rPr>
            </w:pPr>
          </w:p>
        </w:tc>
        <w:tc>
          <w:tcPr>
            <w:tcW w:w="1503" w:type="dxa"/>
          </w:tcPr>
          <w:p w14:paraId="7F8E4A42" w14:textId="0A9CA178" w:rsidR="000A0D43" w:rsidRPr="00A527F0" w:rsidDel="00CE36C4" w:rsidRDefault="000A0D43" w:rsidP="004E61EE">
            <w:pPr>
              <w:rPr>
                <w:del w:id="4575" w:author="jonathan pritchard" w:date="2024-05-20T16:14:00Z" w16du:dateUtc="2024-05-20T15:14:00Z"/>
                <w:b/>
                <w:bCs/>
                <w:iCs/>
              </w:rPr>
            </w:pPr>
          </w:p>
        </w:tc>
        <w:tc>
          <w:tcPr>
            <w:tcW w:w="1503" w:type="dxa"/>
          </w:tcPr>
          <w:p w14:paraId="10C3B972" w14:textId="35EB2EEB" w:rsidR="000A0D43" w:rsidRPr="00A527F0" w:rsidDel="00CE36C4" w:rsidRDefault="000A0D43" w:rsidP="004E61EE">
            <w:pPr>
              <w:rPr>
                <w:del w:id="4576" w:author="jonathan pritchard" w:date="2024-05-20T16:14:00Z" w16du:dateUtc="2024-05-20T15:14:00Z"/>
                <w:b/>
                <w:bCs/>
                <w:iCs/>
              </w:rPr>
            </w:pP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237F07" w:rsidRDefault="000A0D43" w:rsidP="00E12CBC">
      <w:pPr>
        <w:spacing w:after="120" w:line="240" w:lineRule="auto"/>
        <w:rPr>
          <w:rPrChange w:id="4577" w:author="jonathan pritchard" w:date="2024-08-21T11:05:00Z" w16du:dateUtc="2024-08-21T10:05:00Z">
            <w:rPr>
              <w:lang w:val="nl-NL"/>
            </w:rPr>
          </w:rPrChange>
        </w:rPr>
      </w:pPr>
      <w:r w:rsidRPr="00237F07">
        <w:rPr>
          <w:b/>
          <w:bCs/>
          <w:rPrChange w:id="4578" w:author="jonathan pritchard" w:date="2024-08-21T11:05:00Z" w16du:dateUtc="2024-08-21T10:05:00Z">
            <w:rPr>
              <w:b/>
              <w:bCs/>
              <w:lang w:val="nl-NL"/>
            </w:rPr>
          </w:rPrChange>
        </w:rPr>
        <w:t xml:space="preserve">Vessel Name: </w:t>
      </w:r>
      <w:r w:rsidRPr="00237F07">
        <w:rPr>
          <w:rPrChange w:id="4579" w:author="jonathan pritchard" w:date="2024-08-21T11:05:00Z" w16du:dateUtc="2024-08-21T10:05:00Z">
            <w:rPr>
              <w:lang w:val="nl-NL"/>
            </w:rPr>
          </w:rPrChange>
        </w:rPr>
        <w:t>HMS Goteborg</w:t>
      </w:r>
    </w:p>
    <w:p w14:paraId="3DBE4AA6" w14:textId="77777777" w:rsidR="000A0D43" w:rsidRPr="00237F07" w:rsidRDefault="000A0D43" w:rsidP="00E12CBC">
      <w:pPr>
        <w:spacing w:after="120" w:line="240" w:lineRule="auto"/>
        <w:rPr>
          <w:rPrChange w:id="4580" w:author="jonathan pritchard" w:date="2024-08-21T11:05:00Z" w16du:dateUtc="2024-08-21T10:05:00Z">
            <w:rPr>
              <w:lang w:val="nl-NL"/>
            </w:rPr>
          </w:rPrChange>
        </w:rPr>
      </w:pPr>
      <w:r w:rsidRPr="00237F07">
        <w:rPr>
          <w:b/>
          <w:bCs/>
          <w:rPrChange w:id="4581" w:author="jonathan pritchard" w:date="2024-08-21T11:05:00Z" w16du:dateUtc="2024-08-21T10:05:00Z">
            <w:rPr>
              <w:b/>
              <w:bCs/>
              <w:lang w:val="nl-NL"/>
            </w:rPr>
          </w:rPrChange>
        </w:rPr>
        <w:t xml:space="preserve">Identifier: </w:t>
      </w:r>
      <w:r w:rsidRPr="00237F07">
        <w:rPr>
          <w:rPrChange w:id="4582" w:author="jonathan pritchard" w:date="2024-08-21T11:05:00Z" w16du:dateUtc="2024-08-21T10:05:00Z">
            <w:rPr>
              <w:lang w:val="nl-NL"/>
            </w:rPr>
          </w:rPrChange>
        </w:rPr>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Pr="00A527F0" w:rsidRDefault="00E12CBC" w:rsidP="000806E0">
      <w:pPr>
        <w:pStyle w:val="Heading1"/>
        <w:numPr>
          <w:ilvl w:val="0"/>
          <w:numId w:val="0"/>
        </w:numPr>
        <w:spacing w:before="0" w:after="0"/>
        <w:ind w:left="2127" w:right="2160"/>
        <w:jc w:val="center"/>
      </w:pPr>
      <w:bookmarkStart w:id="4603" w:name="_Toc175134712"/>
      <w:commentRangeStart w:id="4604"/>
      <w:r w:rsidRPr="00A527F0">
        <w:lastRenderedPageBreak/>
        <w:t>Appendix C-4</w:t>
      </w:r>
      <w:bookmarkStart w:id="4605" w:name="_Toc100303050"/>
      <w:r w:rsidR="000806E0" w:rsidRPr="00A527F0">
        <w:t xml:space="preserve"> - </w:t>
      </w:r>
      <w:r w:rsidRPr="00A527F0">
        <w:t>User Selected Safety Contour and Water Level Adjustment</w:t>
      </w:r>
      <w:bookmarkEnd w:id="4605"/>
      <w:commentRangeEnd w:id="4604"/>
      <w:r w:rsidR="00CE36C4" w:rsidRPr="00237F07">
        <w:rPr>
          <w:rStyle w:val="CommentReference"/>
          <w:rFonts w:eastAsia="MS Mincho"/>
          <w:b w:val="0"/>
          <w:bCs w:val="0"/>
          <w:lang w:val="en-GB"/>
          <w:rPrChange w:id="4606" w:author="jonathan pritchard" w:date="2024-08-21T11:05:00Z" w16du:dateUtc="2024-08-21T10:05:00Z">
            <w:rPr>
              <w:rStyle w:val="CommentReference"/>
              <w:rFonts w:eastAsia="MS Mincho"/>
              <w:b w:val="0"/>
              <w:bCs w:val="0"/>
            </w:rPr>
          </w:rPrChange>
        </w:rPr>
        <w:commentReference w:id="4604"/>
      </w:r>
      <w:bookmarkEnd w:id="4603"/>
    </w:p>
    <w:p w14:paraId="30A1FC74" w14:textId="71B70057" w:rsidR="00E12CBC" w:rsidRPr="00A527F0" w:rsidDel="00CE36C4" w:rsidRDefault="00E12CBC" w:rsidP="000806E0">
      <w:pPr>
        <w:jc w:val="center"/>
        <w:rPr>
          <w:del w:id="4607" w:author="jonathan pritchard" w:date="2024-05-20T16:19:00Z" w16du:dateUtc="2024-05-20T15:19:00Z"/>
          <w:b/>
          <w:bCs/>
          <w:sz w:val="24"/>
          <w:szCs w:val="24"/>
        </w:rPr>
      </w:pPr>
      <w:bookmarkStart w:id="4608" w:name="_Toc100303051"/>
      <w:del w:id="4609" w:author="jonathan pritchard" w:date="2024-05-20T16:19:00Z" w16du:dateUtc="2024-05-20T15:19:00Z">
        <w:r w:rsidRPr="00A527F0" w:rsidDel="00CE36C4">
          <w:rPr>
            <w:b/>
            <w:bCs/>
            <w:sz w:val="24"/>
            <w:szCs w:val="24"/>
          </w:rPr>
          <w:delText>(informative)</w:delText>
        </w:r>
        <w:bookmarkEnd w:id="4608"/>
      </w:del>
    </w:p>
    <w:p w14:paraId="06C4BBB6" w14:textId="77777777" w:rsidR="00F7700D" w:rsidRPr="00A527F0" w:rsidRDefault="00F7700D" w:rsidP="00F7700D">
      <w:pPr>
        <w:spacing w:after="120" w:line="240" w:lineRule="auto"/>
      </w:pPr>
    </w:p>
    <w:p w14:paraId="29EB6B16" w14:textId="68840EED" w:rsidR="00A23988" w:rsidRPr="00A527F0" w:rsidRDefault="001374ED">
      <w:pPr>
        <w:pStyle w:val="Heading1"/>
        <w:numPr>
          <w:ilvl w:val="0"/>
          <w:numId w:val="121"/>
        </w:numPr>
        <w:pPrChange w:id="4610" w:author="jonathan pritchard" w:date="2024-07-06T12:48:00Z" w16du:dateUtc="2024-07-06T11:48:00Z">
          <w:pPr>
            <w:pStyle w:val="Heading1"/>
          </w:pPr>
        </w:pPrChange>
      </w:pPr>
      <w:bookmarkStart w:id="4611" w:name="_Toc88852880"/>
      <w:bookmarkStart w:id="4612" w:name="_Toc98339988"/>
      <w:bookmarkStart w:id="4613" w:name="_Toc98340364"/>
      <w:bookmarkStart w:id="4614" w:name="_Toc175134713"/>
      <w:r w:rsidRPr="00A527F0">
        <w:t>User Selectable Safety Contour</w:t>
      </w:r>
      <w:bookmarkEnd w:id="4614"/>
    </w:p>
    <w:p w14:paraId="2BD58B01" w14:textId="29C5D822" w:rsidR="001374ED" w:rsidRPr="00A527F0" w:rsidRDefault="001374ED" w:rsidP="0043278E">
      <w:pPr>
        <w:pStyle w:val="Heading2"/>
      </w:pPr>
      <w:bookmarkStart w:id="4615" w:name="_Toc88852881"/>
      <w:bookmarkStart w:id="4616" w:name="_Toc98339989"/>
      <w:bookmarkStart w:id="4617" w:name="_Toc98340365"/>
      <w:bookmarkStart w:id="4618" w:name="_Toc175134714"/>
      <w:bookmarkEnd w:id="4611"/>
      <w:bookmarkEnd w:id="4612"/>
      <w:bookmarkEnd w:id="4613"/>
      <w:r w:rsidRPr="00A527F0">
        <w:t>Introduction</w:t>
      </w:r>
      <w:bookmarkEnd w:id="4615"/>
      <w:bookmarkEnd w:id="4616"/>
      <w:bookmarkEnd w:id="4617"/>
      <w:bookmarkEnd w:id="4618"/>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the “</w:t>
      </w:r>
      <w:r w:rsidRPr="00A527F0">
        <w:rPr>
          <w:b/>
          <w:bCs/>
        </w:rPr>
        <w:t>User Selectable Safety Contour</w:t>
      </w:r>
      <w:r w:rsidRPr="00A527F0">
        <w:t>”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4AD8C49" w:rsidR="001374ED" w:rsidRPr="00A527F0" w:rsidRDefault="001374ED" w:rsidP="009D0DF9">
      <w:pPr>
        <w:spacing w:after="120" w:line="240" w:lineRule="auto"/>
        <w:jc w:val="both"/>
      </w:pPr>
      <w:commentRangeStart w:id="4619"/>
      <w:r w:rsidRPr="00A527F0">
        <w:t xml:space="preserve">NOTE: Also, in </w:t>
      </w:r>
      <w:r w:rsidR="000C381A" w:rsidRPr="00A527F0">
        <w:t xml:space="preserve">the </w:t>
      </w:r>
      <w:r w:rsidRPr="00A527F0">
        <w:t>case of S-101 or S-57 the user set</w:t>
      </w:r>
      <w:r w:rsidR="000C381A" w:rsidRPr="00A527F0">
        <w:t>s</w:t>
      </w:r>
      <w:r w:rsidRPr="00A527F0">
        <w:t xml:space="preserve"> the value for the safety contour, but if the exact </w:t>
      </w:r>
      <w:del w:id="4620" w:author="jonathan pritchard" w:date="2024-05-20T15:46:00Z" w16du:dateUtc="2024-05-20T14:46:00Z">
        <w:r w:rsidRPr="00A527F0" w:rsidDel="00F42EC6">
          <w:delText xml:space="preserve">fit </w:delText>
        </w:r>
      </w:del>
      <w:ins w:id="4621" w:author="jonathan pritchard" w:date="2024-05-20T15:46:00Z" w16du:dateUtc="2024-05-20T14:46:00Z">
        <w:r w:rsidR="00F42EC6" w:rsidRPr="00A527F0">
          <w:t xml:space="preserve">value </w:t>
        </w:r>
      </w:ins>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w:t>
      </w:r>
      <w:del w:id="4622" w:author="jonathan pritchard" w:date="2024-05-20T15:46:00Z" w16du:dateUtc="2024-05-20T14:46:00Z">
        <w:r w:rsidRPr="00A527F0" w:rsidDel="00F42EC6">
          <w:delText xml:space="preserve">situation </w:delText>
        </w:r>
      </w:del>
      <w:r w:rsidRPr="00A527F0">
        <w:t xml:space="preserve">than </w:t>
      </w:r>
      <w:del w:id="4623" w:author="jonathan pritchard" w:date="2024-05-20T15:46:00Z" w16du:dateUtc="2024-05-20T14:46:00Z">
        <w:r w:rsidRPr="00A527F0" w:rsidDel="00F42EC6">
          <w:delText xml:space="preserve">the situation based on </w:delText>
        </w:r>
      </w:del>
      <w:r w:rsidRPr="00A527F0">
        <w:t>the value set by the user.</w:t>
      </w:r>
      <w:commentRangeEnd w:id="4619"/>
      <w:r w:rsidR="00F42EC6" w:rsidRPr="00237F07">
        <w:rPr>
          <w:rStyle w:val="CommentReference"/>
          <w:lang w:val="en-GB"/>
          <w:rPrChange w:id="4624" w:author="jonathan pritchard" w:date="2024-08-21T11:05:00Z" w16du:dateUtc="2024-08-21T10:05:00Z">
            <w:rPr>
              <w:rStyle w:val="CommentReference"/>
            </w:rPr>
          </w:rPrChange>
        </w:rPr>
        <w:commentReference w:id="4619"/>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40C94EEC"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del w:id="4625" w:author="jonathan pritchard" w:date="2024-05-29T03:38:00Z" w16du:dateUtc="2024-05-29T02:38:00Z">
        <w:r w:rsidRPr="00A527F0" w:rsidDel="00B15F52">
          <w:delText xml:space="preserve">shall </w:delText>
        </w:r>
      </w:del>
      <w:ins w:id="4626" w:author="jonathan pritchard" w:date="2024-05-29T03:38:00Z" w16du:dateUtc="2024-05-29T02:38: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4627" w:author="jonathan pritchard" w:date="2024-08-21T11:05:00Z" w16du:dateUtc="2024-08-21T10:05:00Z">
            <w:rPr>
              <w:rStyle w:val="FootnoteReference"/>
              <w:sz w:val="20"/>
              <w:vertAlign w:val="superscript"/>
              <w:lang w:val="en-GB"/>
            </w:rPr>
          </w:rPrChange>
        </w:rPr>
        <w:footnoteReference w:id="6"/>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237F07">
        <w:rPr>
          <w:lang w:eastAsia="fr-FR"/>
          <w:rPrChange w:id="4629" w:author="jonathan pritchard" w:date="2024-08-21T11:05:00Z" w16du:dateUtc="2024-08-21T10:05:00Z">
            <w:rPr>
              <w:noProof/>
              <w:lang w:val="fr-FR" w:eastAsia="fr-FR"/>
            </w:rPr>
          </w:rPrChange>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4630" w:name="_Toc88852882"/>
      <w:bookmarkStart w:id="4631" w:name="_Toc98339990"/>
      <w:bookmarkStart w:id="4632" w:name="_Toc98340366"/>
      <w:bookmarkStart w:id="4633" w:name="_Toc175134715"/>
      <w:r w:rsidRPr="00A527F0">
        <w:t>Data Constraints</w:t>
      </w:r>
      <w:bookmarkEnd w:id="4633"/>
    </w:p>
    <w:bookmarkEnd w:id="4630"/>
    <w:bookmarkEnd w:id="4631"/>
    <w:bookmarkEnd w:id="4632"/>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237F07">
        <w:rPr>
          <w:lang w:eastAsia="fr-FR"/>
          <w:rPrChange w:id="4634" w:author="jonathan pritchard" w:date="2024-08-21T11:05:00Z" w16du:dateUtc="2024-08-21T10:05:00Z">
            <w:rPr>
              <w:noProof/>
              <w:lang w:val="fr-FR" w:eastAsia="fr-FR"/>
            </w:rPr>
          </w:rPrChange>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237F07">
        <w:rPr>
          <w:lang w:eastAsia="fr-FR"/>
          <w:rPrChange w:id="4635" w:author="jonathan pritchard" w:date="2024-08-21T11:05:00Z" w16du:dateUtc="2024-08-21T10:05:00Z">
            <w:rPr>
              <w:noProof/>
              <w:lang w:val="fr-FR" w:eastAsia="fr-FR"/>
            </w:rPr>
          </w:rPrChange>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4636" w:name="_Toc88852883"/>
      <w:bookmarkStart w:id="4637" w:name="_Toc98339991"/>
      <w:bookmarkStart w:id="4638" w:name="_Toc98340367"/>
      <w:bookmarkStart w:id="4639" w:name="_Toc175134716"/>
      <w:r w:rsidRPr="00A527F0">
        <w:t>Implementation</w:t>
      </w:r>
      <w:bookmarkEnd w:id="4639"/>
    </w:p>
    <w:bookmarkEnd w:id="4636"/>
    <w:bookmarkEnd w:id="4637"/>
    <w:bookmarkEnd w:id="4638"/>
    <w:p w14:paraId="67328774" w14:textId="76F7DF59" w:rsidR="001374ED" w:rsidRPr="00A527F0" w:rsidRDefault="001374ED" w:rsidP="00EB7911">
      <w:pPr>
        <w:spacing w:after="120" w:line="240" w:lineRule="auto"/>
        <w:jc w:val="both"/>
      </w:pPr>
      <w:r w:rsidRPr="00A527F0">
        <w:t xml:space="preserve">The user may select S-102 to be used as </w:t>
      </w:r>
      <w:r w:rsidR="00EB7911" w:rsidRPr="00A527F0">
        <w:t xml:space="preserve">the </w:t>
      </w:r>
      <w:r w:rsidRPr="00A527F0">
        <w:t>source of the depth information.</w:t>
      </w:r>
    </w:p>
    <w:p w14:paraId="18835FEF" w14:textId="77777777" w:rsidR="001374ED" w:rsidRPr="00A527F0" w:rsidRDefault="001374ED" w:rsidP="00EB7911">
      <w:pPr>
        <w:spacing w:after="60" w:line="240" w:lineRule="auto"/>
        <w:jc w:val="both"/>
      </w:pPr>
      <w:bookmarkStart w:id="4640" w:name="_Hlk87778989"/>
      <w:r w:rsidRPr="00A527F0">
        <w:t xml:space="preserve">When S-102 is selected for use, in areas where S-102 coverage exists, the S-102 suppresses the following S-101 depth features, </w:t>
      </w:r>
    </w:p>
    <w:bookmarkEnd w:id="4640"/>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237F07">
        <w:rPr>
          <w:lang w:eastAsia="fr-FR"/>
          <w:rPrChange w:id="4641" w:author="jonathan pritchard" w:date="2024-08-21T11:05:00Z" w16du:dateUtc="2024-08-21T10:05:00Z">
            <w:rPr>
              <w:noProof/>
              <w:lang w:val="fr-FR" w:eastAsia="fr-FR"/>
            </w:rPr>
          </w:rPrChange>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237F07">
              <w:rPr>
                <w:lang w:eastAsia="fr-FR"/>
                <w:rPrChange w:id="4642" w:author="jonathan pritchard" w:date="2024-08-21T11:05:00Z" w16du:dateUtc="2024-08-21T10:05:00Z">
                  <w:rPr>
                    <w:noProof/>
                    <w:lang w:val="fr-FR" w:eastAsia="fr-FR"/>
                  </w:rPr>
                </w:rPrChange>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237F07">
              <w:rPr>
                <w:lang w:eastAsia="fr-FR"/>
                <w:rPrChange w:id="4643" w:author="jonathan pritchard" w:date="2024-08-21T11:05:00Z" w16du:dateUtc="2024-08-21T10:05:00Z">
                  <w:rPr>
                    <w:noProof/>
                    <w:lang w:val="fr-FR" w:eastAsia="fr-FR"/>
                  </w:rPr>
                </w:rPrChange>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E4C74FB" w:rsidR="001374ED" w:rsidRPr="00A527F0"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del w:id="4644" w:author="Raphael Malyankar" w:date="2023-08-31T19:58:00Z">
        <w:r w:rsidRPr="00A527F0" w:rsidDel="002514B8">
          <w:delText>232(82)</w:delText>
        </w:r>
      </w:del>
      <w:ins w:id="4645" w:author="Raphael Malyankar" w:date="2023-08-31T19:58:00Z">
        <w:r w:rsidR="002514B8" w:rsidRPr="00A527F0">
          <w:t>530(106)</w:t>
        </w:r>
      </w:ins>
      <w:r w:rsidRPr="00A527F0">
        <w:t xml:space="preserve"> 11.4.3</w:t>
      </w:r>
      <w:r w:rsidR="001019DD" w:rsidRPr="00A527F0">
        <w:t>,</w:t>
      </w:r>
      <w:r w:rsidRPr="00A527F0">
        <w:t xml:space="preserve"> which the OEM must </w:t>
      </w:r>
      <w:ins w:id="4646" w:author="jonathan pritchard" w:date="2024-05-20T16:51:00Z" w16du:dateUtc="2024-05-20T15:51:00Z">
        <w:r w:rsidR="006C470D" w:rsidRPr="00A527F0">
          <w:t xml:space="preserve"> </w:t>
        </w:r>
      </w:ins>
      <w:r w:rsidRPr="00A527F0">
        <w:t xml:space="preserve">implement. </w:t>
      </w: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ins w:id="4647" w:author="jonathan pritchard" w:date="2024-07-05T17:08:00Z" w16du:dateUtc="2024-07-05T16:08:00Z"/>
          <w:rFonts w:eastAsia="Times New Roman"/>
          <w:b/>
          <w:bCs/>
          <w:sz w:val="24"/>
        </w:rPr>
      </w:pPr>
      <w:bookmarkStart w:id="4648" w:name="_Toc88852884"/>
      <w:bookmarkStart w:id="4649" w:name="_Toc98339992"/>
      <w:bookmarkStart w:id="4650" w:name="_Toc98340368"/>
      <w:ins w:id="4651" w:author="jonathan pritchard" w:date="2024-07-05T17:08:00Z" w16du:dateUtc="2024-07-05T16:08:00Z">
        <w:r w:rsidRPr="00A527F0">
          <w:br w:type="page"/>
        </w:r>
      </w:ins>
    </w:p>
    <w:p w14:paraId="1ADB6057" w14:textId="16486BB3" w:rsidR="001019DD" w:rsidRPr="00A527F0" w:rsidDel="002B693D" w:rsidRDefault="001019DD" w:rsidP="0043278E">
      <w:pPr>
        <w:pStyle w:val="Heading1"/>
        <w:rPr>
          <w:del w:id="4652" w:author="jonathan pritchard" w:date="2024-08-15T10:34:00Z" w16du:dateUtc="2024-08-15T09:34:00Z"/>
        </w:rPr>
      </w:pPr>
      <w:bookmarkStart w:id="4653" w:name="_Toc175134717"/>
      <w:r w:rsidRPr="00A527F0">
        <w:lastRenderedPageBreak/>
        <w:t>Water Level Adjustment</w:t>
      </w:r>
      <w:bookmarkEnd w:id="4653"/>
    </w:p>
    <w:p w14:paraId="2913C950" w14:textId="1B44D291" w:rsidR="00EF57B5" w:rsidRPr="00A527F0" w:rsidRDefault="00EF57B5">
      <w:pPr>
        <w:pStyle w:val="Heading1"/>
        <w:pPrChange w:id="4654" w:author="jonathan pritchard" w:date="2024-08-15T10:34:00Z" w16du:dateUtc="2024-08-15T09:34:00Z">
          <w:pPr>
            <w:spacing w:after="120" w:line="240" w:lineRule="auto"/>
            <w:jc w:val="both"/>
          </w:pPr>
        </w:pPrChange>
      </w:pPr>
      <w:bookmarkStart w:id="4655" w:name="_Toc175134718"/>
      <w:del w:id="4656" w:author="jonathan pritchard" w:date="2024-08-15T10:34:00Z" w16du:dateUtc="2024-08-15T09:34:00Z">
        <w:r w:rsidRPr="00A527F0" w:rsidDel="002B693D">
          <w:delText>[from C2]</w:delText>
        </w:r>
      </w:del>
      <w:bookmarkEnd w:id="4655"/>
    </w:p>
    <w:p w14:paraId="26639FE7" w14:textId="006E788F" w:rsidR="00EF57B5" w:rsidRPr="00A527F0" w:rsidRDefault="00EF57B5" w:rsidP="00EF57B5">
      <w:pPr>
        <w:spacing w:after="120" w:line="240" w:lineRule="auto"/>
        <w:jc w:val="both"/>
      </w:pPr>
      <w:commentRangeStart w:id="4657"/>
      <w:r w:rsidRPr="00A527F0">
        <w:t>It must be possible to adjust depth information by water level height When water level adjustment is provided:</w:t>
      </w:r>
      <w:commentRangeEnd w:id="4657"/>
      <w:r w:rsidRPr="00237F07">
        <w:rPr>
          <w:rStyle w:val="CommentReference"/>
          <w:lang w:val="en-GB"/>
          <w:rPrChange w:id="4658" w:author="jonathan pritchard" w:date="2024-08-21T11:05:00Z" w16du:dateUtc="2024-08-21T10:05:00Z">
            <w:rPr>
              <w:rStyle w:val="CommentReference"/>
            </w:rPr>
          </w:rPrChange>
        </w:rPr>
        <w:commentReference w:id="4657"/>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77777777" w:rsidR="00EF57B5" w:rsidRPr="00A527F0" w:rsidRDefault="00EF57B5" w:rsidP="00EF57B5">
      <w:pPr>
        <w:numPr>
          <w:ilvl w:val="0"/>
          <w:numId w:val="66"/>
        </w:numPr>
        <w:spacing w:after="60" w:line="240" w:lineRule="auto"/>
        <w:ind w:hanging="357"/>
        <w:jc w:val="both"/>
      </w:pPr>
      <w:commentRangeStart w:id="4659"/>
      <w:r w:rsidRPr="00A527F0">
        <w:t>The mariner must be able to select one for the following methods of depth adjustment:</w:t>
      </w:r>
      <w:commentRangeEnd w:id="4659"/>
      <w:r w:rsidRPr="00237F07">
        <w:rPr>
          <w:rStyle w:val="CommentReference"/>
          <w:lang w:val="en-GB"/>
          <w:rPrChange w:id="4660" w:author="jonathan pritchard" w:date="2024-08-21T11:05:00Z" w16du:dateUtc="2024-08-21T10:05:00Z">
            <w:rPr>
              <w:rStyle w:val="CommentReference"/>
            </w:rPr>
          </w:rPrChange>
        </w:rPr>
        <w:commentReference w:id="4659"/>
      </w:r>
    </w:p>
    <w:p w14:paraId="260A34DD" w14:textId="77777777" w:rsidR="00EF57B5" w:rsidRPr="00A527F0" w:rsidRDefault="00EF57B5" w:rsidP="00EF57B5">
      <w:pPr>
        <w:numPr>
          <w:ilvl w:val="0"/>
          <w:numId w:val="67"/>
        </w:numPr>
        <w:spacing w:after="60" w:line="240" w:lineRule="auto"/>
        <w:ind w:hanging="357"/>
        <w:jc w:val="both"/>
      </w:pPr>
      <w:r w:rsidRPr="00A527F0">
        <w:t>Current date and time;</w:t>
      </w:r>
    </w:p>
    <w:p w14:paraId="709AC80A" w14:textId="77777777" w:rsidR="00EF57B5" w:rsidRPr="00A527F0" w:rsidRDefault="00EF57B5" w:rsidP="00EF57B5">
      <w:pPr>
        <w:numPr>
          <w:ilvl w:val="0"/>
          <w:numId w:val="67"/>
        </w:numPr>
        <w:spacing w:after="60" w:line="240" w:lineRule="auto"/>
        <w:ind w:hanging="357"/>
        <w:jc w:val="both"/>
      </w:pPr>
      <w:r w:rsidRPr="00A527F0">
        <w:t>A mariner specified date and time;</w:t>
      </w:r>
    </w:p>
    <w:p w14:paraId="7CF92BF4" w14:textId="5B708431" w:rsidR="00EF57B5" w:rsidRPr="00A527F0" w:rsidRDefault="00EF57B5" w:rsidP="00EF57B5">
      <w:pPr>
        <w:numPr>
          <w:ilvl w:val="0"/>
          <w:numId w:val="67"/>
        </w:numPr>
        <w:spacing w:after="120" w:line="240" w:lineRule="auto"/>
        <w:ind w:left="714" w:hanging="357"/>
        <w:jc w:val="both"/>
      </w:pPr>
      <w:r w:rsidRPr="00A527F0">
        <w:t xml:space="preserve">Where the ECDIS supports schedules, the depth at the predicted date and time of transit in each area along a route </w:t>
      </w:r>
    </w:p>
    <w:p w14:paraId="7E182773" w14:textId="67D27494" w:rsidR="00EF57B5" w:rsidRPr="00A527F0" w:rsidRDefault="00EF57B5" w:rsidP="00EF57B5">
      <w:pPr>
        <w:numPr>
          <w:ilvl w:val="0"/>
          <w:numId w:val="66"/>
        </w:numPr>
        <w:spacing w:after="60" w:line="240" w:lineRule="auto"/>
        <w:ind w:hanging="357"/>
        <w:jc w:val="both"/>
      </w:pPr>
      <w:r w:rsidRPr="00A527F0">
        <w:t>When water level adjustment is applied as defined in this Section:</w:t>
      </w:r>
    </w:p>
    <w:p w14:paraId="7FAE51B2" w14:textId="77777777" w:rsidR="00EF57B5" w:rsidRPr="00A527F0" w:rsidRDefault="00EF57B5" w:rsidP="00EF57B5">
      <w:pPr>
        <w:numPr>
          <w:ilvl w:val="0"/>
          <w:numId w:val="68"/>
        </w:numPr>
        <w:spacing w:after="60" w:line="240" w:lineRule="auto"/>
        <w:ind w:hanging="357"/>
        <w:jc w:val="both"/>
      </w:pPr>
      <w:r w:rsidRPr="00A527F0">
        <w:t>The safety contour, depth zone shades, safety depth and indication of isolated dangers must use the adjusted depth;</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3DF51DF2" w14:textId="77777777" w:rsidR="00EF57B5" w:rsidRPr="00A527F0" w:rsidRDefault="00EF57B5" w:rsidP="00EF57B5">
      <w:pPr>
        <w:numPr>
          <w:ilvl w:val="0"/>
          <w:numId w:val="68"/>
        </w:numPr>
        <w:spacing w:after="60" w:line="240" w:lineRule="auto"/>
        <w:ind w:hanging="357"/>
        <w:jc w:val="both"/>
      </w:pPr>
      <w:r w:rsidRPr="00A527F0">
        <w:t>The applied water level adjustment method must be provided in the legend;</w:t>
      </w:r>
    </w:p>
    <w:p w14:paraId="7F8AA6AD" w14:textId="77777777" w:rsidR="00EF57B5" w:rsidRPr="00A527F0" w:rsidRDefault="00EF57B5" w:rsidP="00EF57B5">
      <w:pPr>
        <w:numPr>
          <w:ilvl w:val="0"/>
          <w:numId w:val="68"/>
        </w:numPr>
        <w:spacing w:after="60" w:line="240" w:lineRule="auto"/>
        <w:ind w:hanging="357"/>
        <w:jc w:val="both"/>
      </w:pPr>
      <w:commentRangeStart w:id="4661"/>
      <w:r w:rsidRPr="00A527F0">
        <w:t>Other details of the water level adjustment must be readily available, such as the data source, temporal extent, and applicable areas;</w:t>
      </w:r>
      <w:commentRangeEnd w:id="4661"/>
      <w:r w:rsidRPr="00237F07">
        <w:rPr>
          <w:rStyle w:val="CommentReference"/>
          <w:lang w:val="en-GB"/>
          <w:rPrChange w:id="4662" w:author="jonathan pritchard" w:date="2024-08-21T11:05:00Z" w16du:dateUtc="2024-08-21T10:05:00Z">
            <w:rPr>
              <w:rStyle w:val="CommentReference"/>
            </w:rPr>
          </w:rPrChange>
        </w:rPr>
        <w:commentReference w:id="4661"/>
      </w:r>
    </w:p>
    <w:p w14:paraId="05292BEB" w14:textId="77777777" w:rsidR="00EF57B5" w:rsidRPr="00A527F0" w:rsidRDefault="00EF57B5" w:rsidP="00EF57B5">
      <w:pPr>
        <w:numPr>
          <w:ilvl w:val="0"/>
          <w:numId w:val="68"/>
        </w:numPr>
        <w:spacing w:after="60" w:line="240" w:lineRule="auto"/>
        <w:ind w:hanging="357"/>
        <w:jc w:val="both"/>
      </w:pPr>
      <w:r w:rsidRPr="00A527F0">
        <w:t>It must be possible to remove all water level adjustment via simple operator action;</w:t>
      </w:r>
    </w:p>
    <w:p w14:paraId="17868D99" w14:textId="77777777" w:rsidR="00EF57B5" w:rsidRPr="00A527F0" w:rsidRDefault="00EF57B5" w:rsidP="00EF57B5">
      <w:pPr>
        <w:numPr>
          <w:ilvl w:val="0"/>
          <w:numId w:val="68"/>
        </w:numPr>
        <w:spacing w:after="120" w:line="240" w:lineRule="auto"/>
        <w:ind w:left="714" w:hanging="357"/>
        <w:jc w:val="both"/>
      </w:pPr>
      <w:r w:rsidRPr="00A527F0">
        <w:t>There must be a permanent indication “Water level adjustment”.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41E3ABC9" w14:textId="77777777" w:rsidR="00EF57B5" w:rsidRPr="00A527F0" w:rsidRDefault="00EF57B5" w:rsidP="00EF57B5">
      <w:pPr>
        <w:numPr>
          <w:ilvl w:val="0"/>
          <w:numId w:val="69"/>
        </w:numPr>
        <w:spacing w:after="60" w:line="240" w:lineRule="auto"/>
        <w:ind w:hanging="357"/>
        <w:jc w:val="both"/>
      </w:pPr>
      <w:r w:rsidRPr="00A527F0">
        <w:t>The state of water level adjustment (method applied);</w:t>
      </w:r>
    </w:p>
    <w:p w14:paraId="56421EFA" w14:textId="77777777" w:rsidR="00EF57B5" w:rsidRPr="00A527F0" w:rsidRDefault="00EF57B5" w:rsidP="00EF57B5">
      <w:pPr>
        <w:numPr>
          <w:ilvl w:val="0"/>
          <w:numId w:val="69"/>
        </w:numPr>
        <w:spacing w:after="120" w:line="240" w:lineRule="auto"/>
        <w:jc w:val="both"/>
      </w:pPr>
      <w:r w:rsidRPr="00A527F0">
        <w:t>All other information necessary to reconstruct depths as presented to the mariner.</w:t>
      </w:r>
    </w:p>
    <w:p w14:paraId="6705EABB" w14:textId="77777777" w:rsidR="00EF57B5" w:rsidRPr="00A527F0" w:rsidRDefault="00EF57B5" w:rsidP="00EF57B5"/>
    <w:p w14:paraId="19CF9523" w14:textId="4F1C9B73" w:rsidR="001019DD" w:rsidRPr="00A527F0" w:rsidRDefault="001019DD" w:rsidP="0043278E">
      <w:pPr>
        <w:pStyle w:val="Heading2"/>
      </w:pPr>
      <w:bookmarkStart w:id="4663" w:name="_Toc88852885"/>
      <w:bookmarkStart w:id="4664" w:name="_Toc98339993"/>
      <w:bookmarkStart w:id="4665" w:name="_Toc98340369"/>
      <w:bookmarkStart w:id="4666" w:name="_Toc175134719"/>
      <w:bookmarkEnd w:id="4648"/>
      <w:bookmarkEnd w:id="4649"/>
      <w:bookmarkEnd w:id="4650"/>
      <w:r w:rsidRPr="00A527F0">
        <w:t>General</w:t>
      </w:r>
      <w:bookmarkEnd w:id="4666"/>
    </w:p>
    <w:bookmarkEnd w:id="4663"/>
    <w:bookmarkEnd w:id="4664"/>
    <w:bookmarkEnd w:id="4665"/>
    <w:p w14:paraId="28DB541A" w14:textId="6BECE0D1" w:rsidR="00B840E1" w:rsidRPr="00A527F0" w:rsidDel="00B840E1" w:rsidRDefault="00B840E1" w:rsidP="00B840E1">
      <w:pPr>
        <w:spacing w:after="120" w:line="240" w:lineRule="auto"/>
        <w:jc w:val="both"/>
        <w:rPr>
          <w:del w:id="4667" w:author="jonathan pritchard" w:date="2024-05-20T17:25:00Z" w16du:dateUtc="2024-05-20T16:25:00Z"/>
          <w:moveTo w:id="4668" w:author="jonathan pritchard" w:date="2024-05-20T17:25:00Z" w16du:dateUtc="2024-05-20T16:25:00Z"/>
        </w:rPr>
      </w:pPr>
      <w:moveToRangeStart w:id="4669" w:author="jonathan pritchard" w:date="2024-05-20T17:25:00Z" w:name="move167118326"/>
      <w:moveTo w:id="4670" w:author="jonathan pritchard" w:date="2024-05-20T17:25:00Z" w16du:dateUtc="2024-05-20T16:25:00Z">
        <w:r w:rsidRPr="00A527F0">
          <w:t>This section defines how the “</w:t>
        </w:r>
        <w:r w:rsidRPr="00A527F0">
          <w:rPr>
            <w:b/>
            <w:bCs/>
          </w:rPr>
          <w:t>ECDIS Water Level Adjustment feature</w:t>
        </w:r>
        <w:r w:rsidRPr="00A527F0">
          <w:t>” is implemented. Water Level Adjustment is referred to in this section as WLA.</w:t>
        </w:r>
      </w:moveTo>
      <w:ins w:id="4671" w:author="jonathan pritchard" w:date="2024-08-15T10:33:00Z" w16du:dateUtc="2024-08-15T09:33:00Z">
        <w:r w:rsidR="002B693D" w:rsidRPr="00A527F0">
          <w:t xml:space="preserve"> </w:t>
        </w:r>
      </w:ins>
    </w:p>
    <w:moveToRangeEnd w:id="4669"/>
    <w:p w14:paraId="28E2B8A1" w14:textId="2A7A5BBE" w:rsidR="00B840E1" w:rsidRPr="00A527F0" w:rsidRDefault="00B840E1" w:rsidP="001019DD">
      <w:pPr>
        <w:spacing w:after="120" w:line="240" w:lineRule="auto"/>
        <w:jc w:val="both"/>
        <w:rPr>
          <w:ins w:id="4672" w:author="jonathan pritchard" w:date="2024-05-20T17:24:00Z" w16du:dateUtc="2024-05-20T16:24:00Z"/>
        </w:rPr>
      </w:pPr>
      <w:commentRangeStart w:id="4673"/>
      <w:ins w:id="4674" w:author="jonathan pritchard" w:date="2024-05-20T17:23:00Z" w16du:dateUtc="2024-05-20T16:23:00Z">
        <w:r w:rsidRPr="00A527F0">
          <w:t>This section defines how the adjustment of depth information by water level is provided</w:t>
        </w:r>
        <w:commentRangeEnd w:id="4673"/>
        <w:r w:rsidRPr="00237F07">
          <w:rPr>
            <w:rStyle w:val="CommentReference"/>
            <w:lang w:val="en-GB"/>
            <w:rPrChange w:id="4675" w:author="jonathan pritchard" w:date="2024-08-21T11:05:00Z" w16du:dateUtc="2024-08-21T10:05:00Z">
              <w:rPr>
                <w:rStyle w:val="CommentReference"/>
              </w:rPr>
            </w:rPrChange>
          </w:rPr>
          <w:commentReference w:id="4673"/>
        </w:r>
      </w:ins>
      <w:ins w:id="4676" w:author="jonathan pritchard" w:date="2024-05-20T17:24:00Z" w16du:dateUtc="2024-05-20T16:24:00Z">
        <w:r w:rsidRPr="00A527F0">
          <w:t xml:space="preserve"> for:</w:t>
        </w:r>
      </w:ins>
    </w:p>
    <w:p w14:paraId="262C509D" w14:textId="16720124" w:rsidR="00B840E1" w:rsidRPr="00A527F0" w:rsidRDefault="00B840E1" w:rsidP="0043278E">
      <w:pPr>
        <w:pStyle w:val="ListParagraph"/>
        <w:numPr>
          <w:ilvl w:val="0"/>
          <w:numId w:val="113"/>
        </w:numPr>
        <w:spacing w:after="120" w:line="240" w:lineRule="auto"/>
        <w:jc w:val="both"/>
        <w:rPr>
          <w:ins w:id="4677" w:author="jonathan pritchard" w:date="2024-05-20T17:24:00Z" w16du:dateUtc="2024-05-20T16:24:00Z"/>
        </w:rPr>
      </w:pPr>
      <w:ins w:id="4678" w:author="jonathan pritchard" w:date="2024-05-20T17:24:00Z" w16du:dateUtc="2024-05-20T16:24:00Z">
        <w:r w:rsidRPr="00A527F0">
          <w:t>Selected single date and time;</w:t>
        </w:r>
      </w:ins>
    </w:p>
    <w:p w14:paraId="0D1D5B73" w14:textId="5B57DC1C" w:rsidR="00B840E1" w:rsidRPr="00A527F0" w:rsidRDefault="00B840E1" w:rsidP="0043278E">
      <w:pPr>
        <w:pStyle w:val="ListParagraph"/>
        <w:numPr>
          <w:ilvl w:val="0"/>
          <w:numId w:val="113"/>
        </w:numPr>
        <w:spacing w:after="120" w:line="240" w:lineRule="auto"/>
        <w:jc w:val="both"/>
        <w:rPr>
          <w:ins w:id="4679" w:author="jonathan pritchard" w:date="2024-05-20T17:24:00Z" w16du:dateUtc="2024-05-20T16:24:00Z"/>
        </w:rPr>
      </w:pPr>
      <w:ins w:id="4680" w:author="jonathan pritchard" w:date="2024-05-20T17:24:00Z" w16du:dateUtc="2024-05-20T16:24:00Z">
        <w:r w:rsidRPr="00A527F0">
          <w:t>Selected date and time period;</w:t>
        </w:r>
      </w:ins>
    </w:p>
    <w:p w14:paraId="1314B80A" w14:textId="0E5D3352" w:rsidR="00B840E1" w:rsidRPr="00A527F0" w:rsidRDefault="00B840E1" w:rsidP="0043278E">
      <w:pPr>
        <w:pStyle w:val="ListParagraph"/>
        <w:numPr>
          <w:ilvl w:val="0"/>
          <w:numId w:val="113"/>
        </w:numPr>
        <w:spacing w:after="120" w:line="240" w:lineRule="auto"/>
        <w:jc w:val="both"/>
        <w:rPr>
          <w:ins w:id="4681" w:author="jonathan pritchard" w:date="2024-05-20T17:23:00Z" w16du:dateUtc="2024-05-20T16:23:00Z"/>
        </w:rPr>
      </w:pPr>
      <w:ins w:id="4682" w:author="jonathan pritchard" w:date="2024-05-20T17:24:00Z" w16du:dateUtc="2024-05-20T16:24:00Z">
        <w:r w:rsidRPr="00A527F0">
          <w:t>Linked to an estimated route schedule with selected check distance and time resolution.</w:t>
        </w:r>
      </w:ins>
    </w:p>
    <w:p w14:paraId="7E2BC25C" w14:textId="058DCE03" w:rsidR="001374ED" w:rsidRPr="00A527F0" w:rsidDel="00B840E1" w:rsidRDefault="001374ED" w:rsidP="001019DD">
      <w:pPr>
        <w:spacing w:after="120" w:line="240" w:lineRule="auto"/>
        <w:jc w:val="both"/>
        <w:rPr>
          <w:moveFrom w:id="4683" w:author="jonathan pritchard" w:date="2024-05-20T17:25:00Z" w16du:dateUtc="2024-05-20T16:25:00Z"/>
        </w:rPr>
      </w:pPr>
      <w:moveFromRangeStart w:id="4684" w:author="jonathan pritchard" w:date="2024-05-20T17:25:00Z" w:name="move167118326"/>
      <w:moveFrom w:id="4685" w:author="jonathan pritchard" w:date="2024-05-20T17:25:00Z" w16du:dateUtc="2024-05-20T16:25:00Z">
        <w:r w:rsidRPr="00A527F0" w:rsidDel="00B840E1">
          <w:t>This section defines how the “</w:t>
        </w:r>
        <w:r w:rsidRPr="00A527F0" w:rsidDel="00B840E1">
          <w:rPr>
            <w:b/>
            <w:bCs/>
          </w:rPr>
          <w:t>ECDIS Water Level Adjustment feature</w:t>
        </w:r>
        <w:r w:rsidRPr="00A527F0" w:rsidDel="00B840E1">
          <w:t>” is implemented. Water Level Adjustment is referred to in this section as WLA.</w:t>
        </w:r>
      </w:moveFrom>
    </w:p>
    <w:moveFromRangeEnd w:id="4684"/>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4686" w:name="_Toc88852886"/>
      <w:bookmarkStart w:id="4687" w:name="_Toc98339994"/>
      <w:bookmarkStart w:id="4688" w:name="_Toc98340370"/>
      <w:bookmarkStart w:id="4689" w:name="_Toc175134720"/>
      <w:r w:rsidRPr="00A527F0">
        <w:t>Constraints on input data</w:t>
      </w:r>
      <w:bookmarkEnd w:id="4689"/>
    </w:p>
    <w:bookmarkEnd w:id="4686"/>
    <w:bookmarkEnd w:id="4687"/>
    <w:bookmarkEnd w:id="4688"/>
    <w:p w14:paraId="072C06D4" w14:textId="332D400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commentRangeStart w:id="4690"/>
      <w:ins w:id="4691" w:author="jonathan pritchard" w:date="2024-05-20T16:17:00Z" w16du:dateUtc="2024-05-20T15:17:00Z">
        <w:r w:rsidR="00CE36C4" w:rsidRPr="00A527F0">
          <w:t xml:space="preserve">an </w:t>
        </w:r>
      </w:ins>
      <w:r w:rsidRPr="00A527F0">
        <w:t xml:space="preserve">overlap </w:t>
      </w:r>
      <w:ins w:id="4692" w:author="jonathan pritchard" w:date="2024-05-20T16:17:00Z" w16du:dateUtc="2024-05-20T15:17:00Z">
        <w:r w:rsidR="00CE36C4" w:rsidRPr="00A527F0">
          <w:t xml:space="preserve">of greater than </w:t>
        </w:r>
      </w:ins>
      <w:ins w:id="4693" w:author="jonathan pritchard" w:date="2024-05-20T16:18:00Z" w16du:dateUtc="2024-05-20T15:18:00Z">
        <w:r w:rsidR="00CE36C4" w:rsidRPr="00A527F0">
          <w:t>5 metres</w:t>
        </w:r>
        <w:commentRangeEnd w:id="4690"/>
        <w:r w:rsidR="00CE36C4" w:rsidRPr="00237F07">
          <w:rPr>
            <w:rStyle w:val="CommentReference"/>
            <w:lang w:val="en-GB"/>
            <w:rPrChange w:id="4694" w:author="jonathan pritchard" w:date="2024-08-21T11:05:00Z" w16du:dateUtc="2024-08-21T10:05:00Z">
              <w:rPr>
                <w:rStyle w:val="CommentReference"/>
              </w:rPr>
            </w:rPrChange>
          </w:rPr>
          <w:commentReference w:id="4690"/>
        </w:r>
        <w:r w:rsidR="00CE36C4" w:rsidRPr="00A527F0">
          <w:t xml:space="preserve"> </w:t>
        </w:r>
      </w:ins>
      <w:r w:rsidRPr="00A527F0">
        <w:t xml:space="preserve">the approach </w:t>
      </w:r>
      <w:del w:id="4695" w:author="jonathan pritchard" w:date="2024-05-29T03:39:00Z" w16du:dateUtc="2024-05-29T02:39:00Z">
        <w:r w:rsidRPr="00A527F0" w:rsidDel="00B15F52">
          <w:delText xml:space="preserve">shall </w:delText>
        </w:r>
      </w:del>
      <w:ins w:id="4696" w:author="jonathan pritchard" w:date="2024-05-29T03:39:00Z" w16du:dateUtc="2024-05-29T02:39:00Z">
        <w:r w:rsidR="00B15F52" w:rsidRPr="00A527F0">
          <w:t xml:space="preserve">must </w:t>
        </w:r>
      </w:ins>
      <w:r w:rsidRPr="00A527F0">
        <w:t xml:space="preserve">be same as for overlapping S-102 data. The ECDIS </w:t>
      </w:r>
      <w:del w:id="4697" w:author="jonathan pritchard" w:date="2024-05-29T03:39:00Z" w16du:dateUtc="2024-05-29T02:39:00Z">
        <w:r w:rsidRPr="00A527F0" w:rsidDel="00B15F52">
          <w:delText xml:space="preserve">should </w:delText>
        </w:r>
      </w:del>
      <w:ins w:id="4698" w:author="jonathan pritchard" w:date="2024-05-29T03:39:00Z" w16du:dateUtc="2024-05-29T02:39:00Z">
        <w:r w:rsidR="00B15F52" w:rsidRPr="00A527F0">
          <w:t xml:space="preserve">must </w:t>
        </w:r>
      </w:ins>
      <w:r w:rsidRPr="00A527F0">
        <w:t xml:space="preserve">indicate an overlap by the text “OVERLAP” and the user </w:t>
      </w:r>
      <w:del w:id="4699" w:author="jonathan pritchard" w:date="2024-05-20T16:51:00Z" w16du:dateUtc="2024-05-20T15:51:00Z">
        <w:r w:rsidRPr="00A527F0" w:rsidDel="006C470D">
          <w:delText xml:space="preserve">should </w:delText>
        </w:r>
      </w:del>
      <w:ins w:id="4700" w:author="jonathan pritchard" w:date="2024-05-29T03:39:00Z" w16du:dateUtc="2024-05-29T02:39:00Z">
        <w:r w:rsidR="00B15F52" w:rsidRPr="00A527F0">
          <w:rPr>
            <w:b/>
            <w:bCs/>
          </w:rPr>
          <w:t>must</w:t>
        </w:r>
      </w:ins>
      <w:ins w:id="4701" w:author="jonathan pritchard" w:date="2024-05-20T16:51:00Z" w16du:dateUtc="2024-05-20T15:51:00Z">
        <w:r w:rsidR="006C470D" w:rsidRPr="00A527F0">
          <w:t xml:space="preserve"> </w:t>
        </w:r>
      </w:ins>
      <w:r w:rsidRPr="00A527F0">
        <w:t>have the ability to select which producer in the overlapped area has priority and will be selected for processing WLA</w:t>
      </w:r>
      <w:r w:rsidR="008E6DA0" w:rsidRPr="00A527F0">
        <w:t>.</w:t>
      </w:r>
    </w:p>
    <w:p w14:paraId="3F0EA7D7" w14:textId="7DFDD001"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is assigned a rectangular extent and no complex interpolation is done between the points in </w:t>
      </w:r>
      <w:r w:rsidR="008E6DA0" w:rsidRPr="00A527F0">
        <w:rPr>
          <w:rFonts w:cs="Calibri"/>
          <w:color w:val="000000"/>
          <w:shd w:val="clear" w:color="auto" w:fill="FFFFFF"/>
        </w:rPr>
        <w:t xml:space="preserve">the </w:t>
      </w:r>
      <w:r w:rsidRPr="00A527F0">
        <w:rPr>
          <w:rFonts w:cs="Calibri"/>
          <w:color w:val="000000"/>
          <w:shd w:val="clear" w:color="auto" w:fill="FFFFFF"/>
        </w:rPr>
        <w:t>S-104 grid.</w:t>
      </w:r>
    </w:p>
    <w:p w14:paraId="3049BF1E" w14:textId="77777777"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For WLA processing all S-102 and S-104 data must be on the same vertical datum.</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4702" w:name="_Toc88852887"/>
      <w:bookmarkStart w:id="4703" w:name="_Toc98339995"/>
      <w:bookmarkStart w:id="4704" w:name="_Toc98340371"/>
      <w:bookmarkStart w:id="4705" w:name="_Toc175134721"/>
      <w:r w:rsidRPr="00A527F0">
        <w:lastRenderedPageBreak/>
        <w:t>User inputs</w:t>
      </w:r>
      <w:bookmarkEnd w:id="4705"/>
    </w:p>
    <w:bookmarkEnd w:id="4702"/>
    <w:bookmarkEnd w:id="4703"/>
    <w:bookmarkEnd w:id="4704"/>
    <w:p w14:paraId="60C08FB6" w14:textId="77777777" w:rsidR="001374ED" w:rsidRPr="00A527F0" w:rsidRDefault="001374ED" w:rsidP="008E6DA0">
      <w:pPr>
        <w:spacing w:after="120" w:line="240" w:lineRule="auto"/>
        <w:jc w:val="both"/>
      </w:pPr>
      <w:r w:rsidRPr="00A527F0">
        <w:t>The User may select WLA to be used as source of the depth information.</w:t>
      </w:r>
    </w:p>
    <w:p w14:paraId="56561235" w14:textId="77777777" w:rsidR="001374ED" w:rsidRPr="00A527F0" w:rsidRDefault="001374ED" w:rsidP="008E6DA0">
      <w:pPr>
        <w:spacing w:after="60" w:line="240" w:lineRule="auto"/>
        <w:jc w:val="both"/>
      </w:pPr>
      <w:r w:rsidRPr="00A527F0">
        <w:t>When WLA is selected for use, in areas where WLA coverage exists, the user selects one of three different WLA options:</w:t>
      </w:r>
    </w:p>
    <w:p w14:paraId="3F0553F8" w14:textId="538FD130" w:rsidR="001374ED" w:rsidRPr="00A527F0" w:rsidRDefault="001374ED" w:rsidP="00AE2737">
      <w:pPr>
        <w:pStyle w:val="ListParagraph"/>
        <w:numPr>
          <w:ilvl w:val="0"/>
          <w:numId w:val="87"/>
        </w:numPr>
        <w:spacing w:after="60" w:line="240" w:lineRule="auto"/>
        <w:jc w:val="both"/>
      </w:pPr>
      <w:r w:rsidRPr="00A527F0">
        <w:t>WLA Option 1: WLA at a single datetime</w:t>
      </w:r>
      <w:r w:rsidR="008E6DA0" w:rsidRPr="00A527F0">
        <w:t>.</w:t>
      </w:r>
    </w:p>
    <w:p w14:paraId="4A732D55" w14:textId="4F58EEE9" w:rsidR="001374ED" w:rsidRPr="00A527F0" w:rsidRDefault="001374ED" w:rsidP="00AE2737">
      <w:pPr>
        <w:pStyle w:val="ListParagraph"/>
        <w:numPr>
          <w:ilvl w:val="0"/>
          <w:numId w:val="87"/>
        </w:numPr>
        <w:spacing w:after="60" w:line="240" w:lineRule="auto"/>
        <w:jc w:val="both"/>
      </w:pPr>
      <w:r w:rsidRPr="00A527F0">
        <w:t>WLA Option 2: WLA for a single datetime period (from start datetime to end datetime)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380B7B40"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del w:id="4706" w:author="Raphael Malyankar" w:date="2023-08-31T19:58:00Z">
        <w:r w:rsidRPr="00A527F0" w:rsidDel="002514B8">
          <w:delText>232(82)</w:delText>
        </w:r>
      </w:del>
      <w:ins w:id="4707" w:author="Raphael Malyankar" w:date="2023-08-31T19:58:00Z">
        <w:r w:rsidR="002514B8" w:rsidRPr="00A527F0">
          <w:t>530(106)</w:t>
        </w:r>
      </w:ins>
      <w:r w:rsidRPr="00A527F0">
        <w:t xml:space="preserve"> 11.3.5.</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4708" w:name="_Toc88852888"/>
      <w:bookmarkStart w:id="4709" w:name="_Toc98339996"/>
      <w:bookmarkStart w:id="4710" w:name="_Toc98340372"/>
      <w:bookmarkStart w:id="4711" w:name="_Toc175134722"/>
      <w:r w:rsidRPr="00A527F0">
        <w:t>Implementation - general</w:t>
      </w:r>
      <w:bookmarkEnd w:id="4711"/>
    </w:p>
    <w:bookmarkEnd w:id="4708"/>
    <w:bookmarkEnd w:id="4709"/>
    <w:bookmarkEnd w:id="4710"/>
    <w:p w14:paraId="47BC9546" w14:textId="638DEEDD" w:rsidR="001374ED" w:rsidRPr="00A527F0" w:rsidRDefault="006C470D" w:rsidP="008E6DA0">
      <w:pPr>
        <w:spacing w:after="120" w:line="240" w:lineRule="auto"/>
        <w:jc w:val="both"/>
      </w:pPr>
      <w:commentRangeStart w:id="4712"/>
      <w:commentRangeStart w:id="4713"/>
      <w:ins w:id="4714" w:author="jonathan pritchard" w:date="2024-05-20T16:52:00Z" w16du:dateUtc="2024-05-20T15:52:00Z">
        <w:r w:rsidRPr="00A527F0">
          <w:t>WLA can be applied only in areas where there is data from both S-102 and S-</w:t>
        </w:r>
        <w:commentRangeEnd w:id="4712"/>
        <w:r w:rsidRPr="00237F07">
          <w:rPr>
            <w:rStyle w:val="CommentReference"/>
            <w:lang w:val="en-GB"/>
            <w:rPrChange w:id="4715" w:author="jonathan pritchard" w:date="2024-08-21T11:05:00Z" w16du:dateUtc="2024-08-21T10:05:00Z">
              <w:rPr>
                <w:rStyle w:val="CommentReference"/>
              </w:rPr>
            </w:rPrChange>
          </w:rPr>
          <w:commentReference w:id="4712"/>
        </w:r>
        <w:commentRangeEnd w:id="4713"/>
        <w:r w:rsidRPr="00237F07">
          <w:rPr>
            <w:rStyle w:val="CommentReference"/>
            <w:lang w:val="en-GB"/>
            <w:rPrChange w:id="4716" w:author="jonathan pritchard" w:date="2024-08-21T11:05:00Z" w16du:dateUtc="2024-08-21T10:05:00Z">
              <w:rPr>
                <w:rStyle w:val="CommentReference"/>
              </w:rPr>
            </w:rPrChange>
          </w:rPr>
          <w:commentReference w:id="4713"/>
        </w:r>
        <w:r w:rsidRPr="00A527F0">
          <w:t xml:space="preserve">104. </w:t>
        </w:r>
      </w:ins>
      <w:del w:id="4717" w:author="jonathan pritchard" w:date="2024-05-20T16:52:00Z" w16du:dateUtc="2024-05-20T15:52:00Z">
        <w:r w:rsidR="001374ED" w:rsidRPr="00A527F0" w:rsidDel="006C470D">
          <w:delText>WLA can only be carried out in areas of S-104 coverage</w:delText>
        </w:r>
        <w:r w:rsidR="008E6DA0" w:rsidRPr="00A527F0" w:rsidDel="006C470D">
          <w:delText xml:space="preserve">; </w:delText>
        </w:r>
      </w:del>
      <w:r w:rsidR="008E6DA0" w:rsidRPr="00A527F0">
        <w:t>for example,</w:t>
      </w:r>
      <w:r w:rsidR="001374ED" w:rsidRPr="00A527F0">
        <w:t xml:space="preserve"> the </w:t>
      </w:r>
      <w:ins w:id="4718" w:author="jonathan pritchard" w:date="2024-02-06T13:11:00Z">
        <w:r w:rsidR="00C077DF" w:rsidRPr="00A527F0">
          <w:t>intersection of</w:t>
        </w:r>
      </w:ins>
      <w:ins w:id="4719" w:author="jonathan pritchard" w:date="2024-02-06T13:12:00Z">
        <w:r w:rsidR="00C077DF" w:rsidRPr="00A527F0">
          <w:t xml:space="preserve"> the Red and Blue </w:t>
        </w:r>
      </w:ins>
      <w:del w:id="4720" w:author="jonathan pritchard" w:date="2024-02-06T13:12:00Z">
        <w:r w:rsidR="001374ED" w:rsidRPr="00A527F0" w:rsidDel="00C077DF">
          <w:delText xml:space="preserve">red </w:delText>
        </w:r>
      </w:del>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del w:id="4721" w:author="jonathan pritchard" w:date="2024-02-06T13:12:00Z">
        <w:r w:rsidR="001374ED" w:rsidRPr="00A527F0" w:rsidDel="00C077DF">
          <w:delText xml:space="preserve">may </w:delText>
        </w:r>
      </w:del>
      <w:ins w:id="4722" w:author="jonathan pritchard" w:date="2024-02-06T13:12:00Z">
        <w:r w:rsidR="00C077DF" w:rsidRPr="00A527F0">
          <w:t xml:space="preserve">is </w:t>
        </w:r>
      </w:ins>
      <w:del w:id="4723" w:author="jonathan pritchard" w:date="2024-02-06T13:12:00Z">
        <w:r w:rsidR="001374ED" w:rsidRPr="00A527F0" w:rsidDel="00C077DF">
          <w:delText xml:space="preserve">be </w:delText>
        </w:r>
      </w:del>
      <w:r w:rsidR="001374ED" w:rsidRPr="00A527F0">
        <w:t xml:space="preserve">applied to S-101 features </w:t>
      </w:r>
      <w:del w:id="4724" w:author="jonathan pritchard" w:date="2024-02-06T13:12:00Z">
        <w:r w:rsidR="001374ED" w:rsidRPr="00A527F0" w:rsidDel="00C077DF">
          <w:delText xml:space="preserve">or </w:delText>
        </w:r>
      </w:del>
      <w:r w:rsidR="001374ED" w:rsidRPr="00A527F0">
        <w:t xml:space="preserve">after substitution of depths by S-102 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4725"/>
      <w:commentRangeStart w:id="4726"/>
      <w:r w:rsidRPr="00237F07">
        <w:rPr>
          <w:lang w:eastAsia="fr-FR"/>
          <w:rPrChange w:id="4727" w:author="jonathan pritchard" w:date="2024-08-21T11:05:00Z" w16du:dateUtc="2024-08-21T10:05:00Z">
            <w:rPr>
              <w:noProof/>
              <w:lang w:val="fr-FR" w:eastAsia="fr-FR"/>
            </w:rPr>
          </w:rPrChange>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4725"/>
      <w:r w:rsidR="00C077DF" w:rsidRPr="00237F07">
        <w:rPr>
          <w:rStyle w:val="CommentReference"/>
          <w:lang w:val="en-GB"/>
          <w:rPrChange w:id="4728" w:author="jonathan pritchard" w:date="2024-08-21T11:05:00Z" w16du:dateUtc="2024-08-21T10:05:00Z">
            <w:rPr>
              <w:rStyle w:val="CommentReference"/>
            </w:rPr>
          </w:rPrChange>
        </w:rPr>
        <w:commentReference w:id="4725"/>
      </w:r>
      <w:commentRangeEnd w:id="4726"/>
      <w:r w:rsidR="00793074" w:rsidRPr="00237F07">
        <w:rPr>
          <w:rStyle w:val="CommentReference"/>
          <w:lang w:val="en-GB"/>
          <w:rPrChange w:id="4729" w:author="jonathan pritchard" w:date="2024-08-21T11:05:00Z" w16du:dateUtc="2024-08-21T10:05:00Z">
            <w:rPr>
              <w:rStyle w:val="CommentReference"/>
            </w:rPr>
          </w:rPrChange>
        </w:rPr>
        <w:commentReference w:id="4726"/>
      </w:r>
    </w:p>
    <w:p w14:paraId="2018118E" w14:textId="2801F8EF"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ins w:id="4730" w:author="jonathan pritchard" w:date="2024-05-20T16:53:00Z" w16du:dateUtc="2024-05-20T15:53:00Z">
        <w:r w:rsidR="006C470D" w:rsidRPr="00A527F0">
          <w:t>and S-102 data</w:t>
        </w:r>
      </w:ins>
      <w:del w:id="4731" w:author="jonathan pritchard" w:date="2024-05-20T16:53:00Z" w16du:dateUtc="2024-05-20T15:53:00Z">
        <w:r w:rsidRPr="00A527F0" w:rsidDel="006C470D">
          <w:delText>coverage.</w:delText>
        </w:r>
      </w:del>
    </w:p>
    <w:p w14:paraId="56662643" w14:textId="77777777" w:rsidR="001374ED" w:rsidRPr="00A527F0" w:rsidRDefault="001374ED" w:rsidP="000D0801">
      <w:pPr>
        <w:spacing w:after="60" w:line="240" w:lineRule="auto"/>
        <w:jc w:val="both"/>
      </w:pPr>
      <w:r w:rsidRPr="00A527F0">
        <w:t>Further WLA can only be carried out:</w:t>
      </w:r>
    </w:p>
    <w:p w14:paraId="27D6C297" w14:textId="77777777" w:rsidR="001374ED" w:rsidRPr="00A527F0" w:rsidRDefault="001374ED" w:rsidP="00AE2737">
      <w:pPr>
        <w:pStyle w:val="ListParagraph"/>
        <w:numPr>
          <w:ilvl w:val="0"/>
          <w:numId w:val="89"/>
        </w:numPr>
        <w:spacing w:after="60" w:line="240" w:lineRule="auto"/>
        <w:jc w:val="both"/>
      </w:pPr>
      <w:r w:rsidRPr="00A527F0">
        <w:t>When WLA option 1 or WLA option 2 is selected, where the temporal extent of the S-104 overlaps the required datetime instant or period selected by the user</w:t>
      </w:r>
    </w:p>
    <w:p w14:paraId="74F3E40F" w14:textId="4BA42AA9" w:rsidR="001374ED" w:rsidRPr="00A527F0" w:rsidRDefault="001374ED" w:rsidP="00AE2737">
      <w:pPr>
        <w:pStyle w:val="ListParagraph"/>
        <w:numPr>
          <w:ilvl w:val="0"/>
          <w:numId w:val="89"/>
        </w:numPr>
        <w:spacing w:after="120" w:line="240" w:lineRule="auto"/>
        <w:jc w:val="both"/>
      </w:pPr>
      <w:r w:rsidRPr="00A527F0">
        <w:t>When WLA option 3 is selected, where the S-104 temporal extent of the S-104 overlaps the est</w:t>
      </w:r>
      <w:r w:rsidR="000D0801" w:rsidRPr="00A527F0">
        <w:t>imated time a part of 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1258C15D" w:rsidR="001374ED" w:rsidRPr="00A527F0" w:rsidRDefault="001374ED" w:rsidP="000D0801">
      <w:pPr>
        <w:spacing w:after="120" w:line="240" w:lineRule="auto"/>
        <w:jc w:val="both"/>
      </w:pPr>
      <w:r w:rsidRPr="00A527F0">
        <w:t xml:space="preserve">When WLA has been processed the area for which it is defined </w:t>
      </w:r>
      <w:del w:id="4732" w:author="jonathan pritchard" w:date="2024-05-29T03:39:00Z" w16du:dateUtc="2024-05-29T02:39:00Z">
        <w:r w:rsidRPr="00A527F0" w:rsidDel="00B15F52">
          <w:delText xml:space="preserve">shall </w:delText>
        </w:r>
      </w:del>
      <w:ins w:id="4733" w:author="jonathan pritchard" w:date="2024-05-29T03:39:00Z" w16du:dateUtc="2024-05-29T02:39: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4734" w:author="jonathan pritchard" w:date="2024-08-21T11:05:00Z" w16du:dateUtc="2024-08-21T10:05:00Z">
            <w:rPr>
              <w:rStyle w:val="FootnoteReference"/>
              <w:sz w:val="20"/>
              <w:vertAlign w:val="superscript"/>
              <w:lang w:val="en-GB"/>
            </w:rPr>
          </w:rPrChange>
        </w:rPr>
        <w:footnoteReference w:id="7"/>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237F07">
        <w:rPr>
          <w:lang w:eastAsia="fr-FR"/>
          <w:rPrChange w:id="4736" w:author="jonathan pritchard" w:date="2024-08-21T11:05:00Z" w16du:dateUtc="2024-08-21T10:05:00Z">
            <w:rPr>
              <w:noProof/>
              <w:lang w:val="fr-FR" w:eastAsia="fr-FR"/>
            </w:rPr>
          </w:rPrChange>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7777777"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datetime, see details in WLA Options 1, 2 and 3.</w:t>
      </w:r>
    </w:p>
    <w:p w14:paraId="0AF1EB58" w14:textId="77777777"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4737" w:name="_Toc88852889"/>
      <w:bookmarkStart w:id="4738" w:name="_Toc98339997"/>
      <w:bookmarkStart w:id="4739" w:name="_Toc98340373"/>
      <w:bookmarkStart w:id="4740" w:name="_Toc175134723"/>
      <w:r w:rsidRPr="00A527F0">
        <w:t>Implementation of WLA Option 1 – WLA for a single datetime instant</w:t>
      </w:r>
      <w:bookmarkEnd w:id="4740"/>
    </w:p>
    <w:bookmarkEnd w:id="4737"/>
    <w:bookmarkEnd w:id="4738"/>
    <w:bookmarkEnd w:id="4739"/>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741"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741"/>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237F07">
        <w:rPr>
          <w:lang w:eastAsia="fr-FR"/>
          <w:rPrChange w:id="4742" w:author="jonathan pritchard" w:date="2024-08-21T11:05:00Z" w16du:dateUtc="2024-08-21T10:05:00Z">
            <w:rPr>
              <w:noProof/>
              <w:lang w:val="fr-FR" w:eastAsia="fr-FR"/>
            </w:rPr>
          </w:rPrChange>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237F07">
        <w:rPr>
          <w:lang w:eastAsia="fr-FR"/>
          <w:rPrChange w:id="4743" w:author="jonathan pritchard" w:date="2024-08-21T11:05:00Z" w16du:dateUtc="2024-08-21T10:05:00Z">
            <w:rPr>
              <w:noProof/>
              <w:lang w:val="fr-FR" w:eastAsia="fr-FR"/>
            </w:rPr>
          </w:rPrChange>
        </w:rPr>
        <w:lastRenderedPageBreak/>
        <w:drawing>
          <wp:inline distT="0" distB="0" distL="0" distR="0" wp14:anchorId="7AE52E84" wp14:editId="3A333330">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4744" w:name="_Toc88852890"/>
      <w:bookmarkStart w:id="4745" w:name="_Toc98339998"/>
      <w:bookmarkStart w:id="4746" w:name="_Toc98340374"/>
      <w:bookmarkStart w:id="4747" w:name="_Toc175134724"/>
      <w:r w:rsidRPr="00A527F0">
        <w:t>Implementation of WLA Option 2 – WLA for a datetime range specified by the user as a time period</w:t>
      </w:r>
      <w:bookmarkEnd w:id="4747"/>
    </w:p>
    <w:bookmarkEnd w:id="4744"/>
    <w:bookmarkEnd w:id="4745"/>
    <w:bookmarkEnd w:id="4746"/>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250A86A3"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del w:id="4748" w:author="jonathan pritchard" w:date="2024-05-29T03:39:00Z" w16du:dateUtc="2024-05-29T02:39:00Z">
        <w:r w:rsidRPr="00A527F0" w:rsidDel="00B15F52">
          <w:delText xml:space="preserve">shall </w:delText>
        </w:r>
      </w:del>
      <w:ins w:id="4749" w:author="jonathan pritchard" w:date="2024-05-29T03:39:00Z" w16du:dateUtc="2024-05-29T02:39:00Z">
        <w:r w:rsidR="00B15F52" w:rsidRPr="00A527F0">
          <w:t xml:space="preserve">must </w:t>
        </w:r>
      </w:ins>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237F07">
        <w:rPr>
          <w:lang w:eastAsia="fr-FR"/>
          <w:rPrChange w:id="4750" w:author="jonathan pritchard" w:date="2024-08-21T11:05:00Z" w16du:dateUtc="2024-08-21T10:05:00Z">
            <w:rPr>
              <w:noProof/>
              <w:lang w:val="fr-FR" w:eastAsia="fr-FR"/>
            </w:rPr>
          </w:rPrChange>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43D1384A"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del w:id="4751" w:author="jonathan pritchard" w:date="2024-05-29T03:39:00Z" w16du:dateUtc="2024-05-29T02:39:00Z">
        <w:r w:rsidRPr="00A527F0" w:rsidDel="00B15F52">
          <w:delText xml:space="preserve">shall </w:delText>
        </w:r>
      </w:del>
      <w:ins w:id="4752" w:author="jonathan pritchard" w:date="2024-05-29T03:39:00Z" w16du:dateUtc="2024-05-29T02:39:00Z">
        <w:r w:rsidR="00B15F52" w:rsidRPr="00A527F0">
          <w:t xml:space="preserve">must </w:t>
        </w:r>
      </w:ins>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753"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4754" w:name="_Toc88852891"/>
      <w:bookmarkStart w:id="4755" w:name="_Toc98339999"/>
      <w:bookmarkStart w:id="4756" w:name="_Toc98340375"/>
      <w:bookmarkStart w:id="4757" w:name="_Toc175134725"/>
      <w:bookmarkEnd w:id="4753"/>
      <w:r w:rsidRPr="00A527F0">
        <w:t>Implementation of WLA Option 3 – linking of WLA to a defined route with planned waypoints and times</w:t>
      </w:r>
      <w:bookmarkEnd w:id="4757"/>
    </w:p>
    <w:bookmarkEnd w:id="4754"/>
    <w:bookmarkEnd w:id="4755"/>
    <w:bookmarkEnd w:id="4756"/>
    <w:p w14:paraId="25EB193C" w14:textId="77777777"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del w:id="4758" w:author="Raphael Malyankar" w:date="2023-08-31T19:59:00Z">
        <w:r w:rsidRPr="00A527F0" w:rsidDel="002514B8">
          <w:delText>232(82)</w:delText>
        </w:r>
      </w:del>
      <w:ins w:id="4759" w:author="Raphael Malyankar" w:date="2023-08-31T19:59:00Z">
        <w:r w:rsidR="002514B8" w:rsidRPr="00A527F0">
          <w:t>530(106)</w:t>
        </w:r>
      </w:ins>
      <w:r w:rsidRPr="00A527F0">
        <w:t xml:space="preserve"> 11.3.5. </w:t>
      </w:r>
    </w:p>
    <w:p w14:paraId="2405A804" w14:textId="4AFAE0FA" w:rsidR="00297DA6" w:rsidRPr="00A527F0" w:rsidRDefault="00297DA6" w:rsidP="00D024C6">
      <w:pPr>
        <w:spacing w:after="120" w:line="240" w:lineRule="auto"/>
        <w:jc w:val="both"/>
        <w:rPr>
          <w:i/>
          <w:iCs/>
        </w:rPr>
      </w:pPr>
      <w:commentRangeStart w:id="4760"/>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4760"/>
      <w:r w:rsidRPr="00237F07">
        <w:rPr>
          <w:rStyle w:val="CommentReference"/>
          <w:lang w:val="en-GB"/>
          <w:rPrChange w:id="4761" w:author="jonathan pritchard" w:date="2024-08-21T11:05:00Z" w16du:dateUtc="2024-08-21T10:05:00Z">
            <w:rPr>
              <w:rStyle w:val="CommentReference"/>
            </w:rPr>
          </w:rPrChange>
        </w:rPr>
        <w:commentReference w:id="4760"/>
      </w:r>
    </w:p>
    <w:p w14:paraId="5B4F222F" w14:textId="74A3C0AD"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del w:id="4762" w:author="jonathan pritchard" w:date="2024-05-29T03:40:00Z" w16du:dateUtc="2024-05-29T02:40:00Z">
        <w:r w:rsidRPr="00A527F0" w:rsidDel="00B15F52">
          <w:delText xml:space="preserve">shall </w:delText>
        </w:r>
      </w:del>
      <w:ins w:id="4763" w:author="jonathan pritchard" w:date="2024-05-29T03:40:00Z" w16du:dateUtc="2024-05-29T02:40:00Z">
        <w:r w:rsidR="00B15F52" w:rsidRPr="00A527F0">
          <w:t xml:space="preserve">must </w:t>
        </w:r>
      </w:ins>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4764"/>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commentRangeEnd w:id="4764"/>
      <w:r w:rsidRPr="00237F07">
        <w:rPr>
          <w:rStyle w:val="CommentReference"/>
          <w:lang w:val="en-GB"/>
          <w:rPrChange w:id="4765" w:author="jonathan pritchard" w:date="2024-08-21T11:05:00Z" w16du:dateUtc="2024-08-21T10:05:00Z">
            <w:rPr>
              <w:rStyle w:val="CommentReference"/>
            </w:rPr>
          </w:rPrChange>
        </w:rPr>
        <w:commentReference w:id="4764"/>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3B8ECB8E"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del w:id="4766" w:author="Raphael Malyankar" w:date="2023-08-31T19:59:00Z">
        <w:r w:rsidRPr="00A527F0" w:rsidDel="002514B8">
          <w:delText>232(82)</w:delText>
        </w:r>
      </w:del>
      <w:ins w:id="4767" w:author="Raphael Malyankar" w:date="2023-08-31T19:59:00Z">
        <w:r w:rsidR="002514B8" w:rsidRPr="00A527F0">
          <w:t>530(106)</w:t>
        </w:r>
      </w:ins>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237F07">
        <w:rPr>
          <w:lang w:eastAsia="fr-FR"/>
          <w:rPrChange w:id="4768" w:author="jonathan pritchard" w:date="2024-08-21T11:05:00Z" w16du:dateUtc="2024-08-21T10:05:00Z">
            <w:rPr>
              <w:noProof/>
              <w:lang w:val="fr-FR" w:eastAsia="fr-FR"/>
            </w:rPr>
          </w:rPrChange>
        </w:rPr>
        <w:lastRenderedPageBreak/>
        <w:drawing>
          <wp:inline distT="0" distB="0" distL="0" distR="0" wp14:anchorId="4628901B" wp14:editId="2745C21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237F07">
        <w:rPr>
          <w:lang w:eastAsia="fr-FR"/>
          <w:rPrChange w:id="4769" w:author="jonathan pritchard" w:date="2024-08-21T11:05:00Z" w16du:dateUtc="2024-08-21T10:05:00Z">
            <w:rPr>
              <w:noProof/>
              <w:lang w:val="fr-FR" w:eastAsia="fr-FR"/>
            </w:rPr>
          </w:rPrChange>
        </w:rPr>
        <w:drawing>
          <wp:inline distT="0" distB="0" distL="0" distR="0" wp14:anchorId="6B5028E3" wp14:editId="2CA0937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237F07">
        <w:rPr>
          <w:lang w:eastAsia="fr-FR"/>
          <w:rPrChange w:id="4770" w:author="jonathan pritchard" w:date="2024-08-21T11:05:00Z" w16du:dateUtc="2024-08-21T10:05:00Z">
            <w:rPr>
              <w:noProof/>
              <w:lang w:val="fr-FR" w:eastAsia="fr-FR"/>
            </w:rPr>
          </w:rPrChange>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237F07">
        <w:rPr>
          <w:lang w:eastAsia="fr-FR"/>
          <w:rPrChange w:id="4771" w:author="jonathan pritchard" w:date="2024-08-21T11:05:00Z" w16du:dateUtc="2024-08-21T10:05:00Z">
            <w:rPr>
              <w:noProof/>
              <w:lang w:val="fr-FR" w:eastAsia="fr-FR"/>
            </w:rPr>
          </w:rPrChange>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237F07">
        <w:rPr>
          <w:lang w:eastAsia="fr-FR"/>
          <w:rPrChange w:id="4772" w:author="jonathan pritchard" w:date="2024-08-21T11:05:00Z" w16du:dateUtc="2024-08-21T10:05:00Z">
            <w:rPr>
              <w:noProof/>
              <w:lang w:val="fr-FR" w:eastAsia="fr-FR"/>
            </w:rPr>
          </w:rPrChange>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773" w:name="_Hlk88578439"/>
      <w:r w:rsidR="001374ED" w:rsidRPr="00A527F0">
        <w:t>This area is surrounded by a distinguishable boundary line using colour token DEPWL</w:t>
      </w:r>
      <w:r w:rsidR="001374ED" w:rsidRPr="00237F07">
        <w:rPr>
          <w:rStyle w:val="FootnoteReference"/>
          <w:noProof w:val="0"/>
          <w:sz w:val="20"/>
          <w:vertAlign w:val="superscript"/>
          <w:lang w:val="en-GB"/>
          <w:rPrChange w:id="4774" w:author="jonathan pritchard" w:date="2024-08-21T11:05:00Z" w16du:dateUtc="2024-08-21T10:05:00Z">
            <w:rPr>
              <w:rStyle w:val="FootnoteReference"/>
              <w:sz w:val="20"/>
              <w:vertAlign w:val="superscript"/>
              <w:lang w:val="en-GB"/>
            </w:rPr>
          </w:rPrChange>
        </w:rPr>
        <w:footnoteReference w:id="8"/>
      </w:r>
      <w:r w:rsidRPr="00A527F0">
        <w:t>).</w:t>
      </w:r>
    </w:p>
    <w:bookmarkEnd w:id="4773"/>
    <w:p w14:paraId="213EF0BF" w14:textId="77777777" w:rsidR="001374ED" w:rsidRPr="00A527F0" w:rsidRDefault="001374ED" w:rsidP="004E61EE">
      <w:pPr>
        <w:spacing w:line="240" w:lineRule="auto"/>
        <w:jc w:val="center"/>
      </w:pPr>
      <w:r w:rsidRPr="00237F07">
        <w:rPr>
          <w:lang w:eastAsia="fr-FR"/>
          <w:rPrChange w:id="4776" w:author="jonathan pritchard" w:date="2024-08-21T11:05:00Z" w16du:dateUtc="2024-08-21T10:05:00Z">
            <w:rPr>
              <w:noProof/>
              <w:lang w:val="fr-FR" w:eastAsia="fr-FR"/>
            </w:rPr>
          </w:rPrChange>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237F07">
        <w:rPr>
          <w:lang w:eastAsia="fr-FR"/>
          <w:rPrChange w:id="4777" w:author="jonathan pritchard" w:date="2024-08-21T11:05:00Z" w16du:dateUtc="2024-08-21T10:05:00Z">
            <w:rPr>
              <w:noProof/>
              <w:lang w:val="fr-FR" w:eastAsia="fr-FR"/>
            </w:rPr>
          </w:rPrChange>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4778" w:name="_Toc88852892"/>
      <w:bookmarkStart w:id="4779" w:name="_Toc98340000"/>
      <w:bookmarkStart w:id="4780" w:name="_Toc98340376"/>
      <w:bookmarkStart w:id="4781" w:name="_Toc175134726"/>
      <w:r w:rsidRPr="00A527F0">
        <w:lastRenderedPageBreak/>
        <w:t>Treatment of depth and water level related S-101 features</w:t>
      </w:r>
      <w:bookmarkEnd w:id="4781"/>
    </w:p>
    <w:p w14:paraId="7E05943F" w14:textId="31AEC40D" w:rsidR="00A4606D" w:rsidRPr="00A527F0" w:rsidRDefault="00A4606D" w:rsidP="0043278E">
      <w:pPr>
        <w:pStyle w:val="Heading2"/>
      </w:pPr>
      <w:bookmarkStart w:id="4782" w:name="_Toc88852893"/>
      <w:bookmarkStart w:id="4783" w:name="_Toc98340001"/>
      <w:bookmarkStart w:id="4784" w:name="_Toc98340377"/>
      <w:bookmarkStart w:id="4785" w:name="_Toc175134727"/>
      <w:bookmarkEnd w:id="4778"/>
      <w:bookmarkEnd w:id="4779"/>
      <w:bookmarkEnd w:id="4780"/>
      <w:r w:rsidRPr="00A527F0">
        <w:t>Substitution and adjustment of depth values</w:t>
      </w:r>
      <w:bookmarkEnd w:id="4785"/>
    </w:p>
    <w:p w14:paraId="2983A78E" w14:textId="2CA4A795" w:rsidR="00A4606D" w:rsidRPr="00A527F0" w:rsidRDefault="00A4606D" w:rsidP="0043278E">
      <w:pPr>
        <w:pStyle w:val="Heading3"/>
      </w:pPr>
      <w:bookmarkStart w:id="4786" w:name="_Toc88852894"/>
      <w:bookmarkStart w:id="4787" w:name="_Toc98340002"/>
      <w:bookmarkStart w:id="4788" w:name="_Toc98340378"/>
      <w:bookmarkStart w:id="4789" w:name="_Toc175134728"/>
      <w:bookmarkEnd w:id="4782"/>
      <w:bookmarkEnd w:id="4783"/>
      <w:bookmarkEnd w:id="4784"/>
      <w:r w:rsidRPr="00A527F0">
        <w:t>General</w:t>
      </w:r>
      <w:bookmarkEnd w:id="4789"/>
    </w:p>
    <w:bookmarkEnd w:id="4786"/>
    <w:bookmarkEnd w:id="4787"/>
    <w:bookmarkEnd w:id="4788"/>
    <w:p w14:paraId="70394BF3" w14:textId="54F68962" w:rsidR="001374ED" w:rsidRPr="00A527F0" w:rsidRDefault="001374ED" w:rsidP="00A4606D">
      <w:pPr>
        <w:spacing w:after="120" w:line="240" w:lineRule="auto"/>
        <w:jc w:val="both"/>
      </w:pPr>
      <w:r w:rsidRPr="00A527F0">
        <w:t xml:space="preserve">In areas covered by only S-102, all depth values are 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79A9D369" w14:textId="23802CEB" w:rsidR="00A4606D" w:rsidRPr="00A527F0" w:rsidRDefault="00A4606D" w:rsidP="0043278E">
      <w:pPr>
        <w:pStyle w:val="Heading3"/>
      </w:pPr>
      <w:bookmarkStart w:id="4790" w:name="_Ref88284051"/>
      <w:bookmarkStart w:id="4791" w:name="_Toc88852895"/>
      <w:bookmarkStart w:id="4792" w:name="_Toc98340003"/>
      <w:bookmarkStart w:id="4793" w:name="_Toc98340379"/>
      <w:bookmarkStart w:id="4794" w:name="_Toc175134729"/>
      <w:r w:rsidRPr="00A527F0">
        <w:t>Areas covered by S-102 only or by both S-102 and S-104</w:t>
      </w:r>
      <w:bookmarkEnd w:id="4794"/>
    </w:p>
    <w:bookmarkEnd w:id="4790"/>
    <w:bookmarkEnd w:id="4791"/>
    <w:bookmarkEnd w:id="4792"/>
    <w:bookmarkEnd w:id="4793"/>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6C40FF9"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del w:id="4795" w:author="jonathan pritchard" w:date="2024-05-29T03:40:00Z" w16du:dateUtc="2024-05-29T02:40:00Z">
        <w:r w:rsidRPr="00A527F0" w:rsidDel="00B15F52">
          <w:delText xml:space="preserve">shall </w:delText>
        </w:r>
      </w:del>
      <w:ins w:id="4796" w:author="jonathan pritchard" w:date="2024-05-29T03:40:00Z" w16du:dateUtc="2024-05-29T02:40:00Z">
        <w:r w:rsidR="00B15F52" w:rsidRPr="00A527F0">
          <w:t xml:space="preserve">must </w:t>
        </w:r>
      </w:ins>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5DD3391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del w:id="4797" w:author="jonathan pritchard" w:date="2024-05-29T03:40:00Z" w16du:dateUtc="2024-05-29T02:40:00Z">
        <w:r w:rsidRPr="00A527F0" w:rsidDel="00B15F52">
          <w:delText xml:space="preserve">shall </w:delText>
        </w:r>
      </w:del>
      <w:ins w:id="4798" w:author="jonathan pritchard" w:date="2024-05-29T03:40:00Z" w16du:dateUtc="2024-05-29T02:40:00Z">
        <w:r w:rsidR="00B15F52" w:rsidRPr="00A527F0">
          <w:t xml:space="preserve">must </w:t>
        </w:r>
      </w:ins>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237F07">
        <w:rPr>
          <w:lang w:eastAsia="fr-FR"/>
          <w:rPrChange w:id="4799" w:author="jonathan pritchard" w:date="2024-08-21T11:05:00Z" w16du:dateUtc="2024-08-21T10:05:00Z">
            <w:rPr>
              <w:noProof/>
              <w:lang w:val="fr-FR" w:eastAsia="fr-FR"/>
            </w:rPr>
          </w:rPrChange>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237F07">
        <w:rPr>
          <w:lang w:eastAsia="fr-FR"/>
          <w:rPrChange w:id="4800" w:author="jonathan pritchard" w:date="2024-08-21T11:05:00Z" w16du:dateUtc="2024-08-21T10:05:00Z">
            <w:rPr>
              <w:noProof/>
              <w:lang w:val="fr-FR" w:eastAsia="fr-FR"/>
            </w:rPr>
          </w:rPrChange>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40CDFED3"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del w:id="4801" w:author="Raphael Malyankar" w:date="2023-08-31T20:05:00Z">
        <w:r w:rsidRPr="00A527F0" w:rsidDel="00EC48EE">
          <w:delText>232(82)</w:delText>
        </w:r>
      </w:del>
      <w:ins w:id="4802" w:author="Raphael Malyankar" w:date="2023-08-31T20:05:00Z">
        <w:r w:rsidR="00EC48EE" w:rsidRPr="00A527F0">
          <w:t>530(106)</w:t>
        </w:r>
      </w:ins>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1959AA01" w14:textId="3458399D" w:rsidR="001374ED" w:rsidRPr="00A527F0" w:rsidRDefault="001374ED" w:rsidP="009620E9">
      <w:pPr>
        <w:spacing w:after="60" w:line="240" w:lineRule="auto"/>
        <w:jc w:val="both"/>
      </w:pPr>
      <w:r w:rsidRPr="00A527F0">
        <w:t xml:space="preserve">Depth values </w:t>
      </w:r>
      <w:del w:id="4803" w:author="jonathan pritchard" w:date="2024-05-29T03:40:00Z" w16du:dateUtc="2024-05-29T02:40:00Z">
        <w:r w:rsidRPr="00A527F0" w:rsidDel="00B15F52">
          <w:delText xml:space="preserve">shall </w:delText>
        </w:r>
      </w:del>
      <w:ins w:id="4804" w:author="jonathan pritchard" w:date="2024-05-29T03:40:00Z" w16du:dateUtc="2024-05-29T02:40:00Z">
        <w:r w:rsidR="00B15F52" w:rsidRPr="00A527F0">
          <w:t xml:space="preserve">must </w:t>
        </w:r>
      </w:ins>
      <w:r w:rsidRPr="00A527F0">
        <w:t xml:space="preserve">also be substituted for the attribute </w:t>
      </w:r>
      <w:proofErr w:type="spellStart"/>
      <w:r w:rsidR="009620E9" w:rsidRPr="00A527F0">
        <w:rPr>
          <w:i/>
        </w:rPr>
        <w:t>depthRangeMinimum</w:t>
      </w:r>
      <w:r w:rsidRPr="00A527F0">
        <w:rPr>
          <w:i/>
        </w:rPr>
        <w:t>Value</w:t>
      </w:r>
      <w:proofErr w:type="spellEnd"/>
      <w:r w:rsidRPr="00A527F0">
        <w:t xml:space="preserve"> in other S-101 features. These are:</w:t>
      </w:r>
    </w:p>
    <w:p w14:paraId="1FDBB9F6" w14:textId="77777777" w:rsidR="001374ED" w:rsidRPr="00A527F0" w:rsidRDefault="001374ED" w:rsidP="009620E9">
      <w:pPr>
        <w:pStyle w:val="ListParagraph"/>
        <w:numPr>
          <w:ilvl w:val="0"/>
          <w:numId w:val="94"/>
        </w:numPr>
        <w:spacing w:after="60" w:line="240" w:lineRule="auto"/>
        <w:jc w:val="both"/>
      </w:pPr>
      <w:commentRangeStart w:id="4805"/>
      <w:r w:rsidRPr="00A527F0">
        <w:t>Gate</w:t>
      </w:r>
    </w:p>
    <w:p w14:paraId="4B79E4CA" w14:textId="77777777" w:rsidR="001374ED" w:rsidRPr="00A527F0" w:rsidRDefault="001374ED" w:rsidP="009620E9">
      <w:pPr>
        <w:pStyle w:val="ListParagraph"/>
        <w:numPr>
          <w:ilvl w:val="0"/>
          <w:numId w:val="94"/>
        </w:numPr>
        <w:spacing w:after="60" w:line="240" w:lineRule="auto"/>
        <w:jc w:val="both"/>
      </w:pPr>
      <w:r w:rsidRPr="00A527F0">
        <w:t>Berth</w:t>
      </w:r>
    </w:p>
    <w:p w14:paraId="1E4AEBBB" w14:textId="1B1A7E3D" w:rsidR="001374ED" w:rsidRPr="00A527F0" w:rsidRDefault="001374ED" w:rsidP="009620E9">
      <w:pPr>
        <w:pStyle w:val="ListParagraph"/>
        <w:numPr>
          <w:ilvl w:val="0"/>
          <w:numId w:val="94"/>
        </w:numPr>
        <w:spacing w:after="60" w:line="240" w:lineRule="auto"/>
        <w:jc w:val="both"/>
      </w:pPr>
      <w:r w:rsidRPr="00A527F0">
        <w:t xml:space="preserve">Dry </w:t>
      </w:r>
      <w:r w:rsidR="00772167" w:rsidRPr="00A527F0">
        <w:t>D</w:t>
      </w:r>
      <w:r w:rsidRPr="00A527F0">
        <w:t>ock</w:t>
      </w:r>
    </w:p>
    <w:p w14:paraId="3B423050" w14:textId="0ACB3121" w:rsidR="001374ED" w:rsidRPr="00A527F0" w:rsidRDefault="001374ED" w:rsidP="009620E9">
      <w:pPr>
        <w:pStyle w:val="ListParagraph"/>
        <w:numPr>
          <w:ilvl w:val="0"/>
          <w:numId w:val="94"/>
        </w:numPr>
        <w:spacing w:after="60" w:line="240" w:lineRule="auto"/>
        <w:jc w:val="both"/>
      </w:pPr>
      <w:r w:rsidRPr="00A527F0">
        <w:t xml:space="preserve">Floating </w:t>
      </w:r>
      <w:r w:rsidR="00772167" w:rsidRPr="00A527F0">
        <w:t>D</w:t>
      </w:r>
      <w:r w:rsidRPr="00A527F0">
        <w:t>ock</w:t>
      </w:r>
    </w:p>
    <w:p w14:paraId="75443C8F" w14:textId="1B34CB79" w:rsidR="001374ED" w:rsidRPr="00A527F0" w:rsidRDefault="001374ED" w:rsidP="009620E9">
      <w:pPr>
        <w:pStyle w:val="ListParagraph"/>
        <w:numPr>
          <w:ilvl w:val="0"/>
          <w:numId w:val="94"/>
        </w:numPr>
        <w:spacing w:after="60" w:line="240" w:lineRule="auto"/>
        <w:jc w:val="both"/>
      </w:pPr>
      <w:r w:rsidRPr="00A527F0">
        <w:t xml:space="preserve">Dredged </w:t>
      </w:r>
      <w:r w:rsidR="00772167" w:rsidRPr="00A527F0">
        <w:t>A</w:t>
      </w:r>
      <w:r w:rsidRPr="00A527F0">
        <w:t>rea</w:t>
      </w:r>
    </w:p>
    <w:p w14:paraId="55D42F70" w14:textId="56FE9871" w:rsidR="001374ED" w:rsidRPr="00A527F0" w:rsidRDefault="001374ED" w:rsidP="009620E9">
      <w:pPr>
        <w:pStyle w:val="ListParagraph"/>
        <w:numPr>
          <w:ilvl w:val="0"/>
          <w:numId w:val="94"/>
        </w:numPr>
        <w:spacing w:after="60" w:line="240" w:lineRule="auto"/>
        <w:jc w:val="both"/>
      </w:pPr>
      <w:r w:rsidRPr="00A527F0">
        <w:t xml:space="preserve">Swept </w:t>
      </w:r>
      <w:r w:rsidR="00772167" w:rsidRPr="00A527F0">
        <w:t>A</w:t>
      </w:r>
      <w:r w:rsidRPr="00A527F0">
        <w:t>rea</w:t>
      </w:r>
    </w:p>
    <w:p w14:paraId="482CAE55" w14:textId="0246F692" w:rsidR="001374ED" w:rsidRPr="00A527F0" w:rsidRDefault="001374ED" w:rsidP="009620E9">
      <w:pPr>
        <w:pStyle w:val="ListParagraph"/>
        <w:numPr>
          <w:ilvl w:val="0"/>
          <w:numId w:val="94"/>
        </w:numPr>
        <w:spacing w:after="60" w:line="240" w:lineRule="auto"/>
        <w:jc w:val="both"/>
      </w:pPr>
      <w:r w:rsidRPr="00A527F0">
        <w:t xml:space="preserve">Pipeline </w:t>
      </w:r>
      <w:r w:rsidR="00772167" w:rsidRPr="00A527F0">
        <w:t>S</w:t>
      </w:r>
      <w:r w:rsidRPr="00A527F0">
        <w:t>ubmarine/</w:t>
      </w:r>
      <w:r w:rsidR="00772167" w:rsidRPr="00A527F0">
        <w:t>O</w:t>
      </w:r>
      <w:r w:rsidRPr="00A527F0">
        <w:t xml:space="preserve">n </w:t>
      </w:r>
      <w:r w:rsidR="00772167" w:rsidRPr="00A527F0">
        <w:t>L</w:t>
      </w:r>
      <w:r w:rsidRPr="00A527F0">
        <w:t>and</w:t>
      </w:r>
    </w:p>
    <w:p w14:paraId="7528DA21" w14:textId="525368BA"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T</w:t>
      </w:r>
      <w:r w:rsidRPr="00A527F0">
        <w:t>rack</w:t>
      </w:r>
    </w:p>
    <w:p w14:paraId="3B45095E" w14:textId="77777777" w:rsidR="001374ED" w:rsidRPr="00A527F0" w:rsidRDefault="001374ED" w:rsidP="009620E9">
      <w:pPr>
        <w:pStyle w:val="ListParagraph"/>
        <w:numPr>
          <w:ilvl w:val="0"/>
          <w:numId w:val="94"/>
        </w:numPr>
        <w:spacing w:after="60" w:line="240" w:lineRule="auto"/>
        <w:jc w:val="both"/>
      </w:pPr>
      <w:r w:rsidRPr="00A527F0">
        <w:t>Fairway</w:t>
      </w:r>
    </w:p>
    <w:p w14:paraId="62852BD8" w14:textId="50DD4433"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R</w:t>
      </w:r>
      <w:r w:rsidRPr="00A527F0">
        <w:t xml:space="preserve">oute </w:t>
      </w:r>
      <w:r w:rsidR="00772167" w:rsidRPr="00A527F0">
        <w:t>C</w:t>
      </w:r>
      <w:r w:rsidRPr="00A527F0">
        <w:t>entreline</w:t>
      </w:r>
    </w:p>
    <w:p w14:paraId="29EFEF5D" w14:textId="5C7C40A9" w:rsidR="001374ED" w:rsidRPr="00A527F0" w:rsidRDefault="001374ED" w:rsidP="009620E9">
      <w:pPr>
        <w:pStyle w:val="ListParagraph"/>
        <w:numPr>
          <w:ilvl w:val="0"/>
          <w:numId w:val="94"/>
        </w:numPr>
        <w:spacing w:after="60" w:line="240" w:lineRule="auto"/>
        <w:jc w:val="both"/>
      </w:pPr>
      <w:r w:rsidRPr="00A527F0">
        <w:t>Two-</w:t>
      </w:r>
      <w:r w:rsidR="00772167" w:rsidRPr="00A527F0">
        <w:t>W</w:t>
      </w:r>
      <w:r w:rsidRPr="00A527F0">
        <w:t xml:space="preserve">ay </w:t>
      </w:r>
      <w:r w:rsidR="00772167" w:rsidRPr="00A527F0">
        <w:t>R</w:t>
      </w:r>
      <w:r w:rsidRPr="00A527F0">
        <w:t xml:space="preserve">oute </w:t>
      </w:r>
      <w:r w:rsidR="00772167" w:rsidRPr="00A527F0">
        <w:t>P</w:t>
      </w:r>
      <w:r w:rsidRPr="00A527F0">
        <w:t>art</w:t>
      </w:r>
    </w:p>
    <w:p w14:paraId="74BE79DB" w14:textId="1D9C9BBA" w:rsidR="001374ED" w:rsidRPr="00A527F0" w:rsidRDefault="001374ED" w:rsidP="009620E9">
      <w:pPr>
        <w:pStyle w:val="ListParagraph"/>
        <w:numPr>
          <w:ilvl w:val="0"/>
          <w:numId w:val="94"/>
        </w:numPr>
        <w:spacing w:after="6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C</w:t>
      </w:r>
      <w:r w:rsidRPr="00A527F0">
        <w:t>entreline</w:t>
      </w:r>
    </w:p>
    <w:p w14:paraId="4A55B3CE" w14:textId="38C5E3B1" w:rsidR="001374ED" w:rsidRPr="00A527F0" w:rsidRDefault="001374ED" w:rsidP="009620E9">
      <w:pPr>
        <w:pStyle w:val="ListParagraph"/>
        <w:numPr>
          <w:ilvl w:val="0"/>
          <w:numId w:val="94"/>
        </w:numPr>
        <w:spacing w:after="12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P</w:t>
      </w:r>
      <w:r w:rsidRPr="00A527F0">
        <w:t>art</w:t>
      </w:r>
      <w:commentRangeEnd w:id="4805"/>
      <w:r w:rsidR="00B15F52" w:rsidRPr="00237F07">
        <w:rPr>
          <w:rStyle w:val="CommentReference"/>
          <w:lang w:val="en-GB"/>
          <w:rPrChange w:id="4806" w:author="jonathan pritchard" w:date="2024-08-21T11:05:00Z" w16du:dateUtc="2024-08-21T10:05:00Z">
            <w:rPr>
              <w:rStyle w:val="CommentReference"/>
            </w:rPr>
          </w:rPrChange>
        </w:rPr>
        <w:commentReference w:id="4805"/>
      </w:r>
    </w:p>
    <w:p w14:paraId="54DFB961" w14:textId="20B4D49A" w:rsidR="001374ED" w:rsidRPr="00A527F0" w:rsidRDefault="001374ED" w:rsidP="009620E9">
      <w:pPr>
        <w:spacing w:after="120" w:line="240" w:lineRule="auto"/>
        <w:jc w:val="both"/>
      </w:pPr>
      <w:r w:rsidRPr="00A527F0">
        <w:t xml:space="preserve">For all features with substituted (and possibly adjusted values), 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lastRenderedPageBreak/>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4807" w:name="_Toc175130408"/>
      <w:bookmarkStart w:id="4808" w:name="_Toc175130409"/>
      <w:bookmarkStart w:id="4809" w:name="_Toc175130410"/>
      <w:bookmarkStart w:id="4810" w:name="_Toc175130411"/>
      <w:bookmarkStart w:id="4811" w:name="_Toc175130412"/>
      <w:bookmarkStart w:id="4812" w:name="_Toc175130413"/>
      <w:bookmarkStart w:id="4813" w:name="_Toc175130414"/>
      <w:bookmarkStart w:id="4814" w:name="_Toc175130415"/>
      <w:bookmarkStart w:id="4815" w:name="_Toc175130416"/>
      <w:bookmarkStart w:id="4816" w:name="_Toc175130417"/>
      <w:bookmarkStart w:id="4817" w:name="_Toc175130418"/>
      <w:bookmarkStart w:id="4818" w:name="_Toc175130419"/>
      <w:bookmarkStart w:id="4819" w:name="_Toc175130420"/>
      <w:bookmarkStart w:id="4820" w:name="_Toc175130421"/>
      <w:bookmarkStart w:id="4821" w:name="_Toc175130422"/>
      <w:bookmarkStart w:id="4822" w:name="_Toc175130423"/>
      <w:bookmarkStart w:id="4823" w:name="_Toc175130424"/>
      <w:bookmarkStart w:id="4824" w:name="_Toc175130425"/>
      <w:bookmarkStart w:id="4825" w:name="_Toc175130426"/>
      <w:bookmarkStart w:id="4826" w:name="_Toc175130427"/>
      <w:bookmarkStart w:id="4827" w:name="_Toc175130428"/>
      <w:bookmarkStart w:id="4828" w:name="_Toc175130429"/>
      <w:bookmarkStart w:id="4829" w:name="_Toc175130430"/>
      <w:bookmarkStart w:id="4830" w:name="_Toc175130431"/>
      <w:bookmarkStart w:id="4831" w:name="_Toc175130432"/>
      <w:bookmarkStart w:id="4832" w:name="_Toc175130433"/>
      <w:bookmarkStart w:id="4833" w:name="_Toc175130434"/>
      <w:bookmarkStart w:id="4834" w:name="_Toc175130435"/>
      <w:bookmarkStart w:id="4835" w:name="_Toc175130436"/>
      <w:bookmarkStart w:id="4836" w:name="_Toc175130437"/>
      <w:bookmarkStart w:id="4837" w:name="_Toc88852898"/>
      <w:bookmarkStart w:id="4838" w:name="_Toc98340005"/>
      <w:bookmarkStart w:id="4839" w:name="_Toc98340381"/>
      <w:bookmarkStart w:id="4840" w:name="_Toc175134731"/>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r w:rsidRPr="00A527F0">
        <w:t>Adjustment of heights and vertical clearance values</w:t>
      </w:r>
      <w:bookmarkEnd w:id="4840"/>
    </w:p>
    <w:bookmarkEnd w:id="4837"/>
    <w:bookmarkEnd w:id="4838"/>
    <w:bookmarkEnd w:id="4839"/>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841" w:name="_Hlk88745181"/>
      <w:r w:rsidRPr="00A527F0">
        <w:t>When adjusting height or clearance values the largest value from the selected S-104 records shall be used in order to produce the safest values.</w:t>
      </w:r>
    </w:p>
    <w:bookmarkEnd w:id="4841"/>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4842" w:name="_Toc88852900"/>
      <w:bookmarkStart w:id="4843" w:name="_Toc98340006"/>
      <w:bookmarkStart w:id="4844" w:name="_Toc98340382"/>
      <w:bookmarkStart w:id="4845" w:name="_Toc175134732"/>
      <w:r w:rsidRPr="00A527F0">
        <w:t>Alerts and indication details</w:t>
      </w:r>
      <w:bookmarkEnd w:id="4845"/>
    </w:p>
    <w:bookmarkEnd w:id="4842"/>
    <w:bookmarkEnd w:id="4843"/>
    <w:bookmarkEnd w:id="4844"/>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237F07">
        <w:rPr>
          <w:i/>
          <w:iCs/>
          <w:lang w:eastAsia="fr-FR"/>
          <w:rPrChange w:id="4846" w:author="jonathan pritchard" w:date="2024-08-21T11:05:00Z" w16du:dateUtc="2024-08-21T10:05:00Z">
            <w:rPr>
              <w:i/>
              <w:iCs/>
              <w:noProof/>
              <w:lang w:val="fr-FR" w:eastAsia="fr-FR"/>
            </w:rPr>
          </w:rPrChange>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4847" w:name="_Toc88838699"/>
      <w:bookmarkStart w:id="4848" w:name="_Toc88839536"/>
      <w:bookmarkStart w:id="4849" w:name="_Toc88838700"/>
      <w:bookmarkStart w:id="4850" w:name="_Toc88839537"/>
      <w:bookmarkStart w:id="4851" w:name="_Toc88838701"/>
      <w:bookmarkStart w:id="4852" w:name="_Toc88839538"/>
      <w:bookmarkStart w:id="4853" w:name="_Toc88838702"/>
      <w:bookmarkStart w:id="4854" w:name="_Toc88839539"/>
      <w:bookmarkStart w:id="4855" w:name="_Toc88838703"/>
      <w:bookmarkStart w:id="4856" w:name="_Toc88839540"/>
      <w:bookmarkStart w:id="4857" w:name="_Toc88852905"/>
      <w:bookmarkStart w:id="4858" w:name="_Toc88838704"/>
      <w:bookmarkStart w:id="4859" w:name="_Toc88839541"/>
      <w:bookmarkStart w:id="4860" w:name="_Toc88838705"/>
      <w:bookmarkStart w:id="4861" w:name="_Toc88839542"/>
      <w:bookmarkStart w:id="4862" w:name="_Toc88838706"/>
      <w:bookmarkStart w:id="4863" w:name="_Toc88839543"/>
      <w:bookmarkStart w:id="4864" w:name="_Toc88838707"/>
      <w:bookmarkStart w:id="4865" w:name="_Toc88839544"/>
      <w:bookmarkStart w:id="4866" w:name="_Toc88838708"/>
      <w:bookmarkStart w:id="4867" w:name="_Toc88839545"/>
      <w:bookmarkStart w:id="4868" w:name="_Toc88838709"/>
      <w:bookmarkStart w:id="4869" w:name="_Toc88839546"/>
      <w:bookmarkStart w:id="4870" w:name="_Toc88838710"/>
      <w:bookmarkStart w:id="4871" w:name="_Toc88839547"/>
      <w:bookmarkStart w:id="4872" w:name="_Toc88838711"/>
      <w:bookmarkStart w:id="4873" w:name="_Toc88839548"/>
      <w:bookmarkStart w:id="4874" w:name="_Toc88852914"/>
      <w:bookmarkStart w:id="4875" w:name="_Toc98340007"/>
      <w:bookmarkStart w:id="4876" w:name="_Toc98340383"/>
      <w:bookmarkStart w:id="4877" w:name="_Toc175134733"/>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r w:rsidRPr="00A527F0">
        <w:t>Legend details</w:t>
      </w:r>
      <w:bookmarkEnd w:id="4877"/>
    </w:p>
    <w:bookmarkEnd w:id="4874"/>
    <w:bookmarkEnd w:id="4875"/>
    <w:bookmarkEnd w:id="4876"/>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4797D0DB" w:rsidR="00CF374E" w:rsidRPr="00A527F0" w:rsidRDefault="00CF374E" w:rsidP="00CF374E">
      <w:pPr>
        <w:pStyle w:val="Heading1"/>
        <w:numPr>
          <w:ilvl w:val="0"/>
          <w:numId w:val="0"/>
        </w:numPr>
        <w:spacing w:before="0" w:after="0"/>
        <w:ind w:left="2127" w:right="2160"/>
        <w:jc w:val="center"/>
      </w:pPr>
      <w:bookmarkStart w:id="4878" w:name="_Toc175134734"/>
      <w:r w:rsidRPr="00A527F0">
        <w:lastRenderedPageBreak/>
        <w:t>Appendix C-</w:t>
      </w:r>
      <w:r w:rsidR="0065597A" w:rsidRPr="00A527F0">
        <w:t>7 – Data Loading Strategy</w:t>
      </w:r>
      <w:bookmarkEnd w:id="4878"/>
    </w:p>
    <w:p w14:paraId="56D20DCD" w14:textId="77777777" w:rsidR="00CF374E" w:rsidRPr="00A527F0" w:rsidRDefault="00CF374E" w:rsidP="00CF374E">
      <w:pPr>
        <w:spacing w:after="120" w:line="240" w:lineRule="auto"/>
      </w:pPr>
    </w:p>
    <w:p w14:paraId="53685281" w14:textId="0A97C993" w:rsidR="00CF374E" w:rsidRPr="00A527F0" w:rsidRDefault="0065597A" w:rsidP="00700B73">
      <w:pPr>
        <w:pStyle w:val="Heading1"/>
      </w:pPr>
      <w:bookmarkStart w:id="4879" w:name="_Toc175134735"/>
      <w:r w:rsidRPr="00A527F0">
        <w:t>Data Loading Strategy</w:t>
      </w:r>
      <w:bookmarkEnd w:id="4879"/>
    </w:p>
    <w:p w14:paraId="64320151" w14:textId="77777777" w:rsidR="00CF374E" w:rsidRPr="00A527F0" w:rsidRDefault="00CF374E" w:rsidP="00700B73">
      <w:pPr>
        <w:pStyle w:val="Heading2"/>
      </w:pPr>
      <w:bookmarkStart w:id="4880" w:name="_Toc175134736"/>
      <w:r w:rsidRPr="00A527F0">
        <w:t>Introduction</w:t>
      </w:r>
      <w:bookmarkEnd w:id="4880"/>
    </w:p>
    <w:p w14:paraId="5C992C4C" w14:textId="5BA8C8B5" w:rsidR="00220A5E" w:rsidRPr="00A527F0" w:rsidRDefault="00220A5E" w:rsidP="00700B73">
      <w:r w:rsidRPr="00A527F0">
        <w:t>[</w:t>
      </w:r>
      <w:r w:rsidRPr="00700B73">
        <w:rPr>
          <w:b/>
          <w:bCs/>
        </w:rPr>
        <w:t>see document under review]</w: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4881" w:name="_Toc175134737"/>
      <w:r w:rsidRPr="00A527F0">
        <w:lastRenderedPageBreak/>
        <w:t>Appendix C-8 – GML Coverage Polygons</w:t>
      </w:r>
      <w:bookmarkEnd w:id="4881"/>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4882" w:name="_Toc175134738"/>
      <w:r w:rsidRPr="00A527F0">
        <w:t>GML Coverage Polygons</w:t>
      </w:r>
      <w:bookmarkEnd w:id="4882"/>
    </w:p>
    <w:p w14:paraId="10AD9221" w14:textId="2C7C83B0" w:rsidR="0065597A" w:rsidRPr="00A527F0" w:rsidRDefault="0065597A" w:rsidP="0065597A">
      <w:pPr>
        <w:pStyle w:val="Heading2"/>
      </w:pPr>
      <w:bookmarkStart w:id="4883" w:name="_Toc175134739"/>
      <w:r w:rsidRPr="00A527F0">
        <w:t>Introduction</w:t>
      </w:r>
      <w:bookmarkEnd w:id="488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4884" w:name="_Toc175134740"/>
      <w:r w:rsidRPr="00A527F0">
        <w:t>Specification</w:t>
      </w:r>
      <w:bookmarkEnd w:id="488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Pr="00A527F0" w:rsidRDefault="00E50048" w:rsidP="00700B73">
      <w:r w:rsidRPr="00A527F0">
        <w:t>No further stipulations are required as geometry must also conform to the S-100 geometry model and be conformant with the XML Schema for exchange catalogues..</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6" w:author="jonathan pritchard" w:date="2024-05-28T08:03:00Z" w:initials="jp">
    <w:p w14:paraId="27128899" w14:textId="77777777" w:rsidR="00D538AB" w:rsidRPr="00237F07" w:rsidRDefault="00F2390C" w:rsidP="00D538AB">
      <w:pPr>
        <w:pStyle w:val="CommentText"/>
      </w:pPr>
      <w:r w:rsidRPr="00237F07">
        <w:rPr>
          <w:rStyle w:val="CommentReference"/>
          <w:lang w:val="en-GB"/>
        </w:rPr>
        <w:annotationRef/>
      </w:r>
      <w:r w:rsidR="00D538AB" w:rsidRPr="00237F07">
        <w:t>This is a work in progress - it may not be needed but will be worked on as the document is further revised.</w:t>
      </w:r>
    </w:p>
  </w:comment>
  <w:comment w:id="180" w:author="jonathan pritchard" w:date="2024-08-15T08:15:00Z" w:initials="jp">
    <w:p w14:paraId="5CF5A1DA" w14:textId="77777777"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26" w:author="jonathan pritchard" w:date="2024-07-17T08:15:00Z" w:initials="jp">
    <w:p w14:paraId="4694BB93" w14:textId="425CC27C" w:rsidR="00330D8D" w:rsidRPr="00237F07" w:rsidRDefault="00330D8D" w:rsidP="00330D8D">
      <w:pPr>
        <w:pStyle w:val="CommentText"/>
      </w:pPr>
      <w:r w:rsidRPr="00237F07">
        <w:rPr>
          <w:rStyle w:val="CommentReference"/>
          <w:lang w:val="en-GB"/>
        </w:rPr>
        <w:annotationRef/>
      </w:r>
      <w:r w:rsidRPr="00237F07">
        <w:t>S-164, test?</w:t>
      </w:r>
    </w:p>
  </w:comment>
  <w:comment w:id="227"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228"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36" w:author="jonathan pritchard" w:date="2024-07-17T08:14:00Z" w:initials="jp">
    <w:p w14:paraId="0B6AFE6A" w14:textId="77777777" w:rsidR="00330D8D" w:rsidRPr="00237F07" w:rsidRDefault="00330D8D" w:rsidP="00330D8D">
      <w:pPr>
        <w:pStyle w:val="CommentText"/>
      </w:pPr>
      <w:r w:rsidRPr="00237F07">
        <w:rPr>
          <w:rStyle w:val="CommentReference"/>
          <w:lang w:val="en-GB"/>
        </w:rPr>
        <w:annotationRef/>
      </w:r>
      <w:r w:rsidRPr="00237F07">
        <w:t>Must?</w:t>
      </w:r>
    </w:p>
  </w:comment>
  <w:comment w:id="235"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238"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239"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252" w:author="jonathan pritchard" w:date="2024-05-21T13:00:00Z" w:initials="jp">
    <w:p w14:paraId="01AF08B6" w14:textId="6BACE119"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254" w:author="jonathan pritchard" w:date="2024-07-17T08:20:00Z" w:initials="jp">
    <w:p w14:paraId="4D6B4BAC" w14:textId="77777777" w:rsidR="00546060" w:rsidRPr="00237F07" w:rsidRDefault="00546060" w:rsidP="00546060">
      <w:pPr>
        <w:pStyle w:val="CommentText"/>
      </w:pPr>
      <w:r w:rsidRPr="00237F07">
        <w:rPr>
          <w:rStyle w:val="CommentReference"/>
          <w:lang w:val="en-GB"/>
        </w:rPr>
        <w:annotationRef/>
      </w:r>
      <w:r w:rsidRPr="00237F07">
        <w:t>PC does this?</w:t>
      </w:r>
    </w:p>
  </w:comment>
  <w:comment w:id="255"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260" w:author="jonathan pritchard" w:date="2024-07-17T16:22:00Z" w:initials="jp">
    <w:p w14:paraId="5DB9D9F3" w14:textId="77777777" w:rsidR="0096759C" w:rsidRPr="00237F07" w:rsidRDefault="0096759C" w:rsidP="0096759C">
      <w:pPr>
        <w:pStyle w:val="CommentText"/>
      </w:pPr>
      <w:r w:rsidRPr="00237F07">
        <w:rPr>
          <w:rStyle w:val="CommentReference"/>
          <w:lang w:val="en-GB"/>
        </w:rPr>
        <w:annotationRef/>
      </w:r>
      <w:r w:rsidRPr="00237F07">
        <w:t>must</w:t>
      </w:r>
    </w:p>
  </w:comment>
  <w:comment w:id="259"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266" w:author="jonathan pritchard" w:date="2024-05-20T17:38:00Z" w:initials="jp">
    <w:p w14:paraId="5A98C623" w14:textId="0CA1AAE5" w:rsidR="00776DD2" w:rsidRPr="00237F07" w:rsidRDefault="00776DD2" w:rsidP="00776DD2">
      <w:pPr>
        <w:pStyle w:val="CommentText"/>
      </w:pPr>
      <w:r w:rsidRPr="00237F07">
        <w:rPr>
          <w:rStyle w:val="CommentReference"/>
          <w:lang w:val="en-GB"/>
        </w:rPr>
        <w:annotationRef/>
      </w:r>
      <w:r w:rsidRPr="00237F07">
        <w:t>Needs concrete examples when this is agreed in the ENC PS.</w:t>
      </w:r>
    </w:p>
  </w:comment>
  <w:comment w:id="267" w:author="jonathan pritchard" w:date="2024-07-17T08:33:00Z" w:initials="jp">
    <w:p w14:paraId="0156A05D" w14:textId="77777777" w:rsidR="00B022AA" w:rsidRPr="00237F07" w:rsidRDefault="00B022AA" w:rsidP="00B022AA">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268" w:author="jonathan pritchard" w:date="2024-07-17T16:33:00Z" w:initials="jp">
    <w:p w14:paraId="2A0FE523" w14:textId="77777777" w:rsidR="00397A11" w:rsidRPr="00237F07" w:rsidRDefault="00397A11" w:rsidP="00397A11">
      <w:pPr>
        <w:pStyle w:val="CommentText"/>
      </w:pPr>
      <w:r w:rsidRPr="00237F07">
        <w:rPr>
          <w:rStyle w:val="CommentReference"/>
          <w:lang w:val="en-GB"/>
        </w:rPr>
        <w:annotationRef/>
      </w:r>
      <w:r w:rsidRPr="00237F07">
        <w:t>Needs functionality to be drafted. Tests in S-164  too. Multiple editions to be added.</w:t>
      </w:r>
    </w:p>
  </w:comment>
  <w:comment w:id="294"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293"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336" w:author="jonathan pritchard" w:date="2024-08-15T08:32:00Z" w:initials="jp">
    <w:p w14:paraId="50CE2819" w14:textId="77777777" w:rsidR="00046A2C" w:rsidRPr="00237F07" w:rsidRDefault="00046A2C" w:rsidP="00046A2C">
      <w:pPr>
        <w:pStyle w:val="CommentText"/>
      </w:pPr>
      <w:r w:rsidRPr="00237F07">
        <w:rPr>
          <w:rStyle w:val="CommentReference"/>
          <w:lang w:val="en-GB"/>
        </w:rPr>
        <w:annotationRef/>
      </w:r>
      <w:r w:rsidRPr="00237F07">
        <w:t>Check S-52</w:t>
      </w:r>
    </w:p>
  </w:comment>
  <w:comment w:id="339"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340"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351" w:author="jonathan pritchard" w:date="2024-08-15T09:18:00Z" w:initials="jp">
    <w:p w14:paraId="318038E2" w14:textId="77777777"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352"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366" w:author="jonathan pritchard" w:date="2024-01-17T15:33:00Z" w:initials="jp">
    <w:p w14:paraId="52662F4C" w14:textId="7428CF8F"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367"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374" w:author="jonathan pritchard" w:date="2024-05-29T01:42:00Z" w:initials="jp">
    <w:p w14:paraId="339E030E" w14:textId="3C319517" w:rsidR="00214B3A" w:rsidRPr="00237F07" w:rsidRDefault="00214B3A" w:rsidP="00214B3A">
      <w:pPr>
        <w:pStyle w:val="CommentText"/>
      </w:pPr>
      <w:r w:rsidRPr="00237F07">
        <w:rPr>
          <w:rStyle w:val="CommentReference"/>
          <w:lang w:val="en-GB"/>
        </w:rPr>
        <w:annotationRef/>
      </w:r>
      <w:r w:rsidRPr="00237F07">
        <w:t>Are these defined in Lua? So, is this section descriptive or normative?</w:t>
      </w:r>
    </w:p>
  </w:comment>
  <w:comment w:id="377" w:author="jonathan pritchard" w:date="2024-05-29T01:46:00Z" w:initials="jp">
    <w:p w14:paraId="4CD416B3" w14:textId="77777777" w:rsidR="00DB102B" w:rsidRPr="00237F07" w:rsidRDefault="00DB102B" w:rsidP="00214B3A">
      <w:pPr>
        <w:pStyle w:val="CommentText"/>
      </w:pPr>
      <w:r w:rsidRPr="00237F07">
        <w:rPr>
          <w:rStyle w:val="CommentReference"/>
          <w:lang w:val="en-GB"/>
        </w:rPr>
        <w:annotationRef/>
      </w:r>
      <w:r w:rsidRPr="00237F07">
        <w:t>This is varn in the lua</w:t>
      </w:r>
    </w:p>
  </w:comment>
  <w:comment w:id="432" w:author="jonathan pritchard" w:date="2023-12-06T15:10:00Z" w:initials="jp">
    <w:p w14:paraId="577EAC83" w14:textId="777F019C"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434" w:author="jonathan pritchard" w:date="2023-10-20T15:10:00Z" w:initials="jp">
    <w:p w14:paraId="5C14B889" w14:textId="12E2A123"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435"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440" w:author="jonathan pritchard" w:date="2024-08-15T10:20:00Z" w:initials="jp">
    <w:p w14:paraId="66D94CB9" w14:textId="77777777"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441"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443"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444"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446" w:author="jonathan pritchard" w:date="2023-10-19T13:25:00Z" w:initials="jp">
    <w:p w14:paraId="3C011358" w14:textId="31B437F2" w:rsidR="00F24086" w:rsidRPr="00237F07" w:rsidRDefault="00F24086" w:rsidP="000C2F8F">
      <w:pPr>
        <w:pStyle w:val="CommentText"/>
      </w:pPr>
      <w:r w:rsidRPr="00237F07">
        <w:rPr>
          <w:rStyle w:val="CommentReference"/>
          <w:lang w:val="en-GB"/>
        </w:rPr>
        <w:annotationRef/>
      </w:r>
      <w:r w:rsidRPr="00237F07">
        <w:t>Dependent on loading strategy and optimumDisplayScale. This duplicates the content in S-101.</w:t>
      </w:r>
    </w:p>
  </w:comment>
  <w:comment w:id="447" w:author="jonathan pritchard" w:date="2024-02-12T17:00:00Z" w:initials="jp">
    <w:p w14:paraId="79081222" w14:textId="77777777" w:rsidR="005D36F8" w:rsidRPr="00237F07" w:rsidRDefault="005D36F8" w:rsidP="005D36F8">
      <w:pPr>
        <w:pStyle w:val="CommentText"/>
      </w:pPr>
      <w:r w:rsidRPr="00237F07">
        <w:rPr>
          <w:rStyle w:val="CommentReference"/>
          <w:lang w:val="en-GB"/>
        </w:rPr>
        <w:annotationRef/>
      </w:r>
      <w:r w:rsidRPr="00237F07">
        <w:t>This will need to be revised once optimumDisplayScale is resolved in S-101.</w:t>
      </w:r>
    </w:p>
  </w:comment>
  <w:comment w:id="448" w:author="jonathan pritchard" w:date="2024-05-20T17:50:00Z" w:initials="jp">
    <w:p w14:paraId="1D687790" w14:textId="77777777" w:rsidR="002C4C4D" w:rsidRPr="00237F07" w:rsidRDefault="002C4C4D" w:rsidP="002C4C4D">
      <w:pPr>
        <w:pStyle w:val="CommentText"/>
      </w:pPr>
      <w:r w:rsidRPr="00237F07">
        <w:rPr>
          <w:rStyle w:val="CommentReference"/>
          <w:lang w:val="en-GB"/>
        </w:rPr>
        <w:annotationRef/>
      </w:r>
      <w:r w:rsidRPr="00237F07">
        <w:t>Revise following ENC PT.</w:t>
      </w:r>
    </w:p>
  </w:comment>
  <w:comment w:id="449" w:author="jonathan pritchard" w:date="2023-12-06T15:09:00Z" w:initials="jp">
    <w:p w14:paraId="7F905E8E" w14:textId="77777777"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450" w:author="jonathan pritchard" w:date="2023-12-06T15:09:00Z" w:initials="jp">
    <w:p w14:paraId="31D8B87F" w14:textId="0B2ABAE6"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451"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473" w:author="jonathan pritchard" w:date="2024-07-23T17:24:00Z" w:initials="jp">
    <w:p w14:paraId="553D9775" w14:textId="77777777"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476"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477"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481"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484" w:author="jonathan pritchard" w:date="2024-07-18T15:22:00Z" w:initials="jp">
    <w:p w14:paraId="760A0DFC" w14:textId="254E7B9C"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485"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487"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488"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489" w:author="jonathan pritchard" w:date="2024-07-30T06:28:00Z" w:initials="jp">
    <w:p w14:paraId="00075996" w14:textId="173E983E" w:rsidR="0083785C" w:rsidRPr="00237F07" w:rsidRDefault="0083785C" w:rsidP="0083785C">
      <w:pPr>
        <w:pStyle w:val="CommentText"/>
      </w:pPr>
      <w:r w:rsidRPr="00237F07">
        <w:rPr>
          <w:rStyle w:val="CommentReference"/>
          <w:lang w:val="en-GB"/>
        </w:rPr>
        <w:annotationRef/>
      </w:r>
      <w:r w:rsidRPr="00237F07">
        <w:t>Must? (only)</w:t>
      </w:r>
    </w:p>
  </w:comment>
  <w:comment w:id="492" w:author="jonathan pritchard" w:date="2023-10-19T13:27:00Z" w:initials="jp">
    <w:p w14:paraId="4975E10A" w14:textId="36ACA589" w:rsidR="00CA426D" w:rsidRPr="00237F07" w:rsidRDefault="00CA426D" w:rsidP="000C2F8F">
      <w:pPr>
        <w:pStyle w:val="CommentText"/>
      </w:pPr>
      <w:r w:rsidRPr="00237F07">
        <w:rPr>
          <w:rStyle w:val="CommentReference"/>
          <w:lang w:val="en-GB"/>
        </w:rPr>
        <w:annotationRef/>
      </w:r>
      <w:r w:rsidRPr="00237F07">
        <w:t>Is this in S-52?</w:t>
      </w:r>
    </w:p>
  </w:comment>
  <w:comment w:id="493" w:author="jonathan pritchard" w:date="2024-07-31T11:51:00Z" w:initials="jp">
    <w:p w14:paraId="5889FFA3" w14:textId="77777777" w:rsidR="00B70A86" w:rsidRPr="00237F07" w:rsidRDefault="00B70A86" w:rsidP="00B70A86">
      <w:pPr>
        <w:pStyle w:val="CommentText"/>
      </w:pPr>
      <w:r w:rsidRPr="00237F07">
        <w:rPr>
          <w:rStyle w:val="CommentReference"/>
          <w:lang w:val="en-GB"/>
        </w:rPr>
        <w:annotationRef/>
      </w:r>
      <w:r w:rsidRPr="00237F07">
        <w:t>If so, where are the other ones?</w:t>
      </w:r>
    </w:p>
  </w:comment>
  <w:comment w:id="496" w:author="jonathan pritchard" w:date="2023-10-19T13:35:00Z" w:initials="jp">
    <w:p w14:paraId="189D1D53" w14:textId="359AF398" w:rsidR="00EC44E4" w:rsidRPr="00237F07" w:rsidRDefault="00CA426D" w:rsidP="00EC44E4">
      <w:pPr>
        <w:pStyle w:val="CommentText"/>
      </w:pPr>
      <w:r w:rsidRPr="00237F07">
        <w:rPr>
          <w:rStyle w:val="CommentReference"/>
          <w:lang w:val="en-GB"/>
        </w:rPr>
        <w:annotationRef/>
      </w:r>
      <w:r w:rsidR="00EC44E4" w:rsidRPr="00237F07">
        <w:t xml:space="preserve">How much of this is done by portrayal catalogue? </w:t>
      </w:r>
    </w:p>
  </w:comment>
  <w:comment w:id="497" w:author="jonathan pritchard" w:date="2023-10-19T13:27:00Z" w:initials="jp">
    <w:p w14:paraId="4B43DC96" w14:textId="3ED1F9DD" w:rsidR="00CA426D" w:rsidRPr="00237F07" w:rsidRDefault="00CA426D" w:rsidP="000C2F8F">
      <w:pPr>
        <w:pStyle w:val="CommentText"/>
      </w:pPr>
      <w:r w:rsidRPr="00237F07">
        <w:rPr>
          <w:rStyle w:val="CommentReference"/>
          <w:lang w:val="en-GB"/>
        </w:rPr>
        <w:annotationRef/>
      </w:r>
      <w:r w:rsidRPr="00237F07">
        <w:t>Bold?</w:t>
      </w:r>
    </w:p>
  </w:comment>
  <w:comment w:id="498" w:author="jonathan pritchard" w:date="2024-07-30T06:30:00Z" w:initials="jp">
    <w:p w14:paraId="3D9A09E4" w14:textId="77777777" w:rsidR="0083785C" w:rsidRPr="00237F07" w:rsidRDefault="0083785C" w:rsidP="0083785C">
      <w:pPr>
        <w:pStyle w:val="CommentText"/>
      </w:pPr>
      <w:r w:rsidRPr="00237F07">
        <w:rPr>
          <w:rStyle w:val="CommentReference"/>
          <w:lang w:val="en-GB"/>
        </w:rPr>
        <w:annotationRef/>
      </w:r>
      <w:r w:rsidRPr="00237F07">
        <w:t>Is this from S-52?</w:t>
      </w:r>
    </w:p>
  </w:comment>
  <w:comment w:id="500" w:author="jonathan pritchard" w:date="2024-07-31T11:51:00Z" w:initials="jp">
    <w:p w14:paraId="2B28575D" w14:textId="77777777" w:rsidR="00B70A86" w:rsidRPr="00237F07" w:rsidRDefault="00B70A86" w:rsidP="00B70A86">
      <w:pPr>
        <w:pStyle w:val="CommentText"/>
      </w:pPr>
      <w:r w:rsidRPr="00237F07">
        <w:rPr>
          <w:rStyle w:val="CommentReference"/>
          <w:lang w:val="en-GB"/>
        </w:rPr>
        <w:annotationRef/>
      </w:r>
      <w:r w:rsidRPr="00237F07">
        <w:t>What does “default” mean? A value has not been set by the end user? Should they persist?</w:t>
      </w:r>
    </w:p>
  </w:comment>
  <w:comment w:id="499" w:author="jonathan pritchard" w:date="2024-07-31T14:05:00Z" w:initials="jp">
    <w:p w14:paraId="117D0F0B" w14:textId="77777777" w:rsidR="00BD3F37" w:rsidRPr="00237F07" w:rsidRDefault="00BD3F37" w:rsidP="00BD3F37">
      <w:pPr>
        <w:pStyle w:val="CommentText"/>
      </w:pPr>
      <w:r w:rsidRPr="00237F07">
        <w:rPr>
          <w:rStyle w:val="CommentReference"/>
          <w:lang w:val="en-GB"/>
        </w:rPr>
        <w:annotationRef/>
      </w:r>
      <w:r w:rsidRPr="00237F07">
        <w:t>This is done in the PC.</w:t>
      </w:r>
    </w:p>
  </w:comment>
  <w:comment w:id="504" w:author="jonathan pritchard" w:date="2024-07-31T14:13:00Z" w:initials="jp">
    <w:p w14:paraId="1BF4AA28" w14:textId="77777777" w:rsidR="00CE0807" w:rsidRPr="00237F07" w:rsidRDefault="00CE0807" w:rsidP="00CE0807">
      <w:pPr>
        <w:pStyle w:val="CommentText"/>
      </w:pPr>
      <w:r w:rsidRPr="00237F07">
        <w:rPr>
          <w:rStyle w:val="CommentReference"/>
          <w:lang w:val="en-GB"/>
        </w:rPr>
        <w:annotationRef/>
      </w:r>
      <w:r w:rsidRPr="00237F07">
        <w:t>Have these moved to 62288? Could this go?</w:t>
      </w:r>
    </w:p>
  </w:comment>
  <w:comment w:id="509" w:author="jonathan pritchard" w:date="2024-07-30T06:31:00Z" w:initials="jp">
    <w:p w14:paraId="0453408B" w14:textId="77777777" w:rsidR="0083785C" w:rsidRPr="00237F07" w:rsidRDefault="0083785C" w:rsidP="0083785C">
      <w:pPr>
        <w:pStyle w:val="CommentText"/>
      </w:pPr>
      <w:r w:rsidRPr="00237F07">
        <w:rPr>
          <w:rStyle w:val="CommentReference"/>
          <w:lang w:val="en-GB"/>
        </w:rPr>
        <w:annotationRef/>
      </w:r>
      <w:r w:rsidRPr="00237F07">
        <w:t>must</w:t>
      </w:r>
    </w:p>
  </w:comment>
  <w:comment w:id="507" w:author="jonathan pritchard" w:date="2023-10-19T13:28:00Z" w:initials="jp">
    <w:p w14:paraId="141BB2C5" w14:textId="71A03436" w:rsidR="00CA426D" w:rsidRPr="00237F07" w:rsidRDefault="00CA426D" w:rsidP="000C2F8F">
      <w:pPr>
        <w:pStyle w:val="CommentText"/>
      </w:pPr>
      <w:r w:rsidRPr="00237F07">
        <w:rPr>
          <w:rStyle w:val="CommentReference"/>
          <w:lang w:val="en-GB"/>
        </w:rPr>
        <w:annotationRef/>
      </w:r>
      <w:r w:rsidRPr="00237F07">
        <w:t>Proposal for more explicit portrayal for this - potentially as another annex.</w:t>
      </w:r>
    </w:p>
  </w:comment>
  <w:comment w:id="508" w:author="jonathan pritchard" w:date="2023-12-06T14:49:00Z" w:initials="jp">
    <w:p w14:paraId="02C0A8D7" w14:textId="77777777" w:rsidR="00EC6DA6" w:rsidRPr="00237F07" w:rsidRDefault="00EC6DA6" w:rsidP="000C2F8F">
      <w:pPr>
        <w:pStyle w:val="CommentText"/>
      </w:pPr>
      <w:r w:rsidRPr="00237F07">
        <w:rPr>
          <w:rStyle w:val="CommentReference"/>
          <w:lang w:val="en-GB"/>
        </w:rPr>
        <w:annotationRef/>
      </w:r>
      <w:r w:rsidRPr="00237F07">
        <w:t>This is covered in #24. Also, added Annex C-4 to contain the detailed symbology and catalogues.</w:t>
      </w:r>
    </w:p>
  </w:comment>
  <w:comment w:id="511" w:author="jonathan pritchard" w:date="2024-07-30T06:32:00Z" w:initials="jp">
    <w:p w14:paraId="562B6D0F" w14:textId="77777777" w:rsidR="0083785C" w:rsidRPr="00237F07" w:rsidRDefault="0083785C" w:rsidP="0083785C">
      <w:pPr>
        <w:pStyle w:val="CommentText"/>
      </w:pPr>
      <w:r w:rsidRPr="00237F07">
        <w:rPr>
          <w:rStyle w:val="CommentReference"/>
          <w:lang w:val="en-GB"/>
        </w:rPr>
        <w:annotationRef/>
      </w:r>
      <w:r w:rsidRPr="00237F07">
        <w:t>Is this mandatory?</w:t>
      </w:r>
    </w:p>
  </w:comment>
  <w:comment w:id="506" w:author="jonathan pritchard" w:date="2024-07-31T14:19:00Z" w:initials="jp">
    <w:p w14:paraId="1608DF10" w14:textId="77777777" w:rsidR="00CE0807" w:rsidRPr="00237F07" w:rsidRDefault="00CE0807" w:rsidP="00CE0807">
      <w:pPr>
        <w:pStyle w:val="CommentText"/>
      </w:pPr>
      <w:r w:rsidRPr="00237F07">
        <w:rPr>
          <w:rStyle w:val="CommentReference"/>
          <w:lang w:val="en-GB"/>
        </w:rPr>
        <w:annotationRef/>
      </w:r>
      <w:r w:rsidRPr="00237F07">
        <w:t>Refer to standardised symbols for all products. Refers to Annex at end of document for details.</w:t>
      </w:r>
    </w:p>
  </w:comment>
  <w:comment w:id="525"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528" w:author="jonathan pritchard" w:date="2024-07-31T14:30:00Z" w:initials="jp">
    <w:p w14:paraId="7DE4A211" w14:textId="77777777"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530"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534"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535" w:author="jonathan pritchard" w:date="2024-07-18T15:27:00Z" w:initials="jp">
    <w:p w14:paraId="577F3A89" w14:textId="30093F50" w:rsidR="009C2EC8" w:rsidRPr="00237F07" w:rsidRDefault="009C2EC8" w:rsidP="009C2EC8">
      <w:pPr>
        <w:pStyle w:val="CommentText"/>
      </w:pPr>
      <w:r w:rsidRPr="00237F07">
        <w:rPr>
          <w:rStyle w:val="CommentReference"/>
          <w:lang w:val="en-GB"/>
        </w:rPr>
        <w:annotationRef/>
      </w:r>
      <w:r w:rsidRPr="00237F07">
        <w:t>Must?</w:t>
      </w:r>
    </w:p>
  </w:comment>
  <w:comment w:id="537"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542"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540"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541"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549"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548"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567"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568"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558"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575"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577"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580" w:author="jonathan pritchard" w:date="2024-07-17T10:35:00Z" w:initials="jp">
    <w:p w14:paraId="764AE100" w14:textId="70BDFB60" w:rsidR="0006476E" w:rsidRPr="00237F07" w:rsidRDefault="0006476E" w:rsidP="0006476E">
      <w:pPr>
        <w:pStyle w:val="CommentText"/>
      </w:pPr>
      <w:r w:rsidRPr="00237F07">
        <w:rPr>
          <w:rStyle w:val="CommentReference"/>
          <w:lang w:val="en-GB"/>
        </w:rPr>
        <w:annotationRef/>
      </w:r>
      <w:r w:rsidRPr="00237F07">
        <w:t>Ref Chart1?</w:t>
      </w:r>
    </w:p>
  </w:comment>
  <w:comment w:id="581" w:author="jonathan pritchard" w:date="2024-07-30T06:56:00Z" w:initials="jp">
    <w:p w14:paraId="62B38BDA" w14:textId="77777777" w:rsidR="00D32B71" w:rsidRPr="00237F07" w:rsidRDefault="00D32B71" w:rsidP="00D32B71">
      <w:pPr>
        <w:pStyle w:val="CommentText"/>
      </w:pPr>
      <w:r w:rsidRPr="00237F07">
        <w:rPr>
          <w:rStyle w:val="CommentReference"/>
          <w:lang w:val="en-GB"/>
        </w:rPr>
        <w:annotationRef/>
      </w:r>
      <w:r w:rsidRPr="00237F07">
        <w:t>Could be deleted. OR should just reference Chart 1 for the inclusiokn of the symbol.</w:t>
      </w:r>
    </w:p>
  </w:comment>
  <w:comment w:id="585"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586"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587" w:author="jonathan pritchard" w:date="2024-07-18T15:33:00Z" w:initials="jp">
    <w:p w14:paraId="3DB2E8BF" w14:textId="77777777" w:rsidR="004256B9" w:rsidRPr="00237F07" w:rsidRDefault="004256B9" w:rsidP="004256B9">
      <w:pPr>
        <w:pStyle w:val="CommentText"/>
      </w:pPr>
      <w:r w:rsidRPr="00237F07">
        <w:rPr>
          <w:rStyle w:val="CommentReference"/>
          <w:lang w:val="en-GB"/>
        </w:rPr>
        <w:annotationRef/>
      </w:r>
      <w:r w:rsidRPr="00237F07">
        <w:t>What does “default” mean?</w:t>
      </w:r>
    </w:p>
  </w:comment>
  <w:comment w:id="595" w:author="jonathan pritchard" w:date="2024-07-31T15:25:00Z" w:initials="jp">
    <w:p w14:paraId="7E029EEB" w14:textId="77777777" w:rsidR="008B56E2" w:rsidRPr="00237F07" w:rsidRDefault="008B56E2" w:rsidP="008B56E2">
      <w:pPr>
        <w:pStyle w:val="CommentText"/>
      </w:pPr>
      <w:r w:rsidRPr="00237F07">
        <w:rPr>
          <w:rStyle w:val="CommentReference"/>
          <w:lang w:val="en-GB"/>
        </w:rPr>
        <w:annotationRef/>
      </w:r>
      <w:r w:rsidRPr="00237F07">
        <w:t>must</w:t>
      </w:r>
    </w:p>
  </w:comment>
  <w:comment w:id="597" w:author="jonathan pritchard" w:date="2024-07-18T15:34:00Z" w:initials="jp">
    <w:p w14:paraId="60E030E6" w14:textId="71460B5E" w:rsidR="004256B9" w:rsidRPr="00237F07" w:rsidRDefault="004256B9" w:rsidP="004256B9">
      <w:pPr>
        <w:pStyle w:val="CommentText"/>
      </w:pPr>
      <w:r w:rsidRPr="00237F07">
        <w:rPr>
          <w:rStyle w:val="CommentReference"/>
          <w:lang w:val="en-GB"/>
        </w:rPr>
        <w:annotationRef/>
      </w:r>
      <w:r w:rsidRPr="00237F07">
        <w:t>This is where the new IMO requirement is to be slotted in (proposal from ENCWG/Mellor)</w:t>
      </w:r>
    </w:p>
  </w:comment>
  <w:comment w:id="600" w:author="jonathan pritchard" w:date="2024-02-06T12:21:00Z" w:initials="jp">
    <w:p w14:paraId="0B16AE49" w14:textId="31C5A3DD" w:rsidR="00F135E7" w:rsidRPr="00237F07" w:rsidRDefault="00F135E7" w:rsidP="00F135E7">
      <w:pPr>
        <w:pStyle w:val="CommentText"/>
      </w:pPr>
      <w:r w:rsidRPr="00237F07">
        <w:rPr>
          <w:rStyle w:val="CommentReference"/>
          <w:lang w:val="en-GB"/>
        </w:rPr>
        <w:annotationRef/>
      </w:r>
      <w:r w:rsidRPr="00237F07">
        <w:t>Added S-102 , GitHub Issue 17 refers.</w:t>
      </w:r>
    </w:p>
  </w:comment>
  <w:comment w:id="602"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613" w:author="jonathan pritchard" w:date="2024-02-05T10:42:00Z" w:initials="jp">
    <w:p w14:paraId="19846B59" w14:textId="77777777" w:rsidR="002121DE" w:rsidRPr="00237F07" w:rsidRDefault="002121DE" w:rsidP="002121DE">
      <w:pPr>
        <w:pStyle w:val="CommentText"/>
      </w:pPr>
      <w:r w:rsidRPr="00237F07">
        <w:rPr>
          <w:rStyle w:val="CommentReference"/>
          <w:lang w:val="en-GB"/>
        </w:rPr>
        <w:annotationRef/>
      </w:r>
      <w:r w:rsidRPr="00237F07">
        <w:t xml:space="preserve">Updated according to </w:t>
      </w:r>
      <w:hyperlink r:id="rId1" w:history="1">
        <w:r w:rsidRPr="00237F07">
          <w:rPr>
            <w:rStyle w:val="Hyperlink"/>
          </w:rPr>
          <w:t>https://github.com/iho-ohi/98-interoperability/issues/34</w:t>
        </w:r>
      </w:hyperlink>
    </w:p>
  </w:comment>
  <w:comment w:id="614" w:author="jonathan pritchard" w:date="2024-07-30T06:59:00Z" w:initials="jp">
    <w:p w14:paraId="559D3EAA" w14:textId="77777777" w:rsidR="00D32B71" w:rsidRPr="00237F07" w:rsidRDefault="00D32B71" w:rsidP="00D32B71">
      <w:pPr>
        <w:pStyle w:val="CommentText"/>
      </w:pPr>
      <w:r w:rsidRPr="00237F07">
        <w:rPr>
          <w:rStyle w:val="CommentReference"/>
          <w:lang w:val="en-GB"/>
        </w:rPr>
        <w:annotationRef/>
      </w:r>
      <w:r w:rsidRPr="00237F07">
        <w:t>Is this a must?</w:t>
      </w:r>
    </w:p>
  </w:comment>
  <w:comment w:id="616" w:author="jonathan pritchard" w:date="2024-07-31T15:42:00Z" w:initials="jp">
    <w:p w14:paraId="6CFA932A" w14:textId="77777777"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615"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617"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618"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619"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620" w:author="jonathan pritchard" w:date="2024-07-31T15:56:00Z" w:initials="jp">
    <w:p w14:paraId="69F5246D" w14:textId="77777777" w:rsidR="002845EB" w:rsidRPr="00237F07" w:rsidRDefault="002845EB" w:rsidP="002845EB">
      <w:pPr>
        <w:pStyle w:val="CommentText"/>
      </w:pPr>
      <w:r w:rsidRPr="00237F07">
        <w:rPr>
          <w:rStyle w:val="CommentReference"/>
          <w:lang w:val="en-GB"/>
        </w:rPr>
        <w:annotationRef/>
      </w:r>
      <w:r w:rsidRPr="00237F07">
        <w:t>Check must/should in table.</w:t>
      </w:r>
    </w:p>
  </w:comment>
  <w:comment w:id="621" w:author="jonathan pritchard" w:date="2024-07-31T15:56:00Z" w:initials="jp">
    <w:p w14:paraId="5BB5F583" w14:textId="6FBD5F67" w:rsidR="002845EB" w:rsidRPr="00237F07" w:rsidRDefault="002845EB" w:rsidP="002845EB">
      <w:pPr>
        <w:pStyle w:val="CommentText"/>
      </w:pPr>
      <w:r w:rsidRPr="00237F07">
        <w:rPr>
          <w:rStyle w:val="CommentReference"/>
          <w:lang w:val="en-GB"/>
        </w:rPr>
        <w:annotationRef/>
      </w:r>
      <w:r w:rsidRPr="00237F07">
        <w:t>Is there a separate requirement on projection.</w:t>
      </w:r>
    </w:p>
  </w:comment>
  <w:comment w:id="627" w:author="jonathan pritchard" w:date="2023-10-19T13:37:00Z" w:initials="jp">
    <w:p w14:paraId="6848C7C0" w14:textId="3B596F8F" w:rsidR="00E27B73" w:rsidRPr="00237F07" w:rsidRDefault="00E27B73" w:rsidP="000C2F8F">
      <w:pPr>
        <w:pStyle w:val="CommentText"/>
      </w:pPr>
      <w:r w:rsidRPr="00237F07">
        <w:rPr>
          <w:rStyle w:val="CommentReference"/>
          <w:lang w:val="en-GB"/>
        </w:rPr>
        <w:annotationRef/>
      </w:r>
      <w:r w:rsidRPr="00237F07">
        <w:t>Proposal.</w:t>
      </w:r>
    </w:p>
  </w:comment>
  <w:comment w:id="628" w:author="jonathan pritchard" w:date="2024-07-31T16:01:00Z" w:initials="jp">
    <w:p w14:paraId="53A3905D" w14:textId="77777777" w:rsidR="00CE787D" w:rsidRPr="00237F07" w:rsidRDefault="00CE787D" w:rsidP="00CE787D">
      <w:pPr>
        <w:pStyle w:val="CommentText"/>
      </w:pPr>
      <w:r w:rsidRPr="00237F07">
        <w:rPr>
          <w:rStyle w:val="CommentReference"/>
          <w:lang w:val="en-GB"/>
        </w:rPr>
        <w:annotationRef/>
      </w:r>
      <w:r w:rsidRPr="00237F07">
        <w:t>Shoulds are musts. Line to Curve.</w:t>
      </w:r>
    </w:p>
  </w:comment>
  <w:comment w:id="629" w:author="jonathan pritchard" w:date="2023-10-19T13:38:00Z" w:initials="jp">
    <w:p w14:paraId="53B84D7E" w14:textId="3D4B1D3F" w:rsidR="00E27B73" w:rsidRPr="00237F07" w:rsidRDefault="00E27B73" w:rsidP="000C2F8F">
      <w:pPr>
        <w:pStyle w:val="CommentText"/>
      </w:pPr>
      <w:r w:rsidRPr="00237F07">
        <w:rPr>
          <w:rStyle w:val="CommentReference"/>
          <w:lang w:val="en-GB"/>
        </w:rPr>
        <w:annotationRef/>
      </w:r>
      <w:r w:rsidRPr="00237F07">
        <w:t>Update information? May need rewriting once testing is concluded.</w:t>
      </w:r>
    </w:p>
  </w:comment>
  <w:comment w:id="632" w:author="jonathan pritchard" w:date="2024-07-31T16:02:00Z" w:initials="jp">
    <w:p w14:paraId="456BB066" w14:textId="77777777" w:rsidR="00CE787D" w:rsidRPr="00237F07" w:rsidRDefault="00CE787D" w:rsidP="00CE787D">
      <w:pPr>
        <w:pStyle w:val="CommentText"/>
      </w:pPr>
      <w:r w:rsidRPr="00237F07">
        <w:rPr>
          <w:rStyle w:val="CommentReference"/>
          <w:lang w:val="en-GB"/>
        </w:rPr>
        <w:annotationRef/>
      </w:r>
      <w:r w:rsidRPr="00237F07">
        <w:t>must</w:t>
      </w:r>
    </w:p>
  </w:comment>
  <w:comment w:id="635" w:author="jonathan pritchard" w:date="2024-01-08T14:46:00Z" w:initials="jp">
    <w:p w14:paraId="5F613184" w14:textId="7ECA7291" w:rsidR="004D381D" w:rsidRPr="00237F07" w:rsidRDefault="004D381D" w:rsidP="004D381D">
      <w:pPr>
        <w:pStyle w:val="CommentText"/>
      </w:pPr>
      <w:r w:rsidRPr="00237F07">
        <w:rPr>
          <w:rStyle w:val="CommentReference"/>
          <w:lang w:val="en-GB"/>
        </w:rPr>
        <w:annotationRef/>
      </w:r>
      <w:r w:rsidRPr="00237F07">
        <w:t>Arguably the section on distinguishing them from each other should be here.</w:t>
      </w:r>
    </w:p>
  </w:comment>
  <w:comment w:id="636" w:author="jonathan pritchard" w:date="2024-01-08T14:44:00Z" w:initials="jp">
    <w:p w14:paraId="086694B9" w14:textId="31187F9F" w:rsidR="004D381D" w:rsidRPr="00237F07" w:rsidRDefault="004D381D" w:rsidP="004D381D">
      <w:pPr>
        <w:pStyle w:val="CommentText"/>
      </w:pPr>
      <w:r w:rsidRPr="00237F07">
        <w:rPr>
          <w:rStyle w:val="CommentReference"/>
          <w:lang w:val="en-GB"/>
        </w:rPr>
        <w:annotationRef/>
      </w:r>
      <w:r w:rsidRPr="00237F07">
        <w:t>Why is it limited?</w:t>
      </w:r>
    </w:p>
  </w:comment>
  <w:comment w:id="637" w:author="jonathan pritchard" w:date="2024-08-14T16:23:00Z" w:initials="jp">
    <w:p w14:paraId="504CBE18" w14:textId="77777777" w:rsidR="002C3002" w:rsidRPr="00237F07" w:rsidRDefault="002C3002" w:rsidP="002C3002">
      <w:pPr>
        <w:pStyle w:val="CommentText"/>
      </w:pPr>
      <w:r w:rsidRPr="00237F07">
        <w:rPr>
          <w:rStyle w:val="CommentReference"/>
          <w:lang w:val="en-GB"/>
        </w:rPr>
        <w:annotationRef/>
      </w:r>
      <w:r w:rsidRPr="00237F07">
        <w:t>S-52?</w:t>
      </w:r>
    </w:p>
  </w:comment>
  <w:comment w:id="641" w:author="jonathan pritchard" w:date="2024-07-31T16:20:00Z" w:initials="jp">
    <w:p w14:paraId="60A781F6" w14:textId="77777777" w:rsidR="0048551B" w:rsidRPr="00237F07" w:rsidRDefault="0048551B" w:rsidP="0048551B">
      <w:pPr>
        <w:pStyle w:val="CommentText"/>
      </w:pPr>
      <w:r w:rsidRPr="00237F07">
        <w:rPr>
          <w:rStyle w:val="CommentReference"/>
          <w:lang w:val="en-GB"/>
        </w:rPr>
        <w:annotationRef/>
      </w:r>
      <w:r w:rsidRPr="00237F07">
        <w:t>Look at S-52.</w:t>
      </w:r>
    </w:p>
  </w:comment>
  <w:comment w:id="644" w:author="jonathan pritchard" w:date="2024-01-08T14:45:00Z" w:initials="jp">
    <w:p w14:paraId="15D1A0EB" w14:textId="0A120FC6" w:rsidR="004D381D" w:rsidRPr="00237F07" w:rsidRDefault="004D381D" w:rsidP="004D381D">
      <w:pPr>
        <w:pStyle w:val="CommentText"/>
      </w:pPr>
      <w:r w:rsidRPr="00237F07">
        <w:rPr>
          <w:rStyle w:val="CommentReference"/>
          <w:lang w:val="en-GB"/>
        </w:rPr>
        <w:annotationRef/>
      </w:r>
      <w:r w:rsidRPr="00237F07">
        <w:t>Why is this limited? Isn’t this a reptitin of 12.11.2.5?</w:t>
      </w:r>
    </w:p>
  </w:comment>
  <w:comment w:id="647"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642" w:author="jonathan pritchard" w:date="2024-07-31T16:21:00Z" w:initials="jp">
    <w:p w14:paraId="4CB663F1" w14:textId="77777777" w:rsidR="0048551B" w:rsidRPr="00237F07" w:rsidRDefault="0048551B" w:rsidP="0048551B">
      <w:pPr>
        <w:pStyle w:val="CommentText"/>
      </w:pPr>
      <w:r w:rsidRPr="00237F07">
        <w:rPr>
          <w:rStyle w:val="CommentReference"/>
          <w:lang w:val="en-GB"/>
        </w:rPr>
        <w:annotationRef/>
      </w:r>
      <w:r w:rsidRPr="00237F07">
        <w:t>Are these required at all?</w:t>
      </w:r>
    </w:p>
  </w:comment>
  <w:comment w:id="643"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654"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661" w:author="Hannu Peiponen" w:date="2024-03-30T23:48:00Z" w:initials="HP">
    <w:p w14:paraId="5EBBA0FE" w14:textId="63D0D1F2" w:rsidR="00A13F5A" w:rsidRPr="00237F07" w:rsidRDefault="00A13F5A" w:rsidP="00A13F5A">
      <w:pPr>
        <w:pStyle w:val="CommentText"/>
      </w:pPr>
      <w:r w:rsidRPr="00237F07">
        <w:rPr>
          <w:rStyle w:val="CommentReference"/>
          <w:lang w:val="en-GB"/>
        </w:rPr>
        <w:annotationRef/>
      </w:r>
      <w:r w:rsidRPr="00237F07">
        <w:t>Better wording is “on demand”</w:t>
      </w:r>
    </w:p>
  </w:comment>
  <w:comment w:id="673"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674"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713" w:author="jonathan pritchard" w:date="2023-10-19T13:40:00Z" w:initials="jp">
    <w:p w14:paraId="39EC3DCA" w14:textId="0E575B0F" w:rsidR="00E27B73" w:rsidRPr="00237F07" w:rsidRDefault="00E27B73" w:rsidP="000C2F8F">
      <w:pPr>
        <w:pStyle w:val="CommentText"/>
      </w:pPr>
      <w:r w:rsidRPr="00237F07">
        <w:rPr>
          <w:rStyle w:val="CommentReference"/>
          <w:lang w:val="en-GB"/>
        </w:rPr>
        <w:annotationRef/>
      </w:r>
      <w:r w:rsidRPr="00237F07">
        <w:t>I don't think there's a requirement for this. If validation restricts the S-102 types on the ECDIS this can be deleted.</w:t>
      </w:r>
    </w:p>
  </w:comment>
  <w:comment w:id="714" w:author="jonathan pritchard" w:date="2024-05-21T09:12:00Z" w:initials="jp">
    <w:p w14:paraId="1C521441" w14:textId="77777777" w:rsidR="006B59AA" w:rsidRPr="00237F07" w:rsidRDefault="006B59AA" w:rsidP="006B59AA">
      <w:pPr>
        <w:pStyle w:val="CommentText"/>
      </w:pPr>
      <w:r w:rsidRPr="00237F07">
        <w:rPr>
          <w:rStyle w:val="CommentReference"/>
          <w:lang w:val="en-GB"/>
        </w:rPr>
        <w:annotationRef/>
      </w:r>
      <w:r w:rsidRPr="00237F07">
        <w:t>DE (74)</w:t>
      </w:r>
    </w:p>
  </w:comment>
  <w:comment w:id="737" w:author="jonathan pritchard" w:date="2024-07-30T07:18:00Z" w:initials="jp">
    <w:p w14:paraId="3880A2E6" w14:textId="77777777" w:rsidR="00F87269" w:rsidRPr="00237F07" w:rsidRDefault="00F87269" w:rsidP="00F87269">
      <w:pPr>
        <w:pStyle w:val="CommentText"/>
      </w:pPr>
      <w:r w:rsidRPr="00237F07">
        <w:rPr>
          <w:rStyle w:val="CommentReference"/>
          <w:lang w:val="en-GB"/>
        </w:rPr>
        <w:annotationRef/>
      </w:r>
      <w:r w:rsidRPr="00237F07">
        <w:t>Must?</w:t>
      </w:r>
    </w:p>
  </w:comment>
  <w:comment w:id="763" w:author="jonathan pritchard" w:date="2024-07-30T07:19:00Z" w:initials="jp">
    <w:p w14:paraId="2B282B97" w14:textId="77777777" w:rsidR="00F87269" w:rsidRPr="00237F07" w:rsidRDefault="00F87269" w:rsidP="00F87269">
      <w:pPr>
        <w:pStyle w:val="CommentText"/>
      </w:pPr>
      <w:r w:rsidRPr="00237F07">
        <w:rPr>
          <w:rStyle w:val="CommentReference"/>
          <w:lang w:val="en-GB"/>
        </w:rPr>
        <w:annotationRef/>
      </w:r>
      <w:r w:rsidRPr="00237F07">
        <w:t>Stray sentence. Delete?</w:t>
      </w:r>
    </w:p>
  </w:comment>
  <w:comment w:id="772" w:author="jonathan pritchard" w:date="2023-10-19T13:40:00Z" w:initials="jp">
    <w:p w14:paraId="1C9BDA49" w14:textId="4F6AA1AA" w:rsidR="00E27B73" w:rsidRPr="00237F07" w:rsidRDefault="00E27B73" w:rsidP="000C2F8F">
      <w:pPr>
        <w:pStyle w:val="CommentText"/>
      </w:pPr>
      <w:r w:rsidRPr="00237F07">
        <w:rPr>
          <w:rStyle w:val="CommentReference"/>
          <w:lang w:val="en-GB"/>
        </w:rPr>
        <w:annotationRef/>
      </w:r>
      <w:r w:rsidRPr="00237F07">
        <w:t>Delete - or mark informative. OEM doesn't look at product specification.</w:t>
      </w:r>
    </w:p>
  </w:comment>
  <w:comment w:id="784" w:author="jonathan pritchard" w:date="2024-05-21T09:15:00Z" w:initials="jp">
    <w:p w14:paraId="5B139893" w14:textId="77777777" w:rsidR="006B59AA" w:rsidRPr="00237F07" w:rsidRDefault="006B59AA" w:rsidP="006B59AA">
      <w:pPr>
        <w:pStyle w:val="CommentText"/>
      </w:pPr>
      <w:r w:rsidRPr="00237F07">
        <w:rPr>
          <w:rStyle w:val="CommentReference"/>
          <w:lang w:val="en-GB"/>
        </w:rPr>
        <w:annotationRef/>
      </w:r>
      <w:r w:rsidRPr="00237F07">
        <w:t>Taken out sun illuminated coverage portrayal DE (75) comment. Left in pick report. As it seems relevant. Probably needs discussion.</w:t>
      </w:r>
    </w:p>
  </w:comment>
  <w:comment w:id="908" w:author="jonathan pritchard" w:date="2023-10-19T13:00:00Z" w:initials="jp">
    <w:p w14:paraId="42FBEE07" w14:textId="2E3FD7C7" w:rsidR="00BB0BEC" w:rsidRPr="00237F07" w:rsidRDefault="00BB0BEC" w:rsidP="000C2F8F">
      <w:pPr>
        <w:pStyle w:val="CommentText"/>
      </w:pPr>
      <w:r w:rsidRPr="00237F07">
        <w:rPr>
          <w:rStyle w:val="CommentReference"/>
          <w:lang w:val="en-GB"/>
        </w:rPr>
        <w:annotationRef/>
      </w:r>
      <w:r w:rsidRPr="00237F07">
        <w:t>IMO PS? Is this mandatory.?</w:t>
      </w:r>
    </w:p>
  </w:comment>
  <w:comment w:id="918" w:author="jonathan pritchard" w:date="2023-10-19T13:00:00Z" w:initials="jp">
    <w:p w14:paraId="53E66F64" w14:textId="77777777" w:rsidR="00F87269" w:rsidRPr="00237F07" w:rsidRDefault="00BB0BEC" w:rsidP="00F87269">
      <w:pPr>
        <w:pStyle w:val="CommentText"/>
      </w:pPr>
      <w:r w:rsidRPr="00237F07">
        <w:rPr>
          <w:rStyle w:val="CommentReference"/>
          <w:lang w:val="en-GB"/>
        </w:rPr>
        <w:annotationRef/>
      </w:r>
      <w:r w:rsidR="00F87269" w:rsidRPr="00237F07">
        <w:t>Needs reviewing</w:t>
      </w:r>
    </w:p>
  </w:comment>
  <w:comment w:id="919" w:author="jonathan pritchard" w:date="2024-07-30T07:20:00Z" w:initials="jp">
    <w:p w14:paraId="092CF6A6" w14:textId="77777777" w:rsidR="00F87269" w:rsidRPr="00237F07" w:rsidRDefault="00F87269" w:rsidP="00F87269">
      <w:pPr>
        <w:pStyle w:val="CommentText"/>
      </w:pPr>
      <w:r w:rsidRPr="00237F07">
        <w:rPr>
          <w:rStyle w:val="CommentReference"/>
          <w:lang w:val="en-GB"/>
        </w:rPr>
        <w:annotationRef/>
      </w:r>
      <w:r w:rsidRPr="00237F07">
        <w:t>Continuous vs discrete?</w:t>
      </w:r>
    </w:p>
  </w:comment>
  <w:comment w:id="970" w:author="jonathan pritchard" w:date="2023-10-19T13:01:00Z" w:initials="jp">
    <w:p w14:paraId="6D321498" w14:textId="0751B8A9" w:rsidR="00A13F5A" w:rsidRPr="00237F07" w:rsidRDefault="00BB0BEC" w:rsidP="00A13F5A">
      <w:pPr>
        <w:pStyle w:val="CommentText"/>
      </w:pPr>
      <w:r w:rsidRPr="00237F07">
        <w:rPr>
          <w:rStyle w:val="CommentReference"/>
          <w:lang w:val="en-GB"/>
        </w:rPr>
        <w:annotationRef/>
      </w:r>
      <w:r w:rsidR="00A13F5A" w:rsidRPr="00237F07">
        <w:t>? Not sure what this means, is it still required</w:t>
      </w:r>
    </w:p>
  </w:comment>
  <w:comment w:id="971" w:author="jonathan pritchard" w:date="2024-08-12T16:33:00Z" w:initials="jp">
    <w:p w14:paraId="06F9BC78" w14:textId="77777777" w:rsidR="00C833F9" w:rsidRPr="00237F07" w:rsidRDefault="00C833F9" w:rsidP="00C833F9">
      <w:pPr>
        <w:pStyle w:val="CommentText"/>
      </w:pPr>
      <w:r w:rsidRPr="00237F07">
        <w:rPr>
          <w:rStyle w:val="CommentReference"/>
          <w:lang w:val="en-GB"/>
        </w:rPr>
        <w:annotationRef/>
      </w:r>
      <w:r w:rsidRPr="00237F07">
        <w:t>I think this can go - isn’t it USSC?</w:t>
      </w:r>
    </w:p>
  </w:comment>
  <w:comment w:id="982" w:author="jonathan pritchard" w:date="2024-07-17T11:57:00Z" w:initials="jp">
    <w:p w14:paraId="5EF51806" w14:textId="5487B932" w:rsidR="0007289C" w:rsidRPr="00237F07" w:rsidRDefault="0007289C" w:rsidP="0007289C">
      <w:pPr>
        <w:pStyle w:val="CommentText"/>
      </w:pPr>
      <w:r w:rsidRPr="00237F07">
        <w:rPr>
          <w:rStyle w:val="CommentReference"/>
          <w:lang w:val="en-GB"/>
        </w:rPr>
        <w:annotationRef/>
      </w:r>
      <w:r w:rsidRPr="00237F07">
        <w:t>Not sure this is needed.</w:t>
      </w:r>
    </w:p>
  </w:comment>
  <w:comment w:id="995" w:author="jonathan pritchard" w:date="2024-08-12T16:34:00Z" w:initials="jp">
    <w:p w14:paraId="4925CF12" w14:textId="77777777" w:rsidR="00C833F9" w:rsidRPr="00237F07" w:rsidRDefault="00C833F9" w:rsidP="00C833F9">
      <w:pPr>
        <w:pStyle w:val="CommentText"/>
      </w:pPr>
      <w:r w:rsidRPr="00237F07">
        <w:rPr>
          <w:rStyle w:val="CommentReference"/>
          <w:lang w:val="en-GB"/>
        </w:rPr>
        <w:annotationRef/>
      </w:r>
      <w:r w:rsidRPr="00237F07">
        <w:t>Not required? Surely this is all PC?</w:t>
      </w:r>
    </w:p>
  </w:comment>
  <w:comment w:id="1007"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008"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009"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019" w:author="jonathan pritchard" w:date="2024-07-30T07:23:00Z" w:initials="jp">
    <w:p w14:paraId="2607D951" w14:textId="77777777" w:rsidR="00F87269" w:rsidRPr="00237F07" w:rsidRDefault="00F87269" w:rsidP="00F87269">
      <w:pPr>
        <w:pStyle w:val="CommentText"/>
      </w:pPr>
      <w:r w:rsidRPr="00237F07">
        <w:rPr>
          <w:rStyle w:val="CommentReference"/>
          <w:lang w:val="en-GB"/>
        </w:rPr>
        <w:annotationRef/>
      </w:r>
      <w:r w:rsidRPr="00237F07">
        <w:t>No. Can’t be done.</w:t>
      </w:r>
    </w:p>
  </w:comment>
  <w:comment w:id="1045" w:author="jonathan pritchard" w:date="2023-10-19T13:01:00Z" w:initials="jp">
    <w:p w14:paraId="4225EEE2" w14:textId="19E85281" w:rsidR="00BB0BEC" w:rsidRPr="00237F07" w:rsidRDefault="00BB0BEC" w:rsidP="000C2F8F">
      <w:pPr>
        <w:pStyle w:val="CommentText"/>
      </w:pPr>
      <w:r w:rsidRPr="00237F07">
        <w:rPr>
          <w:rStyle w:val="CommentReference"/>
          <w:lang w:val="en-GB"/>
        </w:rPr>
        <w:annotationRef/>
      </w:r>
      <w:r w:rsidRPr="00237F07">
        <w:t>Needs to be stated this is not mandatory functionality.</w:t>
      </w:r>
    </w:p>
  </w:comment>
  <w:comment w:id="1531" w:author="jonathan pritchard" w:date="2024-01-17T15:38:00Z" w:initials="jp">
    <w:p w14:paraId="1C029B32" w14:textId="77777777" w:rsidR="00EC44E4" w:rsidRPr="00237F07" w:rsidRDefault="00501A8C" w:rsidP="00EC44E4">
      <w:pPr>
        <w:pStyle w:val="CommentText"/>
      </w:pPr>
      <w:r w:rsidRPr="00237F07">
        <w:rPr>
          <w:rStyle w:val="CommentReference"/>
          <w:lang w:val="en-GB"/>
        </w:rPr>
        <w:annotationRef/>
      </w:r>
      <w:r w:rsidR="00EC44E4" w:rsidRPr="00237F07">
        <w:t>At the time of writing only regular grids are implemented on the ECDIS. This needs to be stated explicitly somewhere in this section.</w:t>
      </w:r>
    </w:p>
  </w:comment>
  <w:comment w:id="1573" w:author="jonathan pritchard" w:date="2024-07-30T07:26:00Z" w:initials="jp">
    <w:p w14:paraId="793DC4F5" w14:textId="77777777" w:rsidR="00F87269" w:rsidRPr="00237F07" w:rsidRDefault="00F87269" w:rsidP="00F87269">
      <w:pPr>
        <w:pStyle w:val="CommentText"/>
      </w:pPr>
      <w:r w:rsidRPr="00237F07">
        <w:rPr>
          <w:rStyle w:val="CommentReference"/>
          <w:lang w:val="en-GB"/>
        </w:rPr>
        <w:annotationRef/>
      </w:r>
      <w:r w:rsidRPr="00237F07">
        <w:t>This needs reviewing. Some can be deleted but needs to state what the ECDIS must do. It probably requires temporal extent description.</w:t>
      </w:r>
    </w:p>
  </w:comment>
  <w:comment w:id="1700" w:author="jonathan pritchard" w:date="2023-10-19T13:03:00Z" w:initials="jp">
    <w:p w14:paraId="4F879453" w14:textId="597ACF57" w:rsidR="00BB0BEC" w:rsidRPr="00237F07" w:rsidRDefault="00BB0BEC" w:rsidP="000C2F8F">
      <w:pPr>
        <w:pStyle w:val="CommentText"/>
      </w:pPr>
      <w:r w:rsidRPr="00237F07">
        <w:rPr>
          <w:rStyle w:val="CommentReference"/>
          <w:lang w:val="en-GB"/>
        </w:rPr>
        <w:annotationRef/>
      </w:r>
      <w:r w:rsidRPr="00237F07">
        <w:t>This won't be done on the ECDIS. ECDIS implements S-100, not S-111</w:t>
      </w:r>
    </w:p>
  </w:comment>
  <w:comment w:id="1745" w:author="jonathan pritchard" w:date="2024-08-12T16:57:00Z" w:initials="jp">
    <w:p w14:paraId="52B75BF6" w14:textId="77777777" w:rsidR="00A3332B" w:rsidRPr="00237F07" w:rsidRDefault="00A3332B" w:rsidP="00A3332B">
      <w:pPr>
        <w:pStyle w:val="CommentText"/>
      </w:pPr>
      <w:r w:rsidRPr="00237F07">
        <w:rPr>
          <w:rStyle w:val="CommentReference"/>
          <w:lang w:val="en-GB"/>
        </w:rPr>
        <w:annotationRef/>
      </w:r>
      <w:r w:rsidRPr="00237F07">
        <w:t xml:space="preserve">I don’t believe these are used because CSS is not part of Phase 1 (HTML has been taken out). Therefore we are CIE only. </w:t>
      </w:r>
    </w:p>
  </w:comment>
  <w:comment w:id="1798" w:author="jonathan pritchard" w:date="2023-10-19T12:59:00Z" w:initials="jp">
    <w:p w14:paraId="2E514710" w14:textId="5C6B85F2" w:rsidR="00BB0BEC" w:rsidRPr="00237F07" w:rsidRDefault="00BB0BEC" w:rsidP="000C2F8F">
      <w:pPr>
        <w:pStyle w:val="CommentText"/>
      </w:pPr>
      <w:r w:rsidRPr="00237F07">
        <w:rPr>
          <w:rStyle w:val="CommentReference"/>
          <w:lang w:val="en-GB"/>
        </w:rPr>
        <w:annotationRef/>
      </w:r>
      <w:r w:rsidRPr="00237F07">
        <w:t>Informative</w:t>
      </w:r>
    </w:p>
  </w:comment>
  <w:comment w:id="1799"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860" w:author="jonathan pritchard" w:date="2024-08-12T16:59:00Z" w:initials="jp">
    <w:p w14:paraId="6636145C" w14:textId="77777777" w:rsidR="00A3332B" w:rsidRPr="00237F07" w:rsidRDefault="00A3332B" w:rsidP="00A3332B">
      <w:pPr>
        <w:pStyle w:val="CommentText"/>
      </w:pPr>
      <w:r w:rsidRPr="00237F07">
        <w:rPr>
          <w:rStyle w:val="CommentReference"/>
          <w:lang w:val="en-GB"/>
        </w:rPr>
        <w:annotationRef/>
      </w:r>
      <w:r w:rsidRPr="00237F07">
        <w:t>Is this in S-52?</w:t>
      </w:r>
    </w:p>
  </w:comment>
  <w:comment w:id="1863" w:author="jonathan pritchard" w:date="2024-07-30T07:28:00Z" w:initials="jp">
    <w:p w14:paraId="06A3C2F0" w14:textId="691D4AFD" w:rsidR="00F87269" w:rsidRPr="00237F07" w:rsidRDefault="00F87269" w:rsidP="00F87269">
      <w:pPr>
        <w:pStyle w:val="CommentText"/>
      </w:pPr>
      <w:r w:rsidRPr="00237F07">
        <w:rPr>
          <w:rStyle w:val="CommentReference"/>
          <w:lang w:val="en-GB"/>
        </w:rPr>
        <w:annotationRef/>
      </w:r>
      <w:r w:rsidRPr="00237F07">
        <w:t>Can be deleted as interoperability is not in this version.</w:t>
      </w:r>
    </w:p>
  </w:comment>
  <w:comment w:id="2028" w:author="jonathan pritchard" w:date="2024-05-29T02:31:00Z" w:initials="jp">
    <w:p w14:paraId="58862131" w14:textId="0D9BBBB6" w:rsidR="004B6C6C" w:rsidRPr="00237F07" w:rsidRDefault="004B6C6C" w:rsidP="004B6C6C">
      <w:pPr>
        <w:pStyle w:val="CommentText"/>
      </w:pPr>
      <w:r w:rsidRPr="00237F07">
        <w:rPr>
          <w:rStyle w:val="CommentReference"/>
          <w:lang w:val="en-GB"/>
        </w:rPr>
        <w:annotationRef/>
      </w:r>
      <w:r w:rsidRPr="00237F07">
        <w:t xml:space="preserve">To be updated. </w:t>
      </w:r>
    </w:p>
  </w:comment>
  <w:comment w:id="2029" w:author="jonathan pritchard" w:date="2024-07-17T11:59:00Z" w:initials="jp">
    <w:p w14:paraId="0A5FCC17" w14:textId="77777777" w:rsidR="0007289C" w:rsidRPr="00237F07" w:rsidRDefault="0007289C" w:rsidP="0007289C">
      <w:pPr>
        <w:pStyle w:val="CommentText"/>
      </w:pPr>
      <w:r w:rsidRPr="00237F07">
        <w:rPr>
          <w:rStyle w:val="CommentReference"/>
          <w:lang w:val="en-GB"/>
        </w:rPr>
        <w:annotationRef/>
      </w:r>
      <w:r w:rsidRPr="00237F07">
        <w:t xml:space="preserve">I think this should be deleted, as it’s all in the PC. </w:t>
      </w:r>
    </w:p>
  </w:comment>
  <w:comment w:id="2030" w:author="jonathan pritchard" w:date="2024-08-12T17:00:00Z" w:initials="jp">
    <w:p w14:paraId="3B8189D0" w14:textId="77777777" w:rsidR="00A3332B" w:rsidRPr="00237F07" w:rsidRDefault="00A3332B" w:rsidP="00A3332B">
      <w:pPr>
        <w:pStyle w:val="CommentText"/>
      </w:pPr>
      <w:r w:rsidRPr="00237F07">
        <w:rPr>
          <w:rStyle w:val="CommentReference"/>
          <w:lang w:val="en-GB"/>
        </w:rPr>
        <w:annotationRef/>
      </w:r>
      <w:r w:rsidRPr="00237F07">
        <w:t>Maybe describe the mechanism and specification.</w:t>
      </w:r>
    </w:p>
  </w:comment>
  <w:comment w:id="2559" w:author="jonathan pritchard" w:date="2023-10-19T12:59:00Z" w:initials="jp">
    <w:p w14:paraId="40B29073" w14:textId="02E1DBD0" w:rsidR="00F91C71" w:rsidRPr="00237F07" w:rsidRDefault="00BB0BEC" w:rsidP="00F91C71">
      <w:pPr>
        <w:pStyle w:val="CommentText"/>
      </w:pPr>
      <w:r w:rsidRPr="00237F07">
        <w:rPr>
          <w:rStyle w:val="CommentReference"/>
          <w:lang w:val="en-GB"/>
        </w:rPr>
        <w:annotationRef/>
      </w:r>
      <w:r w:rsidR="00F91C71" w:rsidRPr="00237F07">
        <w:t>Needs editing once discussions are concluded in NIPWG, and also taking into account hidden attributes.</w:t>
      </w:r>
    </w:p>
  </w:comment>
  <w:comment w:id="2560" w:author="jonathan pritchard" w:date="2024-08-13T07:37:00Z" w:initials="jp">
    <w:p w14:paraId="1680224D" w14:textId="77777777" w:rsidR="006C7502" w:rsidRPr="00237F07" w:rsidRDefault="006C7502" w:rsidP="006C7502">
      <w:pPr>
        <w:pStyle w:val="CommentText"/>
      </w:pPr>
      <w:r w:rsidRPr="00237F07">
        <w:rPr>
          <w:rStyle w:val="CommentReference"/>
          <w:lang w:val="en-GB"/>
        </w:rPr>
        <w:annotationRef/>
      </w:r>
      <w:r w:rsidRPr="00237F07">
        <w:t>Pushed to phase 2</w:t>
      </w:r>
    </w:p>
  </w:comment>
  <w:comment w:id="2580" w:author="jonathan pritchard" w:date="2024-05-29T02:32:00Z" w:initials="jp">
    <w:p w14:paraId="4E0DBD33" w14:textId="6C035F29" w:rsidR="004B6C6C" w:rsidRPr="00237F07" w:rsidRDefault="004B6C6C" w:rsidP="004B6C6C">
      <w:pPr>
        <w:pStyle w:val="CommentText"/>
      </w:pPr>
      <w:r w:rsidRPr="00237F07">
        <w:rPr>
          <w:rStyle w:val="CommentReference"/>
          <w:lang w:val="en-GB"/>
        </w:rPr>
        <w:annotationRef/>
      </w:r>
      <w:r w:rsidRPr="00237F07">
        <w:t>Needs clarification.</w:t>
      </w:r>
    </w:p>
  </w:comment>
  <w:comment w:id="2565" w:author="jonathan pritchard" w:date="2024-08-13T07:53:00Z" w:initials="jp">
    <w:p w14:paraId="016314B3" w14:textId="77777777" w:rsidR="00B224C2" w:rsidRPr="00237F07" w:rsidRDefault="00B224C2" w:rsidP="00B224C2">
      <w:pPr>
        <w:pStyle w:val="CommentText"/>
      </w:pPr>
      <w:r w:rsidRPr="00237F07">
        <w:rPr>
          <w:rStyle w:val="CommentReference"/>
          <w:lang w:val="en-GB"/>
        </w:rPr>
        <w:annotationRef/>
      </w:r>
      <w:r w:rsidRPr="00237F07">
        <w:t>Propose delete. Not in S-52</w:t>
      </w:r>
    </w:p>
  </w:comment>
  <w:comment w:id="2586"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2588" w:author="jonathan pritchard" w:date="2024-07-17T12:00:00Z" w:initials="jp">
    <w:p w14:paraId="6C61EA7A" w14:textId="5441FD0D" w:rsidR="0007289C" w:rsidRPr="00237F07" w:rsidRDefault="0007289C" w:rsidP="0007289C">
      <w:pPr>
        <w:pStyle w:val="CommentText"/>
      </w:pPr>
      <w:r w:rsidRPr="00237F07">
        <w:rPr>
          <w:rStyle w:val="CommentReference"/>
          <w:lang w:val="en-GB"/>
        </w:rPr>
        <w:annotationRef/>
      </w:r>
      <w:r w:rsidRPr="00237F07">
        <w:t>We mix should with must.</w:t>
      </w:r>
    </w:p>
  </w:comment>
  <w:comment w:id="2589"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2595" w:author="jonathan pritchard" w:date="2024-08-20T07:28:00Z" w:initials="jp">
    <w:p w14:paraId="021AF07A" w14:textId="77777777" w:rsidR="00046CD8" w:rsidRPr="00237F07" w:rsidRDefault="00046CD8" w:rsidP="00046CD8">
      <w:pPr>
        <w:pStyle w:val="CommentText"/>
      </w:pPr>
      <w:r w:rsidRPr="00237F07">
        <w:rPr>
          <w:rStyle w:val="CommentReference"/>
          <w:lang w:val="en-GB"/>
        </w:rPr>
        <w:annotationRef/>
      </w:r>
      <w:r w:rsidRPr="00237F07">
        <w:t>Should this be linked to user language preferences? Or is it a separate user preference?</w:t>
      </w:r>
    </w:p>
  </w:comment>
  <w:comment w:id="2599" w:author="jonathan pritchard" w:date="2024-02-06T15:45:00Z" w:initials="jp">
    <w:p w14:paraId="670EB2D6" w14:textId="272FE9C0" w:rsidR="00F91C71" w:rsidRPr="00237F07" w:rsidRDefault="00F91C71" w:rsidP="00F91C71">
      <w:pPr>
        <w:pStyle w:val="CommentText"/>
      </w:pPr>
      <w:r w:rsidRPr="00237F07">
        <w:rPr>
          <w:rStyle w:val="CommentReference"/>
          <w:lang w:val="en-GB"/>
        </w:rPr>
        <w:annotationRef/>
      </w:r>
      <w:r w:rsidRPr="00237F07">
        <w:t>Does this need updating? GitHub issue #12</w:t>
      </w:r>
    </w:p>
  </w:comment>
  <w:comment w:id="2600" w:author="jonathan pritchard" w:date="2024-02-06T15:45:00Z" w:initials="jp">
    <w:p w14:paraId="4A6D1FB7" w14:textId="77777777" w:rsidR="00F91C71" w:rsidRPr="00237F07" w:rsidRDefault="00F91C71" w:rsidP="00F91C71">
      <w:pPr>
        <w:pStyle w:val="CommentText"/>
      </w:pPr>
      <w:r w:rsidRPr="00237F07">
        <w:rPr>
          <w:rStyle w:val="CommentReference"/>
          <w:lang w:val="en-GB"/>
        </w:rPr>
        <w:annotationRef/>
      </w:r>
      <w:r w:rsidRPr="00237F07">
        <w:t>Also check other 62288 references.</w:t>
      </w:r>
    </w:p>
  </w:comment>
  <w:comment w:id="2641" w:author="jonathan pritchard" w:date="2024-05-20T16:22:00Z" w:initials="jp">
    <w:p w14:paraId="063CAD8B" w14:textId="77777777" w:rsidR="00CE36C4" w:rsidRPr="00237F07" w:rsidRDefault="00CE36C4" w:rsidP="00CE36C4">
      <w:pPr>
        <w:pStyle w:val="CommentText"/>
      </w:pPr>
      <w:r w:rsidRPr="00237F07">
        <w:rPr>
          <w:rStyle w:val="CommentReference"/>
          <w:lang w:val="en-GB"/>
        </w:rPr>
        <w:annotationRef/>
      </w:r>
      <w:r w:rsidRPr="00237F07">
        <w:t xml:space="preserve">NTOU (24) - needs clarification on requirement. </w:t>
      </w:r>
    </w:p>
  </w:comment>
  <w:comment w:id="2679" w:author="jonathan pritchard" w:date="2024-07-23T15:35:00Z" w:initials="jp">
    <w:p w14:paraId="44665C15" w14:textId="77777777" w:rsidR="0010683F" w:rsidRPr="00237F07" w:rsidRDefault="0010683F" w:rsidP="0010683F">
      <w:pPr>
        <w:pStyle w:val="CommentText"/>
      </w:pPr>
      <w:r w:rsidRPr="00237F07">
        <w:rPr>
          <w:rStyle w:val="CommentReference"/>
          <w:lang w:val="en-GB"/>
        </w:rPr>
        <w:annotationRef/>
      </w:r>
      <w:r w:rsidRPr="00237F07">
        <w:t>This is Pick Report.</w:t>
      </w:r>
    </w:p>
  </w:comment>
  <w:comment w:id="2680" w:author="jonathan pritchard" w:date="2024-07-23T15:36:00Z" w:initials="jp">
    <w:p w14:paraId="25E77C8E" w14:textId="77777777" w:rsidR="0010683F" w:rsidRPr="00237F07" w:rsidRDefault="0010683F" w:rsidP="0010683F">
      <w:pPr>
        <w:pStyle w:val="CommentText"/>
      </w:pPr>
      <w:r w:rsidRPr="00237F07">
        <w:rPr>
          <w:rStyle w:val="CommentReference"/>
          <w:lang w:val="en-GB"/>
        </w:rPr>
        <w:annotationRef/>
      </w:r>
      <w:r w:rsidRPr="00237F07">
        <w:t>May need some other words on functionality required.</w:t>
      </w:r>
    </w:p>
  </w:comment>
  <w:comment w:id="2688" w:author="jonathan pritchard" w:date="2024-07-24T08:13:00Z" w:initials="jp">
    <w:p w14:paraId="3CA20EC8" w14:textId="77777777" w:rsidR="0010683F" w:rsidRPr="00237F07" w:rsidRDefault="0010683F" w:rsidP="0010683F">
      <w:pPr>
        <w:pStyle w:val="CommentText"/>
      </w:pPr>
      <w:r w:rsidRPr="00237F07">
        <w:rPr>
          <w:rStyle w:val="CommentReference"/>
          <w:lang w:val="en-GB"/>
        </w:rPr>
        <w:annotationRef/>
      </w:r>
      <w:r w:rsidRPr="00237F07">
        <w:t>Can IEC reword this into a better description?</w:t>
      </w:r>
    </w:p>
  </w:comment>
  <w:comment w:id="2692" w:author="jonathan pritchard" w:date="2024-07-18T15:16:00Z" w:initials="jp">
    <w:p w14:paraId="301DD52A" w14:textId="77777777" w:rsidR="0010683F" w:rsidRPr="00237F07" w:rsidRDefault="0010683F" w:rsidP="0010683F">
      <w:pPr>
        <w:pStyle w:val="CommentText"/>
      </w:pPr>
      <w:r w:rsidRPr="00237F07">
        <w:rPr>
          <w:rStyle w:val="CommentReference"/>
          <w:lang w:val="en-GB"/>
        </w:rPr>
        <w:annotationRef/>
      </w:r>
      <w:r w:rsidRPr="00237F07">
        <w:t>Must?</w:t>
      </w:r>
    </w:p>
  </w:comment>
  <w:comment w:id="2695" w:author="jonathan pritchard" w:date="2023-10-20T15:10:00Z" w:initials="jp">
    <w:p w14:paraId="0387832E" w14:textId="77777777" w:rsidR="0010683F" w:rsidRPr="00237F07" w:rsidRDefault="0010683F" w:rsidP="0010683F">
      <w:pPr>
        <w:pStyle w:val="CommentText"/>
      </w:pPr>
      <w:r w:rsidRPr="00237F07">
        <w:rPr>
          <w:rStyle w:val="CommentReference"/>
          <w:lang w:val="en-GB"/>
        </w:rPr>
        <w:annotationRef/>
      </w:r>
      <w:r w:rsidRPr="00237F07">
        <w:t>This is done by the portrayal catalogue?</w:t>
      </w:r>
    </w:p>
  </w:comment>
  <w:comment w:id="2701" w:author="jonathan pritchard" w:date="2024-02-06T10:00:00Z" w:initials="jp">
    <w:p w14:paraId="49C124C8" w14:textId="1424E884" w:rsidR="00AF5D5D" w:rsidRPr="00237F07" w:rsidRDefault="00AF5D5D" w:rsidP="00AF5D5D">
      <w:pPr>
        <w:pStyle w:val="CommentText"/>
      </w:pPr>
      <w:r w:rsidRPr="00237F07">
        <w:rPr>
          <w:rStyle w:val="CommentReference"/>
          <w:lang w:val="en-GB"/>
        </w:rPr>
        <w:annotationRef/>
      </w:r>
      <w:r w:rsidRPr="00237F07">
        <w:t>GitHub Issue #31 refers</w:t>
      </w:r>
    </w:p>
  </w:comment>
  <w:comment w:id="2702" w:author="jonathan pritchard" w:date="2024-05-21T09:17:00Z" w:initials="jp">
    <w:p w14:paraId="2E5986CD" w14:textId="77777777" w:rsidR="006B59AA" w:rsidRPr="00237F07" w:rsidRDefault="006B59AA" w:rsidP="006B59AA">
      <w:pPr>
        <w:pStyle w:val="CommentText"/>
      </w:pPr>
      <w:r w:rsidRPr="00237F07">
        <w:rPr>
          <w:rStyle w:val="CommentReference"/>
          <w:lang w:val="en-GB"/>
        </w:rPr>
        <w:annotationRef/>
      </w:r>
      <w:r w:rsidRPr="00237F07">
        <w:t>DE (76) - should we define protected better?</w:t>
      </w:r>
    </w:p>
  </w:comment>
  <w:comment w:id="2703" w:author="jonathan pritchard" w:date="2024-07-17T12:01:00Z" w:initials="jp">
    <w:p w14:paraId="08B198D8" w14:textId="77777777" w:rsidR="0007289C" w:rsidRPr="00237F07" w:rsidRDefault="0007289C" w:rsidP="0007289C">
      <w:pPr>
        <w:pStyle w:val="CommentText"/>
      </w:pPr>
      <w:r w:rsidRPr="00237F07">
        <w:rPr>
          <w:rStyle w:val="CommentReference"/>
          <w:lang w:val="en-GB"/>
        </w:rPr>
        <w:annotationRef/>
      </w:r>
      <w:r w:rsidRPr="00237F07">
        <w:t>Must?</w:t>
      </w:r>
    </w:p>
  </w:comment>
  <w:comment w:id="2704" w:author="jonathan pritchard" w:date="2024-08-13T08:45:00Z" w:initials="jp">
    <w:p w14:paraId="117F046B" w14:textId="77777777" w:rsidR="00101C16" w:rsidRPr="00237F07" w:rsidRDefault="00101C16" w:rsidP="00101C16">
      <w:pPr>
        <w:pStyle w:val="CommentText"/>
      </w:pPr>
      <w:r w:rsidRPr="00237F07">
        <w:rPr>
          <w:rStyle w:val="CommentReference"/>
          <w:lang w:val="en-GB"/>
        </w:rPr>
        <w:annotationRef/>
      </w:r>
      <w:r w:rsidRPr="00237F07">
        <w:t>Correct numbering of para here.</w:t>
      </w:r>
    </w:p>
  </w:comment>
  <w:comment w:id="2741" w:author="jonathan pritchard" w:date="2024-07-30T07:46:00Z" w:initials="jp">
    <w:p w14:paraId="1863CEA7" w14:textId="5BE7F576" w:rsidR="00D574D5" w:rsidRPr="00237F07" w:rsidRDefault="00D574D5" w:rsidP="00D574D5">
      <w:pPr>
        <w:pStyle w:val="CommentText"/>
      </w:pPr>
      <w:r w:rsidRPr="00237F07">
        <w:rPr>
          <w:rStyle w:val="CommentReference"/>
          <w:lang w:val="en-GB"/>
        </w:rPr>
        <w:annotationRef/>
      </w:r>
      <w:r w:rsidRPr="00237F07">
        <w:t>In order to do this.</w:t>
      </w:r>
    </w:p>
  </w:comment>
  <w:comment w:id="2740" w:author="jonathan pritchard" w:date="2024-08-13T08:43:00Z" w:initials="jp">
    <w:p w14:paraId="053C7116" w14:textId="77777777" w:rsidR="00101C16" w:rsidRPr="00237F07" w:rsidRDefault="00101C16" w:rsidP="00101C16">
      <w:pPr>
        <w:pStyle w:val="CommentText"/>
      </w:pPr>
      <w:r w:rsidRPr="00237F07">
        <w:rPr>
          <w:rStyle w:val="CommentReference"/>
          <w:lang w:val="en-GB"/>
        </w:rPr>
        <w:annotationRef/>
      </w:r>
      <w:r w:rsidRPr="00237F07">
        <w:t>New for S-100</w:t>
      </w:r>
    </w:p>
  </w:comment>
  <w:comment w:id="2751" w:author="jonathan pritchard" w:date="2024-07-30T07:43:00Z" w:initials="jp">
    <w:p w14:paraId="5F5178E0" w14:textId="6A1DCAAD" w:rsidR="00D574D5" w:rsidRPr="00237F07" w:rsidRDefault="00D574D5" w:rsidP="00D574D5">
      <w:pPr>
        <w:pStyle w:val="CommentText"/>
      </w:pPr>
      <w:r w:rsidRPr="00237F07">
        <w:rPr>
          <w:rStyle w:val="CommentReference"/>
          <w:lang w:val="en-GB"/>
        </w:rPr>
        <w:annotationRef/>
      </w:r>
      <w:r w:rsidRPr="00237F07">
        <w:t>? Delete.</w:t>
      </w:r>
    </w:p>
  </w:comment>
  <w:comment w:id="2752" w:author="jonathan pritchard" w:date="2024-08-13T08:43:00Z" w:initials="jp">
    <w:p w14:paraId="4FFE13F4" w14:textId="77777777" w:rsidR="00101C16" w:rsidRPr="00237F07" w:rsidRDefault="00101C16" w:rsidP="00101C16">
      <w:pPr>
        <w:pStyle w:val="CommentText"/>
      </w:pPr>
      <w:r w:rsidRPr="00237F07">
        <w:rPr>
          <w:rStyle w:val="CommentReference"/>
          <w:lang w:val="en-GB"/>
        </w:rPr>
        <w:annotationRef/>
      </w:r>
      <w:r w:rsidRPr="00237F07">
        <w:t>I don’t understand this?</w:t>
      </w:r>
    </w:p>
  </w:comment>
  <w:comment w:id="2761" w:author="jonathan pritchard" w:date="2024-02-06T12:01:00Z" w:initials="jp">
    <w:p w14:paraId="48952B9A" w14:textId="38A3C7E4" w:rsidR="00E77192" w:rsidRPr="00237F07" w:rsidRDefault="00E77192" w:rsidP="00E77192">
      <w:pPr>
        <w:pStyle w:val="CommentText"/>
      </w:pPr>
      <w:r w:rsidRPr="00237F07">
        <w:rPr>
          <w:rStyle w:val="CommentReference"/>
          <w:lang w:val="en-GB"/>
        </w:rPr>
        <w:annotationRef/>
      </w:r>
      <w:r w:rsidRPr="00237F07">
        <w:t>GitHub Issue 18 refers.</w:t>
      </w:r>
    </w:p>
  </w:comment>
  <w:comment w:id="2765" w:author="jonathan pritchard" w:date="2024-02-06T12:19:00Z" w:initials="jp">
    <w:p w14:paraId="20F8F49A" w14:textId="77777777" w:rsidR="00EA43FD" w:rsidRPr="00237F07" w:rsidRDefault="00EA43FD" w:rsidP="00EA43FD">
      <w:pPr>
        <w:pStyle w:val="CommentText"/>
      </w:pPr>
      <w:r w:rsidRPr="00237F07">
        <w:rPr>
          <w:rStyle w:val="CommentReference"/>
          <w:lang w:val="en-GB"/>
        </w:rPr>
        <w:annotationRef/>
      </w:r>
      <w:r w:rsidRPr="00237F07">
        <w:t>Placeholder. Needs harmonising with the NIPWG words and expected behaviour.</w:t>
      </w:r>
    </w:p>
  </w:comment>
  <w:comment w:id="2774" w:author="jonathan pritchard" w:date="2024-05-21T09:18:00Z" w:initials="jp">
    <w:p w14:paraId="4425FE87" w14:textId="77777777" w:rsidR="006B59AA" w:rsidRPr="00237F07" w:rsidRDefault="006B59AA" w:rsidP="006B59AA">
      <w:pPr>
        <w:pStyle w:val="CommentText"/>
      </w:pPr>
      <w:r w:rsidRPr="00237F07">
        <w:rPr>
          <w:rStyle w:val="CommentReference"/>
          <w:lang w:val="en-GB"/>
        </w:rPr>
        <w:annotationRef/>
      </w:r>
      <w:r w:rsidRPr="00237F07">
        <w:t>This is very similar to C-13.2</w:t>
      </w:r>
    </w:p>
  </w:comment>
  <w:comment w:id="2779" w:author="jonathan pritchard" w:date="2024-05-29T02:34:00Z" w:initials="jp">
    <w:p w14:paraId="6B1DECB8" w14:textId="77777777" w:rsidR="004B6C6C" w:rsidRPr="00237F07" w:rsidRDefault="004B6C6C" w:rsidP="004B6C6C">
      <w:pPr>
        <w:pStyle w:val="CommentText"/>
      </w:pPr>
      <w:r w:rsidRPr="00237F07">
        <w:rPr>
          <w:rStyle w:val="CommentReference"/>
          <w:lang w:val="en-GB"/>
        </w:rPr>
        <w:annotationRef/>
      </w:r>
      <w:r w:rsidRPr="00237F07">
        <w:t>We only have discrete coverages in regular grids.</w:t>
      </w:r>
    </w:p>
  </w:comment>
  <w:comment w:id="2781" w:author="jonathan pritchard" w:date="2024-05-21T09:19:00Z" w:initials="jp">
    <w:p w14:paraId="1E6B6B6B" w14:textId="0AA07A4E" w:rsidR="006B59AA" w:rsidRPr="00237F07" w:rsidRDefault="006B59AA" w:rsidP="006B59AA">
      <w:pPr>
        <w:pStyle w:val="CommentText"/>
      </w:pPr>
      <w:r w:rsidRPr="00237F07">
        <w:rPr>
          <w:rStyle w:val="CommentReference"/>
          <w:lang w:val="en-GB"/>
        </w:rPr>
        <w:annotationRef/>
      </w:r>
      <w:r w:rsidRPr="00237F07">
        <w:t>Does this need to be more prescriptive?</w:t>
      </w:r>
    </w:p>
  </w:comment>
  <w:comment w:id="2784"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2785"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2786"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2787"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2821" w:author="jonathan pritchard" w:date="2024-08-14T16:31:00Z" w:initials="jp">
    <w:p w14:paraId="717B373E" w14:textId="77777777" w:rsidR="00C64961" w:rsidRPr="00237F07" w:rsidRDefault="00C64961" w:rsidP="00C64961">
      <w:pPr>
        <w:pStyle w:val="CommentText"/>
      </w:pPr>
      <w:r w:rsidRPr="00237F07">
        <w:rPr>
          <w:rStyle w:val="CommentReference"/>
          <w:lang w:val="en-GB"/>
        </w:rPr>
        <w:annotationRef/>
      </w:r>
      <w:r w:rsidRPr="00237F07">
        <w:t>Check S-52</w:t>
      </w:r>
    </w:p>
  </w:comment>
  <w:comment w:id="2822" w:author="jonathan pritchard" w:date="2024-08-14T16:33:00Z" w:initials="jp">
    <w:p w14:paraId="5C9869C1" w14:textId="77777777" w:rsidR="00C64961" w:rsidRPr="00237F07" w:rsidRDefault="00C64961" w:rsidP="00C64961">
      <w:pPr>
        <w:pStyle w:val="CommentText"/>
      </w:pPr>
      <w:r w:rsidRPr="00237F07">
        <w:rPr>
          <w:rStyle w:val="CommentReference"/>
          <w:lang w:val="en-GB"/>
        </w:rPr>
        <w:annotationRef/>
      </w:r>
      <w:r w:rsidRPr="00237F07">
        <w:t>Does this suppress the attribute values in the pick report? Or is it private?</w:t>
      </w:r>
    </w:p>
  </w:comment>
  <w:comment w:id="2823" w:author="jonathan pritchard" w:date="2024-08-14T16:33:00Z" w:initials="jp">
    <w:p w14:paraId="3AF11DC3" w14:textId="77777777" w:rsidR="00C64961" w:rsidRPr="00237F07" w:rsidRDefault="00C64961" w:rsidP="00C64961">
      <w:pPr>
        <w:pStyle w:val="CommentText"/>
      </w:pPr>
      <w:r w:rsidRPr="00237F07">
        <w:rPr>
          <w:rStyle w:val="CommentReference"/>
          <w:lang w:val="en-GB"/>
        </w:rPr>
        <w:annotationRef/>
      </w:r>
      <w:r w:rsidRPr="00237F07">
        <w:t>Check DCEG</w:t>
      </w:r>
    </w:p>
  </w:comment>
  <w:comment w:id="2907" w:author="jonathan pritchard" w:date="2023-10-19T12:58:00Z" w:initials="jp">
    <w:p w14:paraId="1C260398" w14:textId="15A2F8FF" w:rsidR="00927C2B" w:rsidRPr="00237F07" w:rsidRDefault="00BB0BEC" w:rsidP="00927C2B">
      <w:pPr>
        <w:pStyle w:val="CommentText"/>
      </w:pPr>
      <w:r w:rsidRPr="00237F07">
        <w:rPr>
          <w:rStyle w:val="CommentReference"/>
          <w:lang w:val="en-GB"/>
        </w:rPr>
        <w:annotationRef/>
      </w:r>
      <w:r w:rsidR="00927C2B" w:rsidRPr="00237F07">
        <w:t>Subject to S100WG and development of proposal or this is taken out.</w:t>
      </w:r>
    </w:p>
  </w:comment>
  <w:comment w:id="2924" w:author="jonathan pritchard" w:date="2024-05-29T02:43:00Z" w:initials="jp">
    <w:p w14:paraId="062A6CE7" w14:textId="77777777" w:rsidR="00927C2B" w:rsidRPr="00237F07" w:rsidRDefault="00927C2B" w:rsidP="00927C2B">
      <w:pPr>
        <w:pStyle w:val="CommentText"/>
      </w:pPr>
      <w:r w:rsidRPr="00237F07">
        <w:rPr>
          <w:rStyle w:val="CommentReference"/>
          <w:lang w:val="en-GB"/>
        </w:rPr>
        <w:annotationRef/>
      </w:r>
      <w:r w:rsidRPr="00237F07">
        <w:t>I don’t think this is needed - S-104 doesn’t have stations or time series.</w:t>
      </w:r>
    </w:p>
  </w:comment>
  <w:comment w:id="2985" w:author="jonathan pritchard" w:date="2024-08-13T08:53:00Z" w:initials="jp">
    <w:p w14:paraId="0E430D82" w14:textId="77777777" w:rsidR="00171A98" w:rsidRPr="00237F07" w:rsidRDefault="00171A98" w:rsidP="00171A98">
      <w:pPr>
        <w:pStyle w:val="CommentText"/>
      </w:pPr>
      <w:r w:rsidRPr="00237F07">
        <w:rPr>
          <w:rStyle w:val="CommentReference"/>
          <w:lang w:val="en-GB"/>
        </w:rPr>
        <w:annotationRef/>
      </w:r>
      <w:r w:rsidRPr="00237F07">
        <w:t>check</w:t>
      </w:r>
    </w:p>
  </w:comment>
  <w:comment w:id="2991" w:author="jonathan pritchard" w:date="2024-05-21T09:21:00Z" w:initials="jp">
    <w:p w14:paraId="0A5695F3" w14:textId="6BB1C788" w:rsidR="006B59AA" w:rsidRPr="00237F07" w:rsidRDefault="006B59AA" w:rsidP="006B59AA">
      <w:pPr>
        <w:pStyle w:val="CommentText"/>
      </w:pPr>
      <w:r w:rsidRPr="00237F07">
        <w:rPr>
          <w:rStyle w:val="CommentReference"/>
          <w:lang w:val="en-GB"/>
        </w:rPr>
        <w:annotationRef/>
      </w:r>
      <w:r w:rsidRPr="00237F07">
        <w:t>DE (78)</w:t>
      </w:r>
    </w:p>
  </w:comment>
  <w:comment w:id="2992"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995" w:author="jonathan pritchard" w:date="2024-08-13T08:54:00Z" w:initials="jp">
    <w:p w14:paraId="7E10E303" w14:textId="77777777" w:rsidR="00171A98" w:rsidRPr="00237F07" w:rsidRDefault="00171A98" w:rsidP="00171A98">
      <w:pPr>
        <w:pStyle w:val="CommentText"/>
      </w:pPr>
      <w:r w:rsidRPr="00237F07">
        <w:rPr>
          <w:rStyle w:val="CommentReference"/>
          <w:lang w:val="en-GB"/>
        </w:rPr>
        <w:annotationRef/>
      </w:r>
      <w:r w:rsidRPr="00237F07">
        <w:t>Take out. Put back in for phase 2?</w:t>
      </w:r>
    </w:p>
  </w:comment>
  <w:comment w:id="3009" w:author="jonathan pritchard" w:date="2023-10-19T13:42:00Z" w:initials="jp">
    <w:p w14:paraId="0DD1E8DF" w14:textId="2ACDC68E" w:rsidR="00E27B73" w:rsidRPr="00237F07" w:rsidRDefault="00E27B73" w:rsidP="000C2F8F">
      <w:pPr>
        <w:pStyle w:val="CommentText"/>
      </w:pPr>
      <w:r w:rsidRPr="00237F07">
        <w:rPr>
          <w:rStyle w:val="CommentReference"/>
          <w:lang w:val="en-GB"/>
        </w:rPr>
        <w:annotationRef/>
      </w:r>
      <w:r w:rsidRPr="00237F07">
        <w:t>Say where they are defined, and their content. PC is normative?</w:t>
      </w:r>
    </w:p>
  </w:comment>
  <w:comment w:id="3015" w:author="jonathan pritchard" w:date="2023-10-19T13:42:00Z" w:initials="jp">
    <w:p w14:paraId="0988DB42" w14:textId="77777777" w:rsidR="00E27B73" w:rsidRPr="00237F07" w:rsidRDefault="00E27B73" w:rsidP="000C2F8F">
      <w:pPr>
        <w:pStyle w:val="CommentText"/>
      </w:pPr>
      <w:r w:rsidRPr="00237F07">
        <w:rPr>
          <w:rStyle w:val="CommentReference"/>
          <w:lang w:val="en-GB"/>
        </w:rPr>
        <w:annotationRef/>
      </w:r>
      <w:r w:rsidRPr="00237F07">
        <w:t>Needs reviewing.</w:t>
      </w:r>
    </w:p>
  </w:comment>
  <w:comment w:id="3039" w:author="jonathan pritchard" w:date="2024-01-08T14:03:00Z" w:initials="jp">
    <w:p w14:paraId="2E2AEC7D" w14:textId="77777777" w:rsidR="00307E58" w:rsidRPr="00237F07" w:rsidRDefault="00307E58" w:rsidP="00307E58">
      <w:pPr>
        <w:pStyle w:val="CommentText"/>
      </w:pPr>
      <w:r w:rsidRPr="00237F07">
        <w:rPr>
          <w:rStyle w:val="CommentReference"/>
          <w:lang w:val="en-GB"/>
        </w:rPr>
        <w:annotationRef/>
      </w:r>
      <w:r w:rsidRPr="00237F07">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3055" w:author="jonathan pritchard" w:date="2024-01-08T14:03:00Z" w:initials="jp">
    <w:p w14:paraId="1092C9A2" w14:textId="77777777" w:rsidR="00307E58" w:rsidRPr="00237F07" w:rsidRDefault="00307E58" w:rsidP="00307E58">
      <w:pPr>
        <w:pStyle w:val="CommentText"/>
      </w:pPr>
      <w:r w:rsidRPr="00237F07">
        <w:rPr>
          <w:rStyle w:val="CommentReference"/>
          <w:lang w:val="en-GB"/>
        </w:rPr>
        <w:annotationRef/>
      </w:r>
      <w:r w:rsidRPr="00237F07">
        <w:t>To be deleted.</w:t>
      </w:r>
    </w:p>
  </w:comment>
  <w:comment w:id="3056" w:author="jonathan pritchard" w:date="2024-07-17T12:04:00Z" w:initials="jp">
    <w:p w14:paraId="6FD3A251" w14:textId="77777777" w:rsidR="0007289C" w:rsidRPr="00237F07" w:rsidRDefault="0007289C" w:rsidP="0007289C">
      <w:pPr>
        <w:pStyle w:val="CommentText"/>
      </w:pPr>
      <w:r w:rsidRPr="00237F07">
        <w:rPr>
          <w:rStyle w:val="CommentReference"/>
          <w:lang w:val="en-GB"/>
        </w:rPr>
        <w:annotationRef/>
      </w:r>
      <w:r w:rsidRPr="00237F07">
        <w:t>I hitnk this whole section can be deleted now? Or replaced with a note that the service provider determines what the user installs. Also, what to do should both versions of an ENC be installed and available.??</w:t>
      </w:r>
    </w:p>
  </w:comment>
  <w:comment w:id="3057" w:author="jonathan pritchard" w:date="2024-05-20T15:18:00Z" w:initials="jp">
    <w:p w14:paraId="6A3FDB25" w14:textId="78A24A2F" w:rsidR="00443F43" w:rsidRPr="00237F07" w:rsidRDefault="00443F43" w:rsidP="00443F43">
      <w:pPr>
        <w:pStyle w:val="CommentText"/>
      </w:pPr>
      <w:r w:rsidRPr="00237F07">
        <w:rPr>
          <w:rStyle w:val="CommentReference"/>
          <w:lang w:val="en-GB"/>
        </w:rPr>
        <w:annotationRef/>
      </w:r>
      <w:r w:rsidRPr="00237F07">
        <w:t>Github Issue 47 - TSM discussions re: preference for data loading/portrayal.</w:t>
      </w:r>
    </w:p>
  </w:comment>
  <w:comment w:id="3068" w:author="jonathan pritchard" w:date="2024-01-08T14:04:00Z" w:initials="jp">
    <w:p w14:paraId="3543D777" w14:textId="00B8A4FA" w:rsidR="00307E58" w:rsidRPr="00237F07" w:rsidRDefault="00307E58" w:rsidP="00307E58">
      <w:pPr>
        <w:pStyle w:val="CommentText"/>
      </w:pPr>
      <w:r w:rsidRPr="00237F07">
        <w:rPr>
          <w:rStyle w:val="CommentReference"/>
          <w:lang w:val="en-GB"/>
        </w:rPr>
        <w:annotationRef/>
      </w:r>
      <w:r w:rsidRPr="00237F07">
        <w:t>Needs defining</w:t>
      </w:r>
    </w:p>
  </w:comment>
  <w:comment w:id="3072" w:author="jonathan pritchard" w:date="2024-01-08T14:04:00Z" w:initials="jp">
    <w:p w14:paraId="7BD01E0D" w14:textId="77777777" w:rsidR="00307E58" w:rsidRPr="00237F07" w:rsidRDefault="00307E58" w:rsidP="00307E58">
      <w:pPr>
        <w:pStyle w:val="CommentText"/>
      </w:pPr>
      <w:r w:rsidRPr="00237F07">
        <w:rPr>
          <w:rStyle w:val="CommentReference"/>
          <w:lang w:val="en-GB"/>
        </w:rPr>
        <w:annotationRef/>
      </w:r>
      <w:r w:rsidRPr="00237F07">
        <w:t>Needs defining</w:t>
      </w:r>
    </w:p>
  </w:comment>
  <w:comment w:id="3075" w:author="jonathan pritchard" w:date="2024-01-08T14:04:00Z" w:initials="jp">
    <w:p w14:paraId="294E9506" w14:textId="77777777" w:rsidR="00307E58" w:rsidRPr="00237F07" w:rsidRDefault="00307E58" w:rsidP="00307E58">
      <w:pPr>
        <w:pStyle w:val="CommentText"/>
      </w:pPr>
      <w:r w:rsidRPr="00237F07">
        <w:rPr>
          <w:rStyle w:val="CommentReference"/>
          <w:lang w:val="en-GB"/>
        </w:rPr>
        <w:annotationRef/>
      </w:r>
      <w:r w:rsidRPr="00237F07">
        <w:t>Advise that this is informative.</w:t>
      </w:r>
    </w:p>
  </w:comment>
  <w:comment w:id="3094" w:author="jonathan pritchard" w:date="2024-08-12T08:51:00Z" w:initials="jp">
    <w:p w14:paraId="35F2B0DD" w14:textId="77777777" w:rsidR="006E3553" w:rsidRPr="00237F07" w:rsidRDefault="006E3553" w:rsidP="006E3553">
      <w:pPr>
        <w:pStyle w:val="CommentText"/>
      </w:pPr>
      <w:r w:rsidRPr="00237F07">
        <w:rPr>
          <w:rStyle w:val="CommentReference"/>
          <w:lang w:val="en-GB"/>
        </w:rPr>
        <w:annotationRef/>
      </w:r>
      <w:r w:rsidRPr="00237F07">
        <w:t>Must</w:t>
      </w:r>
    </w:p>
  </w:comment>
  <w:comment w:id="3119" w:author="jonathan pritchard" w:date="2024-01-08T14:01:00Z" w:initials="jp">
    <w:p w14:paraId="25C96FF2" w14:textId="739F8F7F" w:rsidR="00927C2B" w:rsidRPr="00237F07" w:rsidRDefault="00307E58" w:rsidP="00927C2B">
      <w:pPr>
        <w:pStyle w:val="CommentText"/>
      </w:pPr>
      <w:r w:rsidRPr="00237F07">
        <w:rPr>
          <w:rStyle w:val="CommentReference"/>
          <w:lang w:val="en-GB"/>
        </w:rPr>
        <w:annotationRef/>
      </w:r>
      <w:r w:rsidR="00927C2B" w:rsidRPr="00237F07">
        <w:t>Is this required? No guidance is likely to be developed by IHO.</w:t>
      </w:r>
    </w:p>
  </w:comment>
  <w:comment w:id="3146" w:author="jonathan pritchard" w:date="2024-08-20T07:28:00Z" w:initials="jp">
    <w:p w14:paraId="25B6ED92" w14:textId="77777777" w:rsidR="00046CD8" w:rsidRPr="00237F07" w:rsidRDefault="00046CD8" w:rsidP="00046CD8">
      <w:pPr>
        <w:pStyle w:val="CommentText"/>
      </w:pPr>
      <w:r w:rsidRPr="00237F07">
        <w:rPr>
          <w:rStyle w:val="CommentReference"/>
          <w:lang w:val="en-GB"/>
        </w:rPr>
        <w:annotationRef/>
      </w:r>
      <w:r w:rsidRPr="00237F07">
        <w:t>Not sure this is true? Doesn’t it infer all the groups have the same content?</w:t>
      </w:r>
    </w:p>
  </w:comment>
  <w:comment w:id="3187" w:author="jonathan pritchard" w:date="2023-10-19T13:42:00Z" w:initials="jp">
    <w:p w14:paraId="480D9A16" w14:textId="1CA2CDFB" w:rsidR="00E27B73" w:rsidRPr="00237F07" w:rsidRDefault="00E27B73" w:rsidP="000C2F8F">
      <w:pPr>
        <w:pStyle w:val="CommentText"/>
      </w:pPr>
      <w:r w:rsidRPr="00237F07">
        <w:rPr>
          <w:rStyle w:val="CommentReference"/>
          <w:lang w:val="en-GB"/>
        </w:rPr>
        <w:annotationRef/>
      </w:r>
      <w:r w:rsidRPr="00237F07">
        <w:t>Can be deleted.</w:t>
      </w:r>
    </w:p>
  </w:comment>
  <w:comment w:id="3188" w:author="jonathan pritchard" w:date="2024-01-08T14:06:00Z" w:initials="jp">
    <w:p w14:paraId="362DEA75" w14:textId="77777777" w:rsidR="00307E58" w:rsidRPr="00237F07" w:rsidRDefault="00307E58" w:rsidP="00307E58">
      <w:pPr>
        <w:pStyle w:val="CommentText"/>
      </w:pPr>
      <w:r w:rsidRPr="00237F07">
        <w:rPr>
          <w:rStyle w:val="CommentReference"/>
          <w:lang w:val="en-GB"/>
        </w:rPr>
        <w:annotationRef/>
      </w:r>
      <w:r w:rsidRPr="00237F07">
        <w:t>Is this in a github issue anywhere?</w:t>
      </w:r>
    </w:p>
  </w:comment>
  <w:comment w:id="3237" w:author="jonathan pritchard" w:date="2024-08-13T10:09:00Z" w:initials="jp">
    <w:p w14:paraId="3CCF4CEB" w14:textId="77777777" w:rsidR="002B51B4" w:rsidRPr="00237F07" w:rsidRDefault="002B51B4" w:rsidP="002B51B4">
      <w:pPr>
        <w:pStyle w:val="CommentText"/>
      </w:pPr>
      <w:r w:rsidRPr="00237F07">
        <w:rPr>
          <w:rStyle w:val="CommentReference"/>
          <w:lang w:val="en-GB"/>
        </w:rPr>
        <w:annotationRef/>
      </w:r>
      <w:r w:rsidRPr="00237F07">
        <w:t>This is from S_52 4.2.2</w:t>
      </w:r>
    </w:p>
  </w:comment>
  <w:comment w:id="3240"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3243" w:author="jonathan pritchard" w:date="2024-05-29T02:45:00Z" w:initials="jp">
    <w:p w14:paraId="69662231" w14:textId="49E3E57F" w:rsidR="00927C2B" w:rsidRPr="00237F07" w:rsidRDefault="00927C2B" w:rsidP="00927C2B">
      <w:pPr>
        <w:pStyle w:val="CommentText"/>
      </w:pPr>
      <w:r w:rsidRPr="00237F07">
        <w:rPr>
          <w:rStyle w:val="CommentReference"/>
          <w:lang w:val="en-GB"/>
        </w:rPr>
        <w:annotationRef/>
      </w:r>
      <w:r w:rsidRPr="00237F07">
        <w:t>Is this covered in other IEC or IMO standards.</w:t>
      </w:r>
    </w:p>
  </w:comment>
  <w:comment w:id="3244" w:author="jonathan pritchard" w:date="2024-08-13T09:52:00Z" w:initials="jp">
    <w:p w14:paraId="308A6EC8" w14:textId="77777777" w:rsidR="00443880" w:rsidRPr="00237F07" w:rsidRDefault="00443880" w:rsidP="00443880">
      <w:pPr>
        <w:pStyle w:val="CommentText"/>
      </w:pPr>
      <w:r w:rsidRPr="00237F07">
        <w:rPr>
          <w:rStyle w:val="CommentReference"/>
          <w:lang w:val="en-GB"/>
        </w:rPr>
        <w:annotationRef/>
      </w:r>
      <w:r w:rsidRPr="00237F07">
        <w:t xml:space="preserve">S-52 Annex B has the calibration from CIE to RGB for OEMs. </w:t>
      </w:r>
    </w:p>
  </w:comment>
  <w:comment w:id="3247" w:author="jonathan pritchard" w:date="2024-05-29T02:45:00Z" w:initials="jp">
    <w:p w14:paraId="7E46DAFD" w14:textId="1D3115D9" w:rsidR="00927C2B" w:rsidRPr="00237F07" w:rsidRDefault="00927C2B" w:rsidP="00927C2B">
      <w:pPr>
        <w:pStyle w:val="CommentText"/>
      </w:pPr>
      <w:r w:rsidRPr="00237F07">
        <w:rPr>
          <w:rStyle w:val="CommentReference"/>
          <w:lang w:val="en-GB"/>
        </w:rPr>
        <w:annotationRef/>
      </w:r>
      <w:r w:rsidRPr="00237F07">
        <w:t>Does anyone use CRT for new systems any more?</w:t>
      </w:r>
    </w:p>
  </w:comment>
  <w:comment w:id="3253"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3282" w:author="jonathan pritchard" w:date="2024-08-13T10:14:00Z" w:initials="jp">
    <w:p w14:paraId="7FA173F0" w14:textId="77777777" w:rsidR="002B51B4" w:rsidRPr="00237F07" w:rsidRDefault="002B51B4" w:rsidP="002B51B4">
      <w:pPr>
        <w:pStyle w:val="CommentText"/>
      </w:pPr>
      <w:r w:rsidRPr="00237F07">
        <w:rPr>
          <w:rStyle w:val="CommentReference"/>
          <w:lang w:val="en-GB"/>
        </w:rPr>
        <w:annotationRef/>
      </w:r>
      <w:r w:rsidRPr="00237F07">
        <w:t>Probably needs to be added to the Chart 1 section.</w:t>
      </w:r>
    </w:p>
  </w:comment>
  <w:comment w:id="3287" w:author="jonathan pritchard" w:date="2024-07-30T07:51:00Z" w:initials="jp">
    <w:p w14:paraId="23FBF1AC" w14:textId="7E27F213" w:rsidR="00D81A01" w:rsidRPr="00237F07" w:rsidRDefault="00D81A01" w:rsidP="00D81A01">
      <w:pPr>
        <w:pStyle w:val="CommentText"/>
      </w:pPr>
      <w:r w:rsidRPr="00237F07">
        <w:rPr>
          <w:rStyle w:val="CommentReference"/>
          <w:lang w:val="en-GB"/>
        </w:rPr>
        <w:annotationRef/>
      </w:r>
      <w:r w:rsidRPr="00237F07">
        <w:t>must</w:t>
      </w:r>
    </w:p>
  </w:comment>
  <w:comment w:id="3306" w:author="jonathan pritchard" w:date="2024-08-15T14:54:00Z" w:initials="jp">
    <w:p w14:paraId="3E9ED9A4" w14:textId="77777777" w:rsidR="002B0668" w:rsidRPr="00237F07" w:rsidRDefault="002B0668" w:rsidP="002B0668">
      <w:pPr>
        <w:pStyle w:val="CommentText"/>
      </w:pPr>
      <w:r w:rsidRPr="00237F07">
        <w:rPr>
          <w:rStyle w:val="CommentReference"/>
          <w:lang w:val="en-GB"/>
        </w:rPr>
        <w:annotationRef/>
      </w:r>
      <w:r w:rsidRPr="00237F07">
        <w:t>Must?</w:t>
      </w:r>
    </w:p>
  </w:comment>
  <w:comment w:id="3315" w:author="jonathan pritchard" w:date="2024-08-15T14:58:00Z" w:initials="jp">
    <w:p w14:paraId="3E3265F0" w14:textId="77777777" w:rsidR="002B0668" w:rsidRPr="00237F07" w:rsidRDefault="002B0668" w:rsidP="002B0668">
      <w:pPr>
        <w:pStyle w:val="CommentText"/>
      </w:pPr>
      <w:r w:rsidRPr="00237F07">
        <w:rPr>
          <w:rStyle w:val="CommentReference"/>
          <w:lang w:val="en-GB"/>
        </w:rPr>
        <w:annotationRef/>
      </w:r>
      <w:r w:rsidRPr="00237F07">
        <w:t>This doesn’t exist?</w:t>
      </w:r>
    </w:p>
  </w:comment>
  <w:comment w:id="3321" w:author="jonathan pritchard" w:date="2024-02-06T11:12:00Z" w:initials="jp">
    <w:p w14:paraId="1FDC6F7A" w14:textId="0F5230C1" w:rsidR="007652ED" w:rsidRPr="00237F07" w:rsidRDefault="007652ED" w:rsidP="007652ED">
      <w:pPr>
        <w:pStyle w:val="CommentText"/>
      </w:pPr>
      <w:r w:rsidRPr="00237F07">
        <w:rPr>
          <w:rStyle w:val="CommentReference"/>
          <w:lang w:val="en-GB"/>
        </w:rPr>
        <w:annotationRef/>
      </w:r>
      <w:r w:rsidRPr="00237F07">
        <w:t>Needs review once Chart 1 is complete and tested. May need bespoke FC/PC for complete portrayal. Review this section once Chart 1 is drafted. GitHub Issue #21 refers.</w:t>
      </w:r>
    </w:p>
  </w:comment>
  <w:comment w:id="3328" w:author="jonathan pritchard" w:date="2023-10-19T13:44:00Z" w:initials="jp">
    <w:p w14:paraId="67FA1732" w14:textId="47E38F6E" w:rsidR="00E27B73" w:rsidRPr="00237F07" w:rsidRDefault="00E27B73" w:rsidP="000C2F8F">
      <w:pPr>
        <w:pStyle w:val="CommentText"/>
      </w:pPr>
      <w:r w:rsidRPr="00237F07">
        <w:rPr>
          <w:rStyle w:val="CommentReference"/>
          <w:lang w:val="en-GB"/>
        </w:rPr>
        <w:annotationRef/>
      </w:r>
      <w:r w:rsidRPr="00237F07">
        <w:t>Datasets.</w:t>
      </w:r>
    </w:p>
  </w:comment>
  <w:comment w:id="3345" w:author="jonathan pritchard" w:date="2024-05-22T14:04:00Z" w:initials="jp">
    <w:p w14:paraId="0DB11BA0" w14:textId="77777777" w:rsidR="00E92D97" w:rsidRPr="00237F07" w:rsidRDefault="00E92D97" w:rsidP="00E92D97">
      <w:pPr>
        <w:pStyle w:val="CommentText"/>
      </w:pPr>
      <w:r w:rsidRPr="00237F07">
        <w:rPr>
          <w:rStyle w:val="CommentReference"/>
          <w:lang w:val="en-GB"/>
        </w:rPr>
        <w:annotationRef/>
      </w:r>
      <w:r w:rsidRPr="00237F07">
        <w:t xml:space="preserve">This is done in S-164 now. </w:t>
      </w:r>
    </w:p>
  </w:comment>
  <w:comment w:id="3352" w:author="jonathan pritchard" w:date="2023-10-19T13:43:00Z" w:initials="jp">
    <w:p w14:paraId="0810E2D2" w14:textId="77777777" w:rsidR="00927C2B" w:rsidRPr="00237F07" w:rsidRDefault="00E27B73" w:rsidP="00927C2B">
      <w:pPr>
        <w:pStyle w:val="CommentText"/>
      </w:pPr>
      <w:r w:rsidRPr="00237F07">
        <w:rPr>
          <w:rStyle w:val="CommentReference"/>
          <w:lang w:val="en-GB"/>
        </w:rPr>
        <w:annotationRef/>
      </w:r>
      <w:r w:rsidR="00927C2B" w:rsidRPr="00237F07">
        <w:t>Chart 1 is in progress.</w:t>
      </w:r>
    </w:p>
  </w:comment>
  <w:comment w:id="3353" w:author="jonathan pritchard" w:date="2024-02-12T17:02:00Z" w:initials="jp">
    <w:p w14:paraId="3023C3DE" w14:textId="45D80CC9" w:rsidR="00477596" w:rsidRPr="00237F07" w:rsidRDefault="00477596" w:rsidP="00477596">
      <w:pPr>
        <w:pStyle w:val="CommentText"/>
      </w:pPr>
      <w:r w:rsidRPr="00237F07">
        <w:rPr>
          <w:rStyle w:val="CommentReference"/>
          <w:lang w:val="en-GB"/>
        </w:rPr>
        <w:annotationRef/>
      </w:r>
      <w:r w:rsidRPr="00237F07">
        <w:t>Chart 1 is now in progresss. A specific FC/PC will be supplied alongside S-98 Annex C for use of certain cells.</w:t>
      </w:r>
    </w:p>
  </w:comment>
  <w:comment w:id="3376" w:author="jonathan pritchard" w:date="2024-02-06T11:14:00Z" w:initials="jp">
    <w:p w14:paraId="6F88D1A5" w14:textId="60117ED3" w:rsidR="007652ED" w:rsidRPr="00237F07" w:rsidRDefault="007652ED" w:rsidP="007652ED">
      <w:pPr>
        <w:pStyle w:val="CommentText"/>
      </w:pPr>
      <w:r w:rsidRPr="00237F07">
        <w:rPr>
          <w:rStyle w:val="CommentReference"/>
          <w:lang w:val="en-GB"/>
        </w:rPr>
        <w:annotationRef/>
      </w:r>
      <w:r w:rsidRPr="00237F07">
        <w:t>Maybe these should be included in S-164, or as an Appendix to this document.</w:t>
      </w:r>
    </w:p>
  </w:comment>
  <w:comment w:id="3383" w:author="jonathan pritchard" w:date="2024-02-06T11:16:00Z" w:initials="jp">
    <w:p w14:paraId="21F34D6D" w14:textId="77777777" w:rsidR="00E9416E" w:rsidRPr="00237F07" w:rsidRDefault="007652ED" w:rsidP="00E9416E">
      <w:pPr>
        <w:pStyle w:val="CommentText"/>
      </w:pPr>
      <w:r w:rsidRPr="00237F07">
        <w:rPr>
          <w:rStyle w:val="CommentReference"/>
          <w:lang w:val="en-GB"/>
        </w:rPr>
        <w:annotationRef/>
      </w:r>
      <w:r w:rsidR="00E9416E" w:rsidRPr="00237F07">
        <w:t>There’s no README files in Chart 1 (at the moment). We can insert one into the exchange set though? Best is to include as an Appendix to this document the S-164 test form with settings.</w:t>
      </w:r>
    </w:p>
  </w:comment>
  <w:comment w:id="3414" w:author="jonathan pritchard" w:date="2024-02-06T11:16:00Z" w:initials="jp">
    <w:p w14:paraId="55662FDD" w14:textId="3455E20E" w:rsidR="007652ED" w:rsidRPr="00237F07" w:rsidRDefault="007652ED" w:rsidP="007652ED">
      <w:pPr>
        <w:pStyle w:val="CommentText"/>
      </w:pPr>
      <w:r w:rsidRPr="00237F07">
        <w:rPr>
          <w:rStyle w:val="CommentReference"/>
          <w:lang w:val="en-GB"/>
        </w:rPr>
        <w:annotationRef/>
      </w:r>
      <w:r w:rsidRPr="00237F07">
        <w:t>Correct this to dataset name for colour test diagram.</w:t>
      </w:r>
    </w:p>
  </w:comment>
  <w:comment w:id="3432" w:author="jonathan pritchard" w:date="2024-05-22T14:07:00Z" w:initials="jp">
    <w:p w14:paraId="13A7DC13" w14:textId="77777777" w:rsidR="00525920" w:rsidRPr="00237F07" w:rsidRDefault="00E92D97" w:rsidP="00525920">
      <w:pPr>
        <w:pStyle w:val="CommentText"/>
      </w:pPr>
      <w:r w:rsidRPr="00237F07">
        <w:rPr>
          <w:rStyle w:val="CommentReference"/>
          <w:lang w:val="en-GB"/>
        </w:rPr>
        <w:annotationRef/>
      </w:r>
      <w:r w:rsidR="00525920" w:rsidRPr="00237F07">
        <w:t xml:space="preserve">(JP) I don’t think we should do this any more, just provide the datasets for portrayal. We also need to mention that they are now alongside the S-57 Chart 1. </w:t>
      </w:r>
    </w:p>
  </w:comment>
  <w:comment w:id="3460" w:author="jonathan pritchard" w:date="2024-07-17T12:08:00Z" w:initials="jp">
    <w:p w14:paraId="162C8FE7" w14:textId="77777777" w:rsidR="00742D83" w:rsidRPr="00237F07" w:rsidRDefault="00742D83" w:rsidP="00742D83">
      <w:pPr>
        <w:pStyle w:val="CommentText"/>
      </w:pPr>
      <w:r w:rsidRPr="00237F07">
        <w:rPr>
          <w:rStyle w:val="CommentReference"/>
          <w:lang w:val="en-GB"/>
        </w:rPr>
        <w:annotationRef/>
      </w:r>
      <w:r w:rsidRPr="00237F07">
        <w:t>Who is this for? End users? Or should it just be in S-164 (as it’s doen at type approval?)</w:t>
      </w:r>
    </w:p>
  </w:comment>
  <w:comment w:id="3471" w:author="jonathan pritchard" w:date="2024-07-17T12:08:00Z" w:initials="jp">
    <w:p w14:paraId="4793478B" w14:textId="77777777" w:rsidR="00742D83" w:rsidRPr="00237F07" w:rsidRDefault="00742D83" w:rsidP="00742D83">
      <w:pPr>
        <w:pStyle w:val="CommentText"/>
      </w:pPr>
      <w:r w:rsidRPr="00237F07">
        <w:rPr>
          <w:rStyle w:val="CommentReference"/>
          <w:lang w:val="en-GB"/>
        </w:rPr>
        <w:annotationRef/>
      </w:r>
      <w:r w:rsidRPr="00237F07">
        <w:t>Similarly, who is this for?</w:t>
      </w:r>
    </w:p>
  </w:comment>
  <w:comment w:id="3477" w:author="jonathan pritchard" w:date="2024-02-05T11:40:00Z" w:initials="jp">
    <w:p w14:paraId="20FCB899" w14:textId="12C7EC75" w:rsidR="00E77A19" w:rsidRPr="00237F07" w:rsidRDefault="00E77A19" w:rsidP="00E77A19">
      <w:pPr>
        <w:pStyle w:val="CommentText"/>
      </w:pPr>
      <w:r w:rsidRPr="00237F07">
        <w:rPr>
          <w:rStyle w:val="CommentReference"/>
          <w:lang w:val="en-GB"/>
        </w:rPr>
        <w:annotationRef/>
      </w:r>
      <w:r w:rsidRPr="00237F07">
        <w:t>Is this needed or is it left over from S-52.?</w:t>
      </w:r>
    </w:p>
  </w:comment>
  <w:comment w:id="3527" w:author="jonathan pritchard" w:date="2023-10-19T13:44:00Z" w:initials="jp">
    <w:p w14:paraId="1C052CBC" w14:textId="078FAFD3"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3530"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3540" w:author="jonathan pritchard" w:date="2024-02-06T15:58:00Z" w:initials="jp">
    <w:p w14:paraId="52E142D1" w14:textId="07528FB5" w:rsidR="00DB796E" w:rsidRPr="00237F07" w:rsidRDefault="00DB796E" w:rsidP="00DB796E">
      <w:pPr>
        <w:pStyle w:val="CommentText"/>
      </w:pPr>
      <w:r w:rsidRPr="00237F07">
        <w:rPr>
          <w:rStyle w:val="CommentReference"/>
          <w:lang w:val="en-GB"/>
        </w:rPr>
        <w:annotationRef/>
      </w:r>
      <w:r w:rsidRPr="00237F07">
        <w:t>I don’t believe this is true. The current view is there is no requirement for backward compatibility with Feature Catalogues. Between different revisions.</w:t>
      </w:r>
    </w:p>
  </w:comment>
  <w:comment w:id="3541" w:author="jonathan pritchard" w:date="2024-02-06T16:02:00Z" w:initials="jp">
    <w:p w14:paraId="587E984A" w14:textId="77777777" w:rsidR="00DB796E" w:rsidRPr="00237F07" w:rsidRDefault="00DB796E" w:rsidP="00DB796E">
      <w:pPr>
        <w:pStyle w:val="CommentText"/>
      </w:pPr>
      <w:r w:rsidRPr="00237F07">
        <w:rPr>
          <w:rStyle w:val="CommentReference"/>
          <w:lang w:val="en-GB"/>
        </w:rPr>
        <w:annotationRef/>
      </w:r>
      <w:r w:rsidRPr="00237F07">
        <w:t>See Github issue #4 (and its relations in S-164 and S-101 Github)</w:t>
      </w:r>
    </w:p>
  </w:comment>
  <w:comment w:id="3542" w:author="jonathan pritchard" w:date="2024-05-28T09:23:00Z" w:initials="jp">
    <w:p w14:paraId="43A6F41C" w14:textId="77777777" w:rsidR="00525920" w:rsidRPr="00237F07" w:rsidRDefault="00525920" w:rsidP="00525920">
      <w:pPr>
        <w:pStyle w:val="CommentText"/>
      </w:pPr>
      <w:r w:rsidRPr="00237F07">
        <w:rPr>
          <w:rStyle w:val="CommentReference"/>
          <w:lang w:val="en-GB"/>
        </w:rPr>
        <w:annotationRef/>
      </w:r>
      <w:r w:rsidRPr="00237F07">
        <w:t>TSM 2024 took this out.</w:t>
      </w:r>
    </w:p>
  </w:comment>
  <w:comment w:id="3543" w:author="jonathan pritchard" w:date="2024-05-20T16:44:00Z" w:initials="jp">
    <w:p w14:paraId="148176E1" w14:textId="3A93915D" w:rsidR="006C470D" w:rsidRPr="00237F07" w:rsidRDefault="006C470D" w:rsidP="006C470D">
      <w:pPr>
        <w:pStyle w:val="CommentText"/>
      </w:pPr>
      <w:r w:rsidRPr="00237F07">
        <w:rPr>
          <w:rStyle w:val="CommentReference"/>
          <w:lang w:val="en-GB"/>
        </w:rPr>
        <w:annotationRef/>
      </w:r>
      <w:r w:rsidRPr="00237F07">
        <w:t>TSM 2024</w:t>
      </w:r>
    </w:p>
  </w:comment>
  <w:comment w:id="3723" w:author="jonathan pritchard" w:date="2024-05-20T16:45:00Z" w:initials="jp">
    <w:p w14:paraId="2D0D16F5" w14:textId="77777777" w:rsidR="0043278E" w:rsidRPr="00237F07" w:rsidRDefault="006C470D" w:rsidP="0043278E">
      <w:pPr>
        <w:pStyle w:val="CommentText"/>
      </w:pPr>
      <w:r w:rsidRPr="00237F07">
        <w:rPr>
          <w:rStyle w:val="CommentReference"/>
          <w:lang w:val="en-GB"/>
        </w:rPr>
        <w:annotationRef/>
      </w:r>
      <w:r w:rsidR="0043278E" w:rsidRPr="00237F07">
        <w:t>Add when drafted. From TSM 2024 outputs.</w:t>
      </w:r>
    </w:p>
  </w:comment>
  <w:comment w:id="3789" w:author="jonathan pritchard" w:date="2024-02-06T16:01:00Z" w:initials="jp">
    <w:p w14:paraId="170CC6B2" w14:textId="3CB7891E" w:rsidR="00DB796E" w:rsidRPr="00237F07" w:rsidRDefault="00DB796E" w:rsidP="00DB796E">
      <w:pPr>
        <w:pStyle w:val="CommentText"/>
      </w:pPr>
      <w:r w:rsidRPr="00237F07">
        <w:rPr>
          <w:rStyle w:val="CommentReference"/>
          <w:lang w:val="en-GB"/>
        </w:rPr>
        <w:annotationRef/>
      </w:r>
      <w:r w:rsidRPr="00237F07">
        <w:t>I don’t think this is possible either. PC can’t be updated without re-releasing the feature catalogue (even if no changes have been made).</w:t>
      </w:r>
    </w:p>
  </w:comment>
  <w:comment w:id="3792" w:author="jonathan pritchard" w:date="2024-05-20T16:48:00Z" w:initials="jp">
    <w:p w14:paraId="59B2C658" w14:textId="77777777" w:rsidR="00525920" w:rsidRPr="00237F07" w:rsidRDefault="006C470D" w:rsidP="00525920">
      <w:pPr>
        <w:pStyle w:val="CommentText"/>
      </w:pPr>
      <w:r w:rsidRPr="00237F07">
        <w:rPr>
          <w:rStyle w:val="CommentReference"/>
          <w:lang w:val="en-GB"/>
        </w:rPr>
        <w:annotationRef/>
      </w:r>
      <w:r w:rsidR="00525920" w:rsidRPr="00237F07">
        <w:t>(JP) Not sure this is helpful and could be taken out.</w:t>
      </w:r>
    </w:p>
  </w:comment>
  <w:comment w:id="3814"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3818" w:author="jonathan pritchard" w:date="2024-05-20T16:07:00Z" w:initials="jp">
    <w:p w14:paraId="0EDC5382" w14:textId="77777777" w:rsidR="00675209" w:rsidRPr="00237F07" w:rsidRDefault="00675209" w:rsidP="00675209">
      <w:pPr>
        <w:pStyle w:val="CommentText"/>
      </w:pPr>
      <w:r w:rsidRPr="00237F07">
        <w:rPr>
          <w:rStyle w:val="CommentReference"/>
          <w:lang w:val="en-GB"/>
        </w:rPr>
        <w:annotationRef/>
      </w:r>
      <w:r w:rsidRPr="00237F07">
        <w:t>FR (15)</w:t>
      </w:r>
    </w:p>
  </w:comment>
  <w:comment w:id="3825" w:author="jonathan pritchard" w:date="2024-05-20T16:08:00Z" w:initials="jp">
    <w:p w14:paraId="03D540C1" w14:textId="77777777"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3830"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3831"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3832"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3833"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3842" w:author="jonathan pritchard" w:date="2024-02-06T11:00:00Z" w:initials="jp">
    <w:p w14:paraId="184B7A97" w14:textId="77777777" w:rsidR="00F87312" w:rsidRPr="00237F07" w:rsidRDefault="00F87312" w:rsidP="00F87312">
      <w:pPr>
        <w:pStyle w:val="CommentText"/>
      </w:pPr>
      <w:r w:rsidRPr="00237F07">
        <w:rPr>
          <w:rStyle w:val="CommentReference"/>
          <w:lang w:val="en-GB"/>
        </w:rPr>
        <w:annotationRef/>
      </w:r>
      <w:r w:rsidRPr="00237F07">
        <w:t>This needs to be agreed.</w:t>
      </w:r>
    </w:p>
  </w:comment>
  <w:comment w:id="3843"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3921" w:author="jonathan pritchard" w:date="2024-08-16T10:47:00Z" w:initials="jp">
    <w:p w14:paraId="5BC7F4AB" w14:textId="77777777"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3935" w:author="jonathan pritchard" w:date="2024-08-16T10:31:00Z" w:initials="jp">
    <w:p w14:paraId="7E180097" w14:textId="62B8076A" w:rsidR="00997CEC" w:rsidRPr="00237F07" w:rsidRDefault="00997CEC" w:rsidP="00997CEC">
      <w:pPr>
        <w:pStyle w:val="CommentText"/>
      </w:pPr>
      <w:r w:rsidRPr="00237F07">
        <w:rPr>
          <w:rStyle w:val="CommentReference"/>
          <w:lang w:val="en-GB"/>
        </w:rPr>
        <w:annotationRef/>
      </w:r>
      <w:r w:rsidRPr="00237F07">
        <w:t>All needed? S-52?</w:t>
      </w:r>
    </w:p>
  </w:comment>
  <w:comment w:id="3960" w:author="jonathan pritchard" w:date="2024-02-06T09:41:00Z" w:initials="jp">
    <w:p w14:paraId="73FF6062" w14:textId="4F6FFAD0" w:rsidR="00AF5D5D" w:rsidRPr="00237F07" w:rsidRDefault="00DF2F0B" w:rsidP="00AF5D5D">
      <w:pPr>
        <w:pStyle w:val="CommentText"/>
      </w:pPr>
      <w:r w:rsidRPr="00237F07">
        <w:rPr>
          <w:rStyle w:val="CommentReference"/>
          <w:lang w:val="en-GB"/>
        </w:rPr>
        <w:annotationRef/>
      </w:r>
      <w:r w:rsidR="00AF5D5D" w:rsidRPr="00237F07">
        <w:t>I believe this is a typo and should be non-HO data (i.e unofficial data)</w:t>
      </w:r>
    </w:p>
  </w:comment>
  <w:comment w:id="3967" w:author="jonathan pritchard" w:date="2024-08-16T10:48:00Z" w:initials="jp">
    <w:p w14:paraId="1B97F528" w14:textId="77777777" w:rsidR="00F73DEE" w:rsidRPr="00237F07" w:rsidRDefault="00F73DEE" w:rsidP="00F73DEE">
      <w:pPr>
        <w:pStyle w:val="CommentText"/>
      </w:pPr>
      <w:r w:rsidRPr="00237F07">
        <w:rPr>
          <w:rStyle w:val="CommentReference"/>
          <w:lang w:val="en-GB"/>
        </w:rPr>
        <w:annotationRef/>
      </w:r>
      <w:r w:rsidRPr="00237F07">
        <w:t>This is not for implementers.</w:t>
      </w:r>
    </w:p>
  </w:comment>
  <w:comment w:id="3970"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3997" w:author="jonathan pritchard" w:date="2024-08-14T08:24:00Z" w:initials="jp">
    <w:p w14:paraId="3184F82C" w14:textId="77777777" w:rsidR="00F26CEE" w:rsidRPr="00237F07" w:rsidRDefault="00F26CEE" w:rsidP="00F26CEE">
      <w:pPr>
        <w:pStyle w:val="CommentText"/>
      </w:pPr>
      <w:r w:rsidRPr="00237F07">
        <w:rPr>
          <w:rStyle w:val="CommentReference"/>
          <w:lang w:val="en-GB"/>
        </w:rPr>
        <w:annotationRef/>
      </w:r>
      <w:r w:rsidRPr="00237F07">
        <w:t>x-ref with S-52</w:t>
      </w:r>
    </w:p>
  </w:comment>
  <w:comment w:id="4015" w:author="jonathan pritchard" w:date="2024-02-06T16:06:00Z" w:initials="jp">
    <w:p w14:paraId="7AD88842" w14:textId="72374F5E" w:rsidR="00336DAA" w:rsidRPr="00237F07" w:rsidRDefault="00336DAA" w:rsidP="00336DAA">
      <w:pPr>
        <w:pStyle w:val="CommentText"/>
      </w:pPr>
      <w:r w:rsidRPr="00237F07">
        <w:rPr>
          <w:rStyle w:val="CommentReference"/>
          <w:lang w:val="en-GB"/>
        </w:rPr>
        <w:annotationRef/>
      </w:r>
      <w:r w:rsidRPr="00237F07">
        <w:t>GML updates may have no update number in the file name</w:t>
      </w:r>
    </w:p>
  </w:comment>
  <w:comment w:id="4016" w:author="jonathan pritchard" w:date="2024-02-12T17:03:00Z" w:initials="jp">
    <w:p w14:paraId="01D694E0" w14:textId="77777777" w:rsidR="00477596" w:rsidRPr="00237F07" w:rsidRDefault="00477596" w:rsidP="00477596">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4043" w:author="jonathan pritchard" w:date="2024-01-15T14:59:00Z" w:initials="jp">
    <w:p w14:paraId="0CB20A50" w14:textId="22016EC1" w:rsidR="00B716E1" w:rsidRPr="00237F07" w:rsidRDefault="00B716E1" w:rsidP="00B716E1">
      <w:pPr>
        <w:pStyle w:val="CommentText"/>
      </w:pPr>
      <w:r w:rsidRPr="00237F07">
        <w:rPr>
          <w:rStyle w:val="CommentReference"/>
          <w:lang w:val="en-GB"/>
        </w:rPr>
        <w:annotationRef/>
      </w:r>
      <w:r w:rsidRPr="00237F07">
        <w:t>all</w:t>
      </w:r>
    </w:p>
  </w:comment>
  <w:comment w:id="4036" w:author="jonathan pritchard" w:date="2024-02-05T12:20:00Z" w:initials="jp">
    <w:p w14:paraId="658AA7FC" w14:textId="77777777" w:rsidR="0093733F" w:rsidRPr="00237F07" w:rsidRDefault="0093733F" w:rsidP="0093733F">
      <w:pPr>
        <w:pStyle w:val="CommentText"/>
      </w:pPr>
      <w:r w:rsidRPr="00237F07">
        <w:rPr>
          <w:rStyle w:val="CommentReference"/>
          <w:lang w:val="en-GB"/>
        </w:rPr>
        <w:annotationRef/>
      </w:r>
      <w:r w:rsidRPr="00237F07">
        <w:t>Must be updated. All datasets and supprot files have digtial signatures.</w:t>
      </w:r>
    </w:p>
  </w:comment>
  <w:comment w:id="4096" w:author="jonathan pritchard" w:date="2024-01-15T14:59:00Z" w:initials="jp">
    <w:p w14:paraId="7C8CDDCD" w14:textId="77777777" w:rsidR="00742D83" w:rsidRPr="00237F07" w:rsidRDefault="00742D83" w:rsidP="00742D83">
      <w:pPr>
        <w:pStyle w:val="CommentText"/>
      </w:pPr>
      <w:r w:rsidRPr="00237F07">
        <w:rPr>
          <w:rStyle w:val="CommentReference"/>
          <w:lang w:val="en-GB"/>
        </w:rPr>
        <w:annotationRef/>
      </w:r>
      <w:r w:rsidRPr="00237F07">
        <w:t>all</w:t>
      </w:r>
    </w:p>
  </w:comment>
  <w:comment w:id="4122"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4158" w:author="jonathan pritchard" w:date="2024-07-17T14:06:00Z" w:initials="jp">
    <w:p w14:paraId="5C2A20EC" w14:textId="77777777" w:rsidR="00B345CE" w:rsidRPr="00237F07" w:rsidRDefault="00B345CE" w:rsidP="00B345CE">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4159" w:author="jonathan pritchard" w:date="2024-07-17T14:07:00Z" w:initials="jp">
    <w:p w14:paraId="6DE3A06D" w14:textId="77777777" w:rsidR="00B345CE" w:rsidRPr="00237F07" w:rsidRDefault="00B345CE" w:rsidP="00B345CE">
      <w:pPr>
        <w:pStyle w:val="CommentText"/>
      </w:pPr>
      <w:r w:rsidRPr="00237F07">
        <w:rPr>
          <w:rStyle w:val="CommentReference"/>
          <w:lang w:val="en-GB"/>
        </w:rPr>
        <w:annotationRef/>
      </w:r>
      <w:r w:rsidRPr="00237F07">
        <w:t>This is also talking about features, not datasets. So should be clarified.</w:t>
      </w:r>
    </w:p>
  </w:comment>
  <w:comment w:id="4173" w:author="jonathan pritchard" w:date="2024-07-17T14:06:00Z" w:initials="jp">
    <w:p w14:paraId="6B625A62" w14:textId="77777777"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4174"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4186"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4187"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4188"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4221"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4233" w:author="jonathan pritchard" w:date="2023-12-06T14:56:00Z" w:initials="jp">
    <w:p w14:paraId="4BBA3229" w14:textId="11C7EB80" w:rsidR="00EC6DA6" w:rsidRPr="00237F07" w:rsidRDefault="00EC6DA6" w:rsidP="000C2F8F">
      <w:pPr>
        <w:pStyle w:val="CommentText"/>
      </w:pPr>
      <w:r w:rsidRPr="00237F07">
        <w:rPr>
          <w:rStyle w:val="CommentReference"/>
          <w:lang w:val="en-GB"/>
        </w:rPr>
        <w:annotationRef/>
      </w:r>
      <w:r w:rsidRPr="00237F07">
        <w:t>Github #20</w:t>
      </w:r>
    </w:p>
  </w:comment>
  <w:comment w:id="4244"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4245"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4257" w:author="jonathan pritchard" w:date="2024-05-21T09:43:00Z" w:initials="jp">
    <w:p w14:paraId="1DFC2273" w14:textId="77777777"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4296"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4297"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4466"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4474"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4478"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4483"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4569" w:author="jonathan pritchard" w:date="2024-05-20T16:15:00Z" w:initials="jp">
    <w:p w14:paraId="57CB7582" w14:textId="5A35D250" w:rsidR="00CE36C4" w:rsidRPr="00237F07" w:rsidRDefault="00CE36C4" w:rsidP="00CE36C4">
      <w:pPr>
        <w:pStyle w:val="CommentText"/>
      </w:pPr>
      <w:r w:rsidRPr="00237F07">
        <w:rPr>
          <w:rStyle w:val="CommentReference"/>
          <w:lang w:val="en-GB"/>
        </w:rPr>
        <w:annotationRef/>
      </w:r>
      <w:r w:rsidRPr="00237F07">
        <w:t>FR (18). Needs explanation. For the purposes of the Update Status report s-104/S-111 and S-102 are ENPs?</w:t>
      </w:r>
    </w:p>
  </w:comment>
  <w:comment w:id="4604" w:author="jonathan pritchard" w:date="2024-05-20T16:19:00Z" w:initials="jp">
    <w:p w14:paraId="3C9BBE01" w14:textId="77777777"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4619" w:author="jonathan pritchard" w:date="2024-05-20T15:47:00Z" w:initials="jp">
    <w:p w14:paraId="16B04D00" w14:textId="2689C457" w:rsidR="00F42EC6" w:rsidRPr="00237F07" w:rsidRDefault="00F42EC6" w:rsidP="00F42EC6">
      <w:pPr>
        <w:pStyle w:val="CommentText"/>
      </w:pPr>
      <w:r w:rsidRPr="00237F07">
        <w:rPr>
          <w:rStyle w:val="CommentReference"/>
          <w:lang w:val="en-GB"/>
        </w:rPr>
        <w:annotationRef/>
      </w:r>
      <w:r w:rsidRPr="00237F07">
        <w:t>UKHO  (6)</w:t>
      </w:r>
    </w:p>
  </w:comment>
  <w:comment w:id="4657" w:author="jonathan pritchard" w:date="2024-05-29T06:10:00Z" w:initials="jp">
    <w:p w14:paraId="41AB384F" w14:textId="77777777" w:rsidR="00EF57B5" w:rsidRPr="00237F07" w:rsidRDefault="00EF57B5" w:rsidP="00EF57B5">
      <w:pPr>
        <w:pStyle w:val="CommentText"/>
      </w:pPr>
      <w:r w:rsidRPr="00237F07">
        <w:rPr>
          <w:rStyle w:val="CommentReference"/>
          <w:lang w:val="en-GB"/>
        </w:rPr>
        <w:annotationRef/>
      </w:r>
      <w:r w:rsidRPr="00237F07">
        <w:t>This is mandatory</w:t>
      </w:r>
    </w:p>
  </w:comment>
  <w:comment w:id="4659" w:author="jonathan pritchard" w:date="2024-05-21T10:42:00Z" w:initials="jp">
    <w:p w14:paraId="609C0038" w14:textId="77777777" w:rsidR="00EF57B5" w:rsidRPr="00237F07" w:rsidRDefault="00EF57B5" w:rsidP="00EF57B5">
      <w:pPr>
        <w:pStyle w:val="CommentText"/>
      </w:pPr>
      <w:r w:rsidRPr="00237F07">
        <w:rPr>
          <w:rStyle w:val="CommentReference"/>
          <w:lang w:val="en-GB"/>
        </w:rPr>
        <w:annotationRef/>
      </w:r>
      <w:r w:rsidRPr="00237F07">
        <w:t>SM (104)</w:t>
      </w:r>
    </w:p>
  </w:comment>
  <w:comment w:id="4661" w:author="jonathan pritchard" w:date="2024-05-21T10:43:00Z" w:initials="jp">
    <w:p w14:paraId="2313395D" w14:textId="77777777" w:rsidR="00EF57B5" w:rsidRPr="00237F07" w:rsidRDefault="00EF57B5" w:rsidP="00EF57B5">
      <w:pPr>
        <w:pStyle w:val="CommentText"/>
      </w:pPr>
      <w:r w:rsidRPr="00237F07">
        <w:rPr>
          <w:rStyle w:val="CommentReference"/>
          <w:lang w:val="en-GB"/>
        </w:rPr>
        <w:annotationRef/>
      </w:r>
      <w:r w:rsidRPr="00237F07">
        <w:t>SM (105)</w:t>
      </w:r>
    </w:p>
  </w:comment>
  <w:comment w:id="4673" w:author="jonathan pritchard" w:date="2024-05-20T17:23:00Z" w:initials="jp">
    <w:p w14:paraId="2F81655C" w14:textId="77777777" w:rsidR="00B840E1" w:rsidRPr="00237F07" w:rsidRDefault="00B840E1" w:rsidP="00B840E1">
      <w:pPr>
        <w:pStyle w:val="CommentText"/>
      </w:pPr>
      <w:r w:rsidRPr="00237F07">
        <w:rPr>
          <w:rStyle w:val="CommentReference"/>
          <w:lang w:val="en-GB"/>
        </w:rPr>
        <w:annotationRef/>
      </w:r>
      <w:r w:rsidRPr="00237F07">
        <w:t>Proposed by DE (51)</w:t>
      </w:r>
    </w:p>
  </w:comment>
  <w:comment w:id="4690" w:author="jonathan pritchard" w:date="2024-05-20T16:18:00Z" w:initials="jp">
    <w:p w14:paraId="598A3C24" w14:textId="77ECABFA" w:rsidR="00CE36C4" w:rsidRPr="00237F07" w:rsidRDefault="00CE36C4" w:rsidP="00CE36C4">
      <w:pPr>
        <w:pStyle w:val="CommentText"/>
      </w:pPr>
      <w:r w:rsidRPr="00237F07">
        <w:rPr>
          <w:rStyle w:val="CommentReference"/>
          <w:lang w:val="en-GB"/>
        </w:rPr>
        <w:annotationRef/>
      </w:r>
      <w:r w:rsidRPr="00237F07">
        <w:t>Proposal FR (22)</w:t>
      </w:r>
    </w:p>
  </w:comment>
  <w:comment w:id="4712" w:author="jonathan pritchard" w:date="2024-05-20T16:52:00Z" w:initials="jp">
    <w:p w14:paraId="195ECBD3" w14:textId="77777777"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4713"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4725"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4726"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4760" w:author="jonathan pritchard" w:date="2024-05-21T13:16:00Z" w:initials="jp">
    <w:p w14:paraId="3F5C4138" w14:textId="77777777" w:rsidR="00297DA6" w:rsidRPr="00237F07" w:rsidRDefault="00297DA6" w:rsidP="00297DA6">
      <w:pPr>
        <w:pStyle w:val="CommentText"/>
      </w:pPr>
      <w:r w:rsidRPr="00237F07">
        <w:rPr>
          <w:rStyle w:val="CommentReference"/>
          <w:lang w:val="en-GB"/>
        </w:rPr>
        <w:annotationRef/>
      </w:r>
      <w:r w:rsidRPr="00237F07">
        <w:t>Needs clarification re: SM (150)</w:t>
      </w:r>
    </w:p>
  </w:comment>
  <w:comment w:id="4764" w:author="jonathan pritchard" w:date="2024-05-21T13:18:00Z" w:initials="jp">
    <w:p w14:paraId="40C99013" w14:textId="77777777" w:rsidR="00297DA6" w:rsidRPr="00237F07" w:rsidRDefault="00297DA6" w:rsidP="00297DA6">
      <w:pPr>
        <w:pStyle w:val="CommentText"/>
      </w:pPr>
      <w:r w:rsidRPr="00237F07">
        <w:rPr>
          <w:rStyle w:val="CommentReference"/>
          <w:lang w:val="en-GB"/>
        </w:rPr>
        <w:annotationRef/>
      </w:r>
      <w:r w:rsidRPr="00237F07">
        <w:t>SM (151)</w:t>
      </w:r>
    </w:p>
  </w:comment>
  <w:comment w:id="4805" w:author="jonathan pritchard" w:date="2024-05-29T03:40:00Z" w:initials="jp">
    <w:p w14:paraId="306B8E6A" w14:textId="77777777" w:rsidR="00B15F52" w:rsidRPr="00237F07" w:rsidRDefault="00B15F52" w:rsidP="00B15F52">
      <w:pPr>
        <w:pStyle w:val="CommentText"/>
      </w:pPr>
      <w:r w:rsidRPr="00237F07">
        <w:rPr>
          <w:rStyle w:val="CommentReference"/>
          <w:lang w:val="en-GB"/>
        </w:rPr>
        <w:annotationRef/>
      </w:r>
      <w:r w:rsidRPr="00237F07">
        <w:t>Review with S-101PT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7128899" w15:done="0"/>
  <w15:commentEx w15:paraId="5CF5A1DA" w15:done="0"/>
  <w15:commentEx w15:paraId="4694BB93" w15:done="0"/>
  <w15:commentEx w15:paraId="5F58018F" w15:paraIdParent="4694BB93" w15:done="0"/>
  <w15:commentEx w15:paraId="521EDBBA" w15:done="0"/>
  <w15:commentEx w15:paraId="0B6AFE6A" w15:done="0"/>
  <w15:commentEx w15:paraId="7C95A5F6" w15:paraIdParent="0B6AFE6A" w15:done="0"/>
  <w15:commentEx w15:paraId="0CD6FDA4" w15:done="0"/>
  <w15:commentEx w15:paraId="4553B01E" w15:paraIdParent="0CD6FDA4" w15:done="0"/>
  <w15:commentEx w15:paraId="01AF08B6" w15:done="0"/>
  <w15:commentEx w15:paraId="4D6B4BAC" w15:done="0"/>
  <w15:commentEx w15:paraId="36AE0512" w15:paraIdParent="4D6B4BAC" w15:done="0"/>
  <w15:commentEx w15:paraId="5DB9D9F3" w15:done="0"/>
  <w15:commentEx w15:paraId="44921920"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50CE2819" w15:done="0"/>
  <w15:commentEx w15:paraId="171D6FA0" w15:done="0"/>
  <w15:commentEx w15:paraId="74C2FAA0" w15:paraIdParent="171D6FA0" w15:done="0"/>
  <w15:commentEx w15:paraId="318038E2" w15:done="0"/>
  <w15:commentEx w15:paraId="54136364" w15:done="0"/>
  <w15:commentEx w15:paraId="52662F4C" w15:done="0"/>
  <w15:commentEx w15:paraId="5339D48D" w15:paraIdParent="52662F4C" w15:done="0"/>
  <w15:commentEx w15:paraId="339E030E" w15:done="0"/>
  <w15:commentEx w15:paraId="4CD416B3" w15:done="0"/>
  <w15:commentEx w15:paraId="577EAC83" w15:done="0"/>
  <w15:commentEx w15:paraId="5C14B889" w15:done="0"/>
  <w15:commentEx w15:paraId="54AB3143" w15:paraIdParent="5C14B889" w15:done="0"/>
  <w15:commentEx w15:paraId="66D94CB9" w15:done="0"/>
  <w15:commentEx w15:paraId="78583318" w15:done="0"/>
  <w15:commentEx w15:paraId="188230A6" w15:done="0"/>
  <w15:commentEx w15:paraId="31A3AAB7" w15:paraIdParent="188230A6" w15:done="0"/>
  <w15:commentEx w15:paraId="3C011358" w15:done="0"/>
  <w15:commentEx w15:paraId="79081222" w15:paraIdParent="3C011358" w15:done="0"/>
  <w15:commentEx w15:paraId="1D687790" w15:done="0"/>
  <w15:commentEx w15:paraId="7F905E8E" w15:done="0"/>
  <w15:commentEx w15:paraId="31D8B87F" w15:done="0"/>
  <w15:commentEx w15:paraId="1FA1BCDD" w15:paraIdParent="31D8B87F" w15:done="0"/>
  <w15:commentEx w15:paraId="553D9775" w15:done="0"/>
  <w15:commentEx w15:paraId="16B8E680" w15:done="0"/>
  <w15:commentEx w15:paraId="28FC5D5E" w15:paraIdParent="16B8E680" w15:done="0"/>
  <w15:commentEx w15:paraId="5CCD8EA9" w15:done="0"/>
  <w15:commentEx w15:paraId="760A0DFC" w15:done="0"/>
  <w15:commentEx w15:paraId="23F1FC73" w15:done="0"/>
  <w15:commentEx w15:paraId="7F20B5A8" w15:done="0"/>
  <w15:commentEx w15:paraId="4E0175B6" w15:paraIdParent="7F20B5A8" w15:done="0"/>
  <w15:commentEx w15:paraId="00075996" w15:done="0"/>
  <w15:commentEx w15:paraId="4975E10A" w15:done="0"/>
  <w15:commentEx w15:paraId="5889FFA3" w15:paraIdParent="4975E10A" w15:done="0"/>
  <w15:commentEx w15:paraId="189D1D53" w15:done="0"/>
  <w15:commentEx w15:paraId="4B43DC96" w15:done="0"/>
  <w15:commentEx w15:paraId="3D9A09E4" w15:paraIdParent="4B43DC96" w15:done="0"/>
  <w15:commentEx w15:paraId="2B28575D" w15:done="0"/>
  <w15:commentEx w15:paraId="117D0F0B" w15:done="0"/>
  <w15:commentEx w15:paraId="1BF4AA28" w15:done="0"/>
  <w15:commentEx w15:paraId="0453408B" w15:done="0"/>
  <w15:commentEx w15:paraId="141BB2C5" w15:done="0"/>
  <w15:commentEx w15:paraId="02C0A8D7" w15:paraIdParent="141BB2C5" w15:done="0"/>
  <w15:commentEx w15:paraId="562B6D0F" w15:done="0"/>
  <w15:commentEx w15:paraId="1608DF10" w15:done="0"/>
  <w15:commentEx w15:paraId="2FBA0414" w15:done="0"/>
  <w15:commentEx w15:paraId="7DE4A211" w15:done="0"/>
  <w15:commentEx w15:paraId="65B8D0BC" w15:done="0"/>
  <w15:commentEx w15:paraId="60B68D87"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764AE100" w15:done="0"/>
  <w15:commentEx w15:paraId="62B38BDA" w15:paraIdParent="764AE100" w15:done="0"/>
  <w15:commentEx w15:paraId="130E2B94" w15:done="0"/>
  <w15:commentEx w15:paraId="28FA0E20" w15:paraIdParent="130E2B94" w15:done="0"/>
  <w15:commentEx w15:paraId="3DB2E8BF" w15:done="0"/>
  <w15:commentEx w15:paraId="7E029EEB" w15:done="0"/>
  <w15:commentEx w15:paraId="60E030E6" w15:done="0"/>
  <w15:commentEx w15:paraId="0B16AE49" w15:done="0"/>
  <w15:commentEx w15:paraId="7C8ED061" w15:done="0"/>
  <w15:commentEx w15:paraId="19846B59" w15:done="0"/>
  <w15:commentEx w15:paraId="559D3EAA" w15:paraIdParent="19846B59" w15:done="0"/>
  <w15:commentEx w15:paraId="6CFA932A" w15:done="0"/>
  <w15:commentEx w15:paraId="524FE8D9" w15:done="0"/>
  <w15:commentEx w15:paraId="78C83BC3" w15:done="0"/>
  <w15:commentEx w15:paraId="74FBBECD" w15:done="0"/>
  <w15:commentEx w15:paraId="38E15916" w15:done="0"/>
  <w15:commentEx w15:paraId="69F5246D" w15:done="0"/>
  <w15:commentEx w15:paraId="5BB5F583" w15:done="0"/>
  <w15:commentEx w15:paraId="6848C7C0" w15:done="0"/>
  <w15:commentEx w15:paraId="53A3905D" w15:done="0"/>
  <w15:commentEx w15:paraId="53B84D7E" w15:done="0"/>
  <w15:commentEx w15:paraId="456BB066" w15:done="0"/>
  <w15:commentEx w15:paraId="5F613184" w15:done="0"/>
  <w15:commentEx w15:paraId="086694B9" w15:done="0"/>
  <w15:commentEx w15:paraId="504CBE18" w15:paraIdParent="086694B9" w15:done="0"/>
  <w15:commentEx w15:paraId="60A781F6" w15:done="0"/>
  <w15:commentEx w15:paraId="15D1A0EB" w15:done="0"/>
  <w15:commentEx w15:paraId="1824E577" w15:done="0"/>
  <w15:commentEx w15:paraId="4CB663F1" w15:done="0"/>
  <w15:commentEx w15:paraId="437AB005" w15:paraIdParent="4CB663F1" w15:done="0"/>
  <w15:commentEx w15:paraId="3F56495E" w15:done="0"/>
  <w15:commentEx w15:paraId="5EBBA0FE" w15:done="0"/>
  <w15:commentEx w15:paraId="43692957" w15:done="0"/>
  <w15:commentEx w15:paraId="5C6959BB" w15:paraIdParent="43692957" w15:done="0"/>
  <w15:commentEx w15:paraId="39EC3DCA" w15:done="0"/>
  <w15:commentEx w15:paraId="1C521441" w15:paraIdParent="39EC3DCA" w15:done="0"/>
  <w15:commentEx w15:paraId="3880A2E6" w15:done="0"/>
  <w15:commentEx w15:paraId="2B282B97" w15:done="0"/>
  <w15:commentEx w15:paraId="1C9BDA49" w15:done="0"/>
  <w15:commentEx w15:paraId="5B139893" w15:done="0"/>
  <w15:commentEx w15:paraId="42FBEE07" w15:done="0"/>
  <w15:commentEx w15:paraId="53E66F64" w15:done="0"/>
  <w15:commentEx w15:paraId="092CF6A6" w15:paraIdParent="53E66F64" w15:done="0"/>
  <w15:commentEx w15:paraId="6D321498" w15:done="0"/>
  <w15:commentEx w15:paraId="06F9BC78" w15:paraIdParent="6D321498" w15:done="0"/>
  <w15:commentEx w15:paraId="5EF51806" w15:done="0"/>
  <w15:commentEx w15:paraId="4925CF12" w15:done="0"/>
  <w15:commentEx w15:paraId="21BE9E74" w15:done="0"/>
  <w15:commentEx w15:paraId="3801A2B0" w15:paraIdParent="21BE9E74" w15:done="0"/>
  <w15:commentEx w15:paraId="0A2AB18E" w15:paraIdParent="21BE9E74" w15:done="0"/>
  <w15:commentEx w15:paraId="2607D951" w15:done="0"/>
  <w15:commentEx w15:paraId="4225EEE2" w15:done="0"/>
  <w15:commentEx w15:paraId="1C029B32" w15:done="0"/>
  <w15:commentEx w15:paraId="793DC4F5" w15:done="0"/>
  <w15:commentEx w15:paraId="4F879453" w15:done="0"/>
  <w15:commentEx w15:paraId="52B75BF6" w15:done="0"/>
  <w15:commentEx w15:paraId="2E514710" w15:done="0"/>
  <w15:commentEx w15:paraId="5A5B08B0" w15:paraIdParent="2E514710" w15:done="0"/>
  <w15:commentEx w15:paraId="6636145C" w15:done="0"/>
  <w15:commentEx w15:paraId="06A3C2F0" w15:done="0"/>
  <w15:commentEx w15:paraId="58862131" w15:done="0"/>
  <w15:commentEx w15:paraId="0A5FCC17" w15:paraIdParent="58862131" w15:done="0"/>
  <w15:commentEx w15:paraId="3B8189D0" w15:paraIdParent="58862131" w15:done="0"/>
  <w15:commentEx w15:paraId="40B29073" w15:done="0"/>
  <w15:commentEx w15:paraId="1680224D" w15:paraIdParent="40B29073" w15:done="0"/>
  <w15:commentEx w15:paraId="4E0DBD33" w15:done="0"/>
  <w15:commentEx w15:paraId="016314B3" w15:done="0"/>
  <w15:commentEx w15:paraId="6445FE94" w15:done="0"/>
  <w15:commentEx w15:paraId="6C61EA7A" w15:done="0"/>
  <w15:commentEx w15:paraId="22CECD1A" w15:paraIdParent="6C61EA7A" w15:done="0"/>
  <w15:commentEx w15:paraId="021AF07A" w15:done="0"/>
  <w15:commentEx w15:paraId="670EB2D6" w15:done="0"/>
  <w15:commentEx w15:paraId="4A6D1FB7" w15:paraIdParent="670EB2D6" w15:done="0"/>
  <w15:commentEx w15:paraId="063CAD8B" w15:done="0"/>
  <w15:commentEx w15:paraId="44665C15" w15:done="0"/>
  <w15:commentEx w15:paraId="25E77C8E" w15:paraIdParent="44665C15" w15:done="0"/>
  <w15:commentEx w15:paraId="3CA20EC8" w15:done="0"/>
  <w15:commentEx w15:paraId="301DD52A" w15:done="0"/>
  <w15:commentEx w15:paraId="0387832E" w15:done="0"/>
  <w15:commentEx w15:paraId="49C124C8" w15:done="0"/>
  <w15:commentEx w15:paraId="2E5986CD" w15:paraIdParent="49C124C8" w15:done="0"/>
  <w15:commentEx w15:paraId="08B198D8" w15:paraIdParent="49C124C8" w15:done="0"/>
  <w15:commentEx w15:paraId="117F046B" w15:paraIdParent="49C124C8" w15:done="0"/>
  <w15:commentEx w15:paraId="1863CEA7" w15:done="0"/>
  <w15:commentEx w15:paraId="053C7116" w15:done="0"/>
  <w15:commentEx w15:paraId="5F5178E0" w15:done="0"/>
  <w15:commentEx w15:paraId="4FFE13F4" w15:paraIdParent="5F5178E0"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4DB2E99A" w15:paraIdParent="6AA6850A" w15:done="0"/>
  <w15:commentEx w15:paraId="0D37C0ED" w15:paraIdParent="6AA6850A" w15:done="0"/>
  <w15:commentEx w15:paraId="717B373E" w15:done="0"/>
  <w15:commentEx w15:paraId="5C9869C1" w15:paraIdParent="717B373E" w15:done="0"/>
  <w15:commentEx w15:paraId="3AF11DC3" w15:paraIdParent="717B373E" w15:done="0"/>
  <w15:commentEx w15:paraId="1C260398" w15:done="0"/>
  <w15:commentEx w15:paraId="062A6CE7" w15:done="0"/>
  <w15:commentEx w15:paraId="0E430D82" w15:done="0"/>
  <w15:commentEx w15:paraId="0A5695F3" w15:done="0"/>
  <w15:commentEx w15:paraId="7957109B" w15:paraIdParent="0A5695F3" w15:done="0"/>
  <w15:commentEx w15:paraId="7E10E303" w15:done="0"/>
  <w15:commentEx w15:paraId="0DD1E8DF" w15:done="0"/>
  <w15:commentEx w15:paraId="0988DB42" w15:done="0"/>
  <w15:commentEx w15:paraId="2E2AEC7D" w15:done="0"/>
  <w15:commentEx w15:paraId="1092C9A2" w15:done="0"/>
  <w15:commentEx w15:paraId="6FD3A251" w15:paraIdParent="1092C9A2" w15:done="0"/>
  <w15:commentEx w15:paraId="6A3FDB25" w15:done="0"/>
  <w15:commentEx w15:paraId="3543D777" w15:done="0"/>
  <w15:commentEx w15:paraId="7BD01E0D" w15:done="0"/>
  <w15:commentEx w15:paraId="294E9506" w15:done="0"/>
  <w15:commentEx w15:paraId="35F2B0DD" w15:done="0"/>
  <w15:commentEx w15:paraId="25C96FF2" w15:done="0"/>
  <w15:commentEx w15:paraId="25B6ED92" w15:done="0"/>
  <w15:commentEx w15:paraId="480D9A16" w15:done="0"/>
  <w15:commentEx w15:paraId="362DEA75" w15:paraIdParent="480D9A16" w15:done="0"/>
  <w15:commentEx w15:paraId="3CCF4CEB" w15:done="0"/>
  <w15:commentEx w15:paraId="4D612072" w15:done="0"/>
  <w15:commentEx w15:paraId="69662231" w15:done="0"/>
  <w15:commentEx w15:paraId="308A6EC8" w15:done="0"/>
  <w15:commentEx w15:paraId="7E46DAFD" w15:done="0"/>
  <w15:commentEx w15:paraId="2442FCB1" w15:done="0"/>
  <w15:commentEx w15:paraId="7FA173F0" w15:done="0"/>
  <w15:commentEx w15:paraId="23FBF1AC" w15:done="0"/>
  <w15:commentEx w15:paraId="3E9ED9A4" w15:done="0"/>
  <w15:commentEx w15:paraId="3E3265F0"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162C8FE7" w15:done="0"/>
  <w15:commentEx w15:paraId="4793478B" w15:done="0"/>
  <w15:commentEx w15:paraId="20FCB899" w15:done="0"/>
  <w15:commentEx w15:paraId="1C052CBC" w15:done="0"/>
  <w15:commentEx w15:paraId="4E1A6455"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3622A93E" w15:paraIdParent="184B7A97" w15:done="0"/>
  <w15:commentEx w15:paraId="5BC7F4AB" w15:done="0"/>
  <w15:commentEx w15:paraId="7E180097" w15:done="0"/>
  <w15:commentEx w15:paraId="73FF6062" w15:done="0"/>
  <w15:commentEx w15:paraId="1B97F528" w15:done="0"/>
  <w15:commentEx w15:paraId="5F2B3C7A" w15:done="0"/>
  <w15:commentEx w15:paraId="3184F82C" w15:done="0"/>
  <w15:commentEx w15:paraId="7AD88842" w15:done="0"/>
  <w15:commentEx w15:paraId="01D694E0" w15:paraIdParent="7AD88842" w15:done="0"/>
  <w15:commentEx w15:paraId="0CB20A50" w15:done="0"/>
  <w15:commentEx w15:paraId="658AA7FC" w15:done="0"/>
  <w15:commentEx w15:paraId="7C8CDDCD" w15:done="0"/>
  <w15:commentEx w15:paraId="385B7460" w15:done="0"/>
  <w15:commentEx w15:paraId="5C2A20EC" w15:done="0"/>
  <w15:commentEx w15:paraId="6DE3A06D" w15:paraIdParent="5C2A20EC"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BBA3229" w15:done="0"/>
  <w15:commentEx w15:paraId="0A284255" w15:done="0"/>
  <w15:commentEx w15:paraId="17378BE1"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41AB384F" w15:done="0"/>
  <w15:commentEx w15:paraId="609C0038" w15:done="0"/>
  <w15:commentEx w15:paraId="2313395D"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166401" w16cex:dateUtc="2024-05-28T07:03:00Z"/>
  <w16cex:commentExtensible w16cex:durableId="37F5B1DE" w16cex:dateUtc="2024-08-15T07:15:00Z"/>
  <w16cex:commentExtensible w16cex:durableId="3BEEDFF2" w16cex:dateUtc="2024-07-17T07:15:00Z"/>
  <w16cex:commentExtensible w16cex:durableId="3509D709" w16cex:dateUtc="2024-07-18T11:38:00Z"/>
  <w16cex:commentExtensible w16cex:durableId="05A707E9" w16cex:dateUtc="2024-07-17T14:31: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18064405" w16cex:dateUtc="2024-05-21T12:00:00Z"/>
  <w16cex:commentExtensible w16cex:durableId="50F491AE" w16cex:dateUtc="2024-07-17T07:20:00Z"/>
  <w16cex:commentExtensible w16cex:durableId="24283852" w16cex:dateUtc="2024-08-14T15:09:00Z"/>
  <w16cex:commentExtensible w16cex:durableId="65FB1ABE" w16cex:dateUtc="2024-07-17T15:22:00Z"/>
  <w16cex:commentExtensible w16cex:durableId="536BA6F5" w16cex:dateUtc="2023-10-20T09:07: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4DD07C60" w16cex:dateUtc="2024-08-15T07:32:00Z"/>
  <w16cex:commentExtensible w16cex:durableId="6B9385D2" w16cex:dateUtc="2024-07-18T14:43:00Z"/>
  <w16cex:commentExtensible w16cex:durableId="19503F6E" w16cex:dateUtc="2024-08-15T07:31:00Z"/>
  <w16cex:commentExtensible w16cex:durableId="57E0DE57" w16cex:dateUtc="2024-08-15T08:18:00Z"/>
  <w16cex:commentExtensible w16cex:durableId="7D33802F" w16cex:dateUtc="2024-08-15T08:28:00Z"/>
  <w16cex:commentExtensible w16cex:durableId="1578F81A" w16cex:dateUtc="2024-01-17T15:33:00Z"/>
  <w16cex:commentExtensible w16cex:durableId="60BDE154" w16cex:dateUtc="2024-06-13T12:35:00Z"/>
  <w16cex:commentExtensible w16cex:durableId="09043AC8" w16cex:dateUtc="2024-05-29T00:42:00Z"/>
  <w16cex:commentExtensible w16cex:durableId="6AE98C96" w16cex:dateUtc="2024-05-29T00:46:00Z"/>
  <w16cex:commentExtensible w16cex:durableId="7E4B6A6D" w16cex:dateUtc="2023-12-06T15:10:00Z"/>
  <w16cex:commentExtensible w16cex:durableId="6BDC9398" w16cex:dateUtc="2023-10-20T14:10:00Z"/>
  <w16cex:commentExtensible w16cex:durableId="7FA69609" w16cex:dateUtc="2024-07-23T15:04: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1F5D046C" w16cex:dateUtc="2024-06-19T09:50: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2DA4DF4D" w16cex:dateUtc="2024-07-30T05:28:00Z"/>
  <w16cex:commentExtensible w16cex:durableId="2ADD4905" w16cex:dateUtc="2023-10-19T12:27:00Z"/>
  <w16cex:commentExtensible w16cex:durableId="5B724850" w16cex:dateUtc="2024-07-31T10:51:00Z"/>
  <w16cex:commentExtensible w16cex:durableId="7B5FD78F" w16cex:dateUtc="2023-10-19T12:35:00Z"/>
  <w16cex:commentExtensible w16cex:durableId="052B9CD2" w16cex:dateUtc="2023-10-19T12:27:00Z"/>
  <w16cex:commentExtensible w16cex:durableId="2DC99753" w16cex:dateUtc="2024-07-30T05:30:00Z"/>
  <w16cex:commentExtensible w16cex:durableId="4223A676" w16cex:dateUtc="2024-07-31T10:51:00Z"/>
  <w16cex:commentExtensible w16cex:durableId="353D777A" w16cex:dateUtc="2024-07-31T13:05:00Z"/>
  <w16cex:commentExtensible w16cex:durableId="669FEFE7" w16cex:dateUtc="2024-07-31T13:13:00Z"/>
  <w16cex:commentExtensible w16cex:durableId="7A1C913B" w16cex:dateUtc="2024-07-30T05:31:00Z"/>
  <w16cex:commentExtensible w16cex:durableId="5DB83417" w16cex:dateUtc="2023-10-19T12:28:00Z"/>
  <w16cex:commentExtensible w16cex:durableId="0627C833" w16cex:dateUtc="2023-12-06T14:49:00Z"/>
  <w16cex:commentExtensible w16cex:durableId="63389AC9" w16cex:dateUtc="2024-07-30T05:32:00Z"/>
  <w16cex:commentExtensible w16cex:durableId="7E8DF3FD" w16cex:dateUtc="2024-07-31T13:19:00Z"/>
  <w16cex:commentExtensible w16cex:durableId="75BA1998" w16cex:dateUtc="2024-07-30T05:37:00Z"/>
  <w16cex:commentExtensible w16cex:durableId="5183EFFD" w16cex:dateUtc="2024-07-31T13:30:00Z"/>
  <w16cex:commentExtensible w16cex:durableId="528A68A3" w16cex:dateUtc="2024-07-30T05:44:00Z"/>
  <w16cex:commentExtensible w16cex:durableId="146AE61F" w16cex:dateUtc="2024-07-18T14:2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4EDE8766" w16cex:dateUtc="2024-07-17T09:35:00Z"/>
  <w16cex:commentExtensible w16cex:durableId="4D4FA089" w16cex:dateUtc="2024-07-30T05:56:00Z"/>
  <w16cex:commentExtensible w16cex:durableId="19C00455" w16cex:dateUtc="2023-10-19T12:36:00Z"/>
  <w16cex:commentExtensible w16cex:durableId="05C51829" w16cex:dateUtc="2023-12-06T14:15:00Z"/>
  <w16cex:commentExtensible w16cex:durableId="2276DD17" w16cex:dateUtc="2024-07-18T14:33:00Z"/>
  <w16cex:commentExtensible w16cex:durableId="22BCC624" w16cex:dateUtc="2024-07-31T14:25:00Z"/>
  <w16cex:commentExtensible w16cex:durableId="2AB037B4" w16cex:dateUtc="2024-07-18T14:34:00Z"/>
  <w16cex:commentExtensible w16cex:durableId="31878567" w16cex:dateUtc="2024-02-06T12:21:00Z"/>
  <w16cex:commentExtensible w16cex:durableId="2DEE458C" w16cex:dateUtc="2024-05-21T08:07:00Z"/>
  <w16cex:commentExtensible w16cex:durableId="23BCAB97" w16cex:dateUtc="2024-02-05T10:42:00Z"/>
  <w16cex:commentExtensible w16cex:durableId="6BAE23C0" w16cex:dateUtc="2024-07-30T05:59: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34FF12A3" w16cex:dateUtc="2024-07-31T14:56:00Z"/>
  <w16cex:commentExtensible w16cex:durableId="45DA6F61" w16cex:dateUtc="2024-07-31T14:56:00Z"/>
  <w16cex:commentExtensible w16cex:durableId="3AC92025" w16cex:dateUtc="2023-10-19T12:37:00Z"/>
  <w16cex:commentExtensible w16cex:durableId="5533444A" w16cex:dateUtc="2024-07-31T15:01:00Z"/>
  <w16cex:commentExtensible w16cex:durableId="2F0A6D64" w16cex:dateUtc="2023-10-19T12:38:00Z"/>
  <w16cex:commentExtensible w16cex:durableId="54DF7099" w16cex:dateUtc="2024-07-31T15:02:00Z"/>
  <w16cex:commentExtensible w16cex:durableId="1BBB5056" w16cex:dateUtc="2024-01-08T14:46:00Z"/>
  <w16cex:commentExtensible w16cex:durableId="124E78F0" w16cex:dateUtc="2024-01-08T14:44:00Z"/>
  <w16cex:commentExtensible w16cex:durableId="62EAE8D4" w16cex:dateUtc="2024-08-14T15:23:00Z"/>
  <w16cex:commentExtensible w16cex:durableId="2F6F40C9" w16cex:dateUtc="2024-07-31T15:20:00Z"/>
  <w16cex:commentExtensible w16cex:durableId="63E0AC81" w16cex:dateUtc="2024-01-08T14:45:00Z"/>
  <w16cex:commentExtensible w16cex:durableId="1F0A4D6A" w16cex:dateUtc="2023-10-19T12:39:00Z"/>
  <w16cex:commentExtensible w16cex:durableId="77CA74A8" w16cex:dateUtc="2024-07-31T15:21:00Z"/>
  <w16cex:commentExtensible w16cex:durableId="06853265" w16cex:dateUtc="2024-07-31T15:23:00Z"/>
  <w16cex:commentExtensible w16cex:durableId="55DECA5C" w16cex:dateUtc="2024-07-31T15:32:00Z"/>
  <w16cex:commentExtensible w16cex:durableId="4C973EA4" w16cex:dateUtc="2024-03-30T21:48:00Z"/>
  <w16cex:commentExtensible w16cex:durableId="2286BD71" w16cex:dateUtc="2024-05-21T08:11:00Z"/>
  <w16cex:commentExtensible w16cex:durableId="4C5FF2B5" w16cex:dateUtc="2024-07-30T06:08:00Z"/>
  <w16cex:commentExtensible w16cex:durableId="27ABCA9F" w16cex:dateUtc="2023-10-19T12:40:00Z"/>
  <w16cex:commentExtensible w16cex:durableId="76EE599B" w16cex:dateUtc="2024-05-21T08:12:00Z"/>
  <w16cex:commentExtensible w16cex:durableId="12F184D8" w16cex:dateUtc="2024-07-30T06:18:00Z"/>
  <w16cex:commentExtensible w16cex:durableId="7AAB8509" w16cex:dateUtc="2024-07-30T06:19: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7B2DA643" w16cex:dateUtc="2024-07-30T06:20:00Z"/>
  <w16cex:commentExtensible w16cex:durableId="6FB7C9AD" w16cex:dateUtc="2023-10-19T12:01:00Z"/>
  <w16cex:commentExtensible w16cex:durableId="022ABA79" w16cex:dateUtc="2024-08-12T15:33:00Z"/>
  <w16cex:commentExtensible w16cex:durableId="0917C54B" w16cex:dateUtc="2024-07-17T10:57:00Z"/>
  <w16cex:commentExtensible w16cex:durableId="2455C9E9" w16cex:dateUtc="2024-08-12T15:34:00Z"/>
  <w16cex:commentExtensible w16cex:durableId="4F16AA42" w16cex:dateUtc="2024-01-17T15:37:00Z"/>
  <w16cex:commentExtensible w16cex:durableId="772BB3DF" w16cex:dateUtc="2024-07-17T10:57:00Z"/>
  <w16cex:commentExtensible w16cex:durableId="759E6317" w16cex:dateUtc="2024-07-30T06:21:00Z"/>
  <w16cex:commentExtensible w16cex:durableId="6B420E53" w16cex:dateUtc="2024-07-30T06:23:00Z"/>
  <w16cex:commentExtensible w16cex:durableId="7D56CB15" w16cex:dateUtc="2023-10-19T12:01:00Z"/>
  <w16cex:commentExtensible w16cex:durableId="680828C3" w16cex:dateUtc="2024-01-17T15:38:00Z"/>
  <w16cex:commentExtensible w16cex:durableId="0270F6FE" w16cex:dateUtc="2024-07-30T06:26:00Z"/>
  <w16cex:commentExtensible w16cex:durableId="58F26EC4" w16cex:dateUtc="2023-10-19T12:03:00Z"/>
  <w16cex:commentExtensible w16cex:durableId="2FE58C6B" w16cex:dateUtc="2024-08-12T15:57:00Z"/>
  <w16cex:commentExtensible w16cex:durableId="0405D3C0" w16cex:dateUtc="2023-10-19T11:59:00Z"/>
  <w16cex:commentExtensible w16cex:durableId="4585791A" w16cex:dateUtc="2024-01-17T15:38:00Z"/>
  <w16cex:commentExtensible w16cex:durableId="3CB3E679" w16cex:dateUtc="2024-08-12T15:59:00Z"/>
  <w16cex:commentExtensible w16cex:durableId="4C2EA6F1" w16cex:dateUtc="2024-07-30T06:28:00Z"/>
  <w16cex:commentExtensible w16cex:durableId="30C4617D" w16cex:dateUtc="2024-05-29T01:31:00Z"/>
  <w16cex:commentExtensible w16cex:durableId="6FC04356" w16cex:dateUtc="2024-07-17T10:59:00Z"/>
  <w16cex:commentExtensible w16cex:durableId="01F3006A" w16cex:dateUtc="2024-08-12T16:00:00Z"/>
  <w16cex:commentExtensible w16cex:durableId="57C2EEFD" w16cex:dateUtc="2023-10-19T11:59:00Z"/>
  <w16cex:commentExtensible w16cex:durableId="5D897000" w16cex:dateUtc="2024-08-13T06:37:00Z"/>
  <w16cex:commentExtensible w16cex:durableId="1D8ACE1F" w16cex:dateUtc="2024-05-29T01:32:00Z"/>
  <w16cex:commentExtensible w16cex:durableId="4E726EA7" w16cex:dateUtc="2024-08-13T06:53:00Z"/>
  <w16cex:commentExtensible w16cex:durableId="1645A9DB" w16cex:dateUtc="2024-08-13T06:57:00Z"/>
  <w16cex:commentExtensible w16cex:durableId="33AC1992" w16cex:dateUtc="2024-07-17T11:00:00Z"/>
  <w16cex:commentExtensible w16cex:durableId="62A6AFF7" w16cex:dateUtc="2024-07-30T06:29:00Z"/>
  <w16cex:commentExtensible w16cex:durableId="168F3FD7" w16cex:dateUtc="2024-08-20T06:28:00Z"/>
  <w16cex:commentExtensible w16cex:durableId="33F43C4A" w16cex:dateUtc="2024-02-06T15:45:00Z"/>
  <w16cex:commentExtensible w16cex:durableId="3650D0D7" w16cex:dateUtc="2024-02-06T15:45:00Z"/>
  <w16cex:commentExtensible w16cex:durableId="765899DC" w16cex:dateUtc="2024-05-20T15:22:00Z"/>
  <w16cex:commentExtensible w16cex:durableId="30605D31" w16cex:dateUtc="2024-07-23T14:35:00Z"/>
  <w16cex:commentExtensible w16cex:durableId="059963F2" w16cex:dateUtc="2024-07-23T14:36:00Z"/>
  <w16cex:commentExtensible w16cex:durableId="66DB2F5C" w16cex:dateUtc="2024-07-24T07:13:00Z"/>
  <w16cex:commentExtensible w16cex:durableId="515E4ED9" w16cex:dateUtc="2024-07-18T14:16:00Z"/>
  <w16cex:commentExtensible w16cex:durableId="29AC52A6" w16cex:dateUtc="2023-10-20T14:10:00Z"/>
  <w16cex:commentExtensible w16cex:durableId="2A462FDE" w16cex:dateUtc="2024-02-06T10:00:00Z"/>
  <w16cex:commentExtensible w16cex:durableId="53B58CD3" w16cex:dateUtc="2024-05-21T08:17:00Z"/>
  <w16cex:commentExtensible w16cex:durableId="0727B94B" w16cex:dateUtc="2024-07-17T11:01:00Z"/>
  <w16cex:commentExtensible w16cex:durableId="2992B2FB" w16cex:dateUtc="2024-08-13T07:45:00Z"/>
  <w16cex:commentExtensible w16cex:durableId="2A8B9B90" w16cex:dateUtc="2024-07-30T06:46:00Z"/>
  <w16cex:commentExtensible w16cex:durableId="71805D85" w16cex:dateUtc="2024-08-13T07:43:00Z"/>
  <w16cex:commentExtensible w16cex:durableId="46D81C38" w16cex:dateUtc="2024-07-30T06:43:00Z"/>
  <w16cex:commentExtensible w16cex:durableId="7FC5B24E" w16cex:dateUtc="2024-08-13T07:43: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189A8D" w16cex:dateUtc="2024-08-14T15:31:00Z"/>
  <w16cex:commentExtensible w16cex:durableId="5AC7D24D" w16cex:dateUtc="2024-08-14T15:33:00Z"/>
  <w16cex:commentExtensible w16cex:durableId="063EE564" w16cex:dateUtc="2024-08-14T15:33:00Z"/>
  <w16cex:commentExtensible w16cex:durableId="27EB8B45" w16cex:dateUtc="2023-10-19T11:58:00Z"/>
  <w16cex:commentExtensible w16cex:durableId="69AAFCD6" w16cex:dateUtc="2024-05-29T01:43:00Z"/>
  <w16cex:commentExtensible w16cex:durableId="68987D3B" w16cex:dateUtc="2024-08-13T07:53:00Z"/>
  <w16cex:commentExtensible w16cex:durableId="68F07C94" w16cex:dateUtc="2024-05-21T08:21:00Z"/>
  <w16cex:commentExtensible w16cex:durableId="6F1C90AF" w16cex:dateUtc="2024-05-21T08:38:00Z"/>
  <w16cex:commentExtensible w16cex:durableId="1305F848" w16cex:dateUtc="2024-08-13T07:54: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5D76CAB5" w16cex:dateUtc="2024-07-17T11:04: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12EEBCC1" w16cex:dateUtc="2024-08-12T07:51:00Z"/>
  <w16cex:commentExtensible w16cex:durableId="3DE3EA2C" w16cex:dateUtc="2024-01-08T14:01:00Z"/>
  <w16cex:commentExtensible w16cex:durableId="257294B9" w16cex:dateUtc="2024-08-20T06:28:00Z"/>
  <w16cex:commentExtensible w16cex:durableId="3811DE33" w16cex:dateUtc="2023-10-19T12:42:00Z"/>
  <w16cex:commentExtensible w16cex:durableId="1076C4AF" w16cex:dateUtc="2024-01-08T14:06:00Z"/>
  <w16cex:commentExtensible w16cex:durableId="358F8DCE" w16cex:dateUtc="2024-08-13T09:09:00Z"/>
  <w16cex:commentExtensible w16cex:durableId="453DB220" w16cex:dateUtc="2024-08-13T09:11:00Z"/>
  <w16cex:commentExtensible w16cex:durableId="25BAC7B7" w16cex:dateUtc="2024-05-29T01:45:00Z"/>
  <w16cex:commentExtensible w16cex:durableId="0ED2A242" w16cex:dateUtc="2024-08-13T08:52:00Z"/>
  <w16cex:commentExtensible w16cex:durableId="1F6CD321" w16cex:dateUtc="2024-05-29T01:45:00Z"/>
  <w16cex:commentExtensible w16cex:durableId="3CC458A2" w16cex:dateUtc="2024-05-21T08:39:00Z"/>
  <w16cex:commentExtensible w16cex:durableId="58B36FC2" w16cex:dateUtc="2024-08-13T09:14:00Z"/>
  <w16cex:commentExtensible w16cex:durableId="1A02AB62" w16cex:dateUtc="2024-07-30T06:51:00Z"/>
  <w16cex:commentExtensible w16cex:durableId="7E571803" w16cex:dateUtc="2024-08-15T13:54:00Z"/>
  <w16cex:commentExtensible w16cex:durableId="6688D5DF" w16cex:dateUtc="2024-08-15T13:58: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3F1DA19F" w16cex:dateUtc="2024-07-17T11:08:00Z"/>
  <w16cex:commentExtensible w16cex:durableId="7AF66C64" w16cex:dateUtc="2024-07-17T11:08:00Z"/>
  <w16cex:commentExtensible w16cex:durableId="470A9BEA" w16cex:dateUtc="2024-02-05T11:40:00Z"/>
  <w16cex:commentExtensible w16cex:durableId="2466046E" w16cex:dateUtc="2023-10-19T12:44:00Z"/>
  <w16cex:commentExtensible w16cex:durableId="41FBBC31" w16cex:dateUtc="2024-08-14T07:17: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297E7BFB" w16cex:dateUtc="2024-08-14T15:37:00Z"/>
  <w16cex:commentExtensible w16cex:durableId="02AF20B8" w16cex:dateUtc="2024-08-16T09:47:00Z"/>
  <w16cex:commentExtensible w16cex:durableId="4C4C770A" w16cex:dateUtc="2024-08-16T09:31:00Z"/>
  <w16cex:commentExtensible w16cex:durableId="48A7A411" w16cex:dateUtc="2024-02-06T09:41:00Z"/>
  <w16cex:commentExtensible w16cex:durableId="71F71065" w16cex:dateUtc="2024-08-16T09:48:00Z"/>
  <w16cex:commentExtensible w16cex:durableId="7D1412E8" w16cex:dateUtc="2024-02-06T09:43:00Z"/>
  <w16cex:commentExtensible w16cex:durableId="2196163B" w16cex:dateUtc="2024-08-14T07:24: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6A6F91A6" w16cex:dateUtc="2024-07-17T13:06:00Z"/>
  <w16cex:commentExtensible w16cex:durableId="28D20F09" w16cex:dateUtc="2024-07-17T13:07: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0A2A9B4F" w16cex:dateUtc="2023-12-06T14:56:00Z"/>
  <w16cex:commentExtensible w16cex:durableId="73B66D70" w16cex:dateUtc="2024-02-06T15:54:00Z"/>
  <w16cex:commentExtensible w16cex:durableId="387B0F18" w16cex:dateUtc="2024-05-29T04:44: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A86A6E" w16cex:dateUtc="2024-05-29T05:10:00Z"/>
  <w16cex:commentExtensible w16cex:durableId="1A1FA9A6" w16cex:dateUtc="2024-05-21T09:42:00Z"/>
  <w16cex:commentExtensible w16cex:durableId="2882C8A1" w16cex:dateUtc="2024-05-21T09:43: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7128899" w16cid:durableId="16166401"/>
  <w16cid:commentId w16cid:paraId="5CF5A1DA" w16cid:durableId="37F5B1DE"/>
  <w16cid:commentId w16cid:paraId="4694BB93" w16cid:durableId="3BEEDFF2"/>
  <w16cid:commentId w16cid:paraId="5F58018F" w16cid:durableId="3509D709"/>
  <w16cid:commentId w16cid:paraId="521EDBBA" w16cid:durableId="05A707E9"/>
  <w16cid:commentId w16cid:paraId="0B6AFE6A" w16cid:durableId="4C1CCBD4"/>
  <w16cid:commentId w16cid:paraId="7C95A5F6" w16cid:durableId="3C107638"/>
  <w16cid:commentId w16cid:paraId="0CD6FDA4" w16cid:durableId="3ECEFD22"/>
  <w16cid:commentId w16cid:paraId="4553B01E" w16cid:durableId="2CDD346A"/>
  <w16cid:commentId w16cid:paraId="01AF08B6" w16cid:durableId="18064405"/>
  <w16cid:commentId w16cid:paraId="4D6B4BAC" w16cid:durableId="50F491AE"/>
  <w16cid:commentId w16cid:paraId="36AE0512" w16cid:durableId="24283852"/>
  <w16cid:commentId w16cid:paraId="5DB9D9F3" w16cid:durableId="65FB1ABE"/>
  <w16cid:commentId w16cid:paraId="44921920" w16cid:durableId="536BA6F5"/>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50CE2819" w16cid:durableId="4DD07C60"/>
  <w16cid:commentId w16cid:paraId="171D6FA0" w16cid:durableId="6B9385D2"/>
  <w16cid:commentId w16cid:paraId="74C2FAA0" w16cid:durableId="19503F6E"/>
  <w16cid:commentId w16cid:paraId="318038E2" w16cid:durableId="57E0DE57"/>
  <w16cid:commentId w16cid:paraId="54136364" w16cid:durableId="7D33802F"/>
  <w16cid:commentId w16cid:paraId="52662F4C" w16cid:durableId="1578F81A"/>
  <w16cid:commentId w16cid:paraId="5339D48D" w16cid:durableId="60BDE154"/>
  <w16cid:commentId w16cid:paraId="339E030E" w16cid:durableId="09043AC8"/>
  <w16cid:commentId w16cid:paraId="4CD416B3" w16cid:durableId="6AE98C96"/>
  <w16cid:commentId w16cid:paraId="577EAC83" w16cid:durableId="7E4B6A6D"/>
  <w16cid:commentId w16cid:paraId="5C14B889" w16cid:durableId="6BDC9398"/>
  <w16cid:commentId w16cid:paraId="54AB3143" w16cid:durableId="7FA69609"/>
  <w16cid:commentId w16cid:paraId="66D94CB9" w16cid:durableId="764EE7CC"/>
  <w16cid:commentId w16cid:paraId="78583318" w16cid:durableId="391D004D"/>
  <w16cid:commentId w16cid:paraId="188230A6" w16cid:durableId="5A9F3D52"/>
  <w16cid:commentId w16cid:paraId="31A3AAB7" w16cid:durableId="4361C53E"/>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1FA1BCDD" w16cid:durableId="1F5D046C"/>
  <w16cid:commentId w16cid:paraId="553D9775" w16cid:durableId="4B33B225"/>
  <w16cid:commentId w16cid:paraId="16B8E680" w16cid:durableId="4247E13B"/>
  <w16cid:commentId w16cid:paraId="28FC5D5E" w16cid:durableId="33FA5C63"/>
  <w16cid:commentId w16cid:paraId="5CCD8EA9" w16cid:durableId="385322C3"/>
  <w16cid:commentId w16cid:paraId="760A0DFC" w16cid:durableId="5BA87822"/>
  <w16cid:commentId w16cid:paraId="23F1FC73" w16cid:durableId="52E95CBA"/>
  <w16cid:commentId w16cid:paraId="7F20B5A8" w16cid:durableId="02226DAD"/>
  <w16cid:commentId w16cid:paraId="4E0175B6" w16cid:durableId="0FF6784C"/>
  <w16cid:commentId w16cid:paraId="00075996" w16cid:durableId="2DA4DF4D"/>
  <w16cid:commentId w16cid:paraId="4975E10A" w16cid:durableId="2ADD4905"/>
  <w16cid:commentId w16cid:paraId="5889FFA3" w16cid:durableId="5B724850"/>
  <w16cid:commentId w16cid:paraId="189D1D53" w16cid:durableId="7B5FD78F"/>
  <w16cid:commentId w16cid:paraId="4B43DC96" w16cid:durableId="052B9CD2"/>
  <w16cid:commentId w16cid:paraId="3D9A09E4" w16cid:durableId="2DC99753"/>
  <w16cid:commentId w16cid:paraId="2B28575D" w16cid:durableId="4223A676"/>
  <w16cid:commentId w16cid:paraId="117D0F0B" w16cid:durableId="353D777A"/>
  <w16cid:commentId w16cid:paraId="1BF4AA28" w16cid:durableId="669FEFE7"/>
  <w16cid:commentId w16cid:paraId="0453408B" w16cid:durableId="7A1C913B"/>
  <w16cid:commentId w16cid:paraId="141BB2C5" w16cid:durableId="5DB83417"/>
  <w16cid:commentId w16cid:paraId="02C0A8D7" w16cid:durableId="0627C833"/>
  <w16cid:commentId w16cid:paraId="562B6D0F" w16cid:durableId="63389AC9"/>
  <w16cid:commentId w16cid:paraId="1608DF10" w16cid:durableId="7E8DF3FD"/>
  <w16cid:commentId w16cid:paraId="2FBA0414" w16cid:durableId="75BA1998"/>
  <w16cid:commentId w16cid:paraId="7DE4A211" w16cid:durableId="5183EFFD"/>
  <w16cid:commentId w16cid:paraId="65B8D0BC" w16cid:durableId="528A68A3"/>
  <w16cid:commentId w16cid:paraId="60B68D87" w16cid:durableId="146AE61F"/>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764AE100" w16cid:durableId="4EDE8766"/>
  <w16cid:commentId w16cid:paraId="62B38BDA" w16cid:durableId="4D4FA089"/>
  <w16cid:commentId w16cid:paraId="130E2B94" w16cid:durableId="19C00455"/>
  <w16cid:commentId w16cid:paraId="28FA0E20" w16cid:durableId="05C51829"/>
  <w16cid:commentId w16cid:paraId="3DB2E8BF" w16cid:durableId="2276DD17"/>
  <w16cid:commentId w16cid:paraId="7E029EEB" w16cid:durableId="22BCC624"/>
  <w16cid:commentId w16cid:paraId="60E030E6" w16cid:durableId="2AB037B4"/>
  <w16cid:commentId w16cid:paraId="0B16AE49" w16cid:durableId="31878567"/>
  <w16cid:commentId w16cid:paraId="7C8ED061" w16cid:durableId="2DEE458C"/>
  <w16cid:commentId w16cid:paraId="19846B59" w16cid:durableId="23BCAB97"/>
  <w16cid:commentId w16cid:paraId="559D3EAA" w16cid:durableId="6BAE23C0"/>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69F5246D" w16cid:durableId="34FF12A3"/>
  <w16cid:commentId w16cid:paraId="5BB5F583" w16cid:durableId="45DA6F61"/>
  <w16cid:commentId w16cid:paraId="6848C7C0" w16cid:durableId="3AC92025"/>
  <w16cid:commentId w16cid:paraId="53A3905D" w16cid:durableId="5533444A"/>
  <w16cid:commentId w16cid:paraId="53B84D7E" w16cid:durableId="2F0A6D64"/>
  <w16cid:commentId w16cid:paraId="456BB066" w16cid:durableId="54DF7099"/>
  <w16cid:commentId w16cid:paraId="5F613184" w16cid:durableId="1BBB5056"/>
  <w16cid:commentId w16cid:paraId="086694B9" w16cid:durableId="124E78F0"/>
  <w16cid:commentId w16cid:paraId="504CBE18" w16cid:durableId="62EAE8D4"/>
  <w16cid:commentId w16cid:paraId="60A781F6" w16cid:durableId="2F6F40C9"/>
  <w16cid:commentId w16cid:paraId="15D1A0EB" w16cid:durableId="63E0AC81"/>
  <w16cid:commentId w16cid:paraId="1824E577" w16cid:durableId="1F0A4D6A"/>
  <w16cid:commentId w16cid:paraId="4CB663F1" w16cid:durableId="77CA74A8"/>
  <w16cid:commentId w16cid:paraId="437AB005" w16cid:durableId="06853265"/>
  <w16cid:commentId w16cid:paraId="3F56495E" w16cid:durableId="55DECA5C"/>
  <w16cid:commentId w16cid:paraId="5EBBA0FE" w16cid:durableId="4C973EA4"/>
  <w16cid:commentId w16cid:paraId="43692957" w16cid:durableId="2286BD71"/>
  <w16cid:commentId w16cid:paraId="5C6959BB" w16cid:durableId="4C5FF2B5"/>
  <w16cid:commentId w16cid:paraId="39EC3DCA" w16cid:durableId="27ABCA9F"/>
  <w16cid:commentId w16cid:paraId="1C521441" w16cid:durableId="76EE599B"/>
  <w16cid:commentId w16cid:paraId="3880A2E6" w16cid:durableId="12F184D8"/>
  <w16cid:commentId w16cid:paraId="2B282B97" w16cid:durableId="7AAB8509"/>
  <w16cid:commentId w16cid:paraId="1C9BDA49" w16cid:durableId="3056C3AD"/>
  <w16cid:commentId w16cid:paraId="5B139893" w16cid:durableId="3673E612"/>
  <w16cid:commentId w16cid:paraId="42FBEE07" w16cid:durableId="56854F67"/>
  <w16cid:commentId w16cid:paraId="53E66F64" w16cid:durableId="508B4AF3"/>
  <w16cid:commentId w16cid:paraId="092CF6A6" w16cid:durableId="7B2DA643"/>
  <w16cid:commentId w16cid:paraId="6D321498" w16cid:durableId="6FB7C9AD"/>
  <w16cid:commentId w16cid:paraId="06F9BC78" w16cid:durableId="022ABA79"/>
  <w16cid:commentId w16cid:paraId="5EF51806" w16cid:durableId="0917C54B"/>
  <w16cid:commentId w16cid:paraId="4925CF12" w16cid:durableId="2455C9E9"/>
  <w16cid:commentId w16cid:paraId="21BE9E74" w16cid:durableId="4F16AA42"/>
  <w16cid:commentId w16cid:paraId="3801A2B0" w16cid:durableId="772BB3DF"/>
  <w16cid:commentId w16cid:paraId="0A2AB18E" w16cid:durableId="759E6317"/>
  <w16cid:commentId w16cid:paraId="2607D951" w16cid:durableId="6B420E53"/>
  <w16cid:commentId w16cid:paraId="4225EEE2" w16cid:durableId="7D56CB15"/>
  <w16cid:commentId w16cid:paraId="1C029B32" w16cid:durableId="680828C3"/>
  <w16cid:commentId w16cid:paraId="793DC4F5" w16cid:durableId="0270F6FE"/>
  <w16cid:commentId w16cid:paraId="4F879453" w16cid:durableId="58F26EC4"/>
  <w16cid:commentId w16cid:paraId="52B75BF6" w16cid:durableId="2FE58C6B"/>
  <w16cid:commentId w16cid:paraId="2E514710" w16cid:durableId="0405D3C0"/>
  <w16cid:commentId w16cid:paraId="5A5B08B0" w16cid:durableId="4585791A"/>
  <w16cid:commentId w16cid:paraId="6636145C" w16cid:durableId="3CB3E679"/>
  <w16cid:commentId w16cid:paraId="06A3C2F0" w16cid:durableId="4C2EA6F1"/>
  <w16cid:commentId w16cid:paraId="58862131" w16cid:durableId="30C4617D"/>
  <w16cid:commentId w16cid:paraId="0A5FCC17" w16cid:durableId="6FC04356"/>
  <w16cid:commentId w16cid:paraId="3B8189D0" w16cid:durableId="01F3006A"/>
  <w16cid:commentId w16cid:paraId="40B29073" w16cid:durableId="57C2EEFD"/>
  <w16cid:commentId w16cid:paraId="1680224D" w16cid:durableId="5D897000"/>
  <w16cid:commentId w16cid:paraId="4E0DBD33" w16cid:durableId="1D8ACE1F"/>
  <w16cid:commentId w16cid:paraId="016314B3" w16cid:durableId="4E726EA7"/>
  <w16cid:commentId w16cid:paraId="6445FE94" w16cid:durableId="1645A9DB"/>
  <w16cid:commentId w16cid:paraId="6C61EA7A" w16cid:durableId="33AC1992"/>
  <w16cid:commentId w16cid:paraId="22CECD1A" w16cid:durableId="62A6AFF7"/>
  <w16cid:commentId w16cid:paraId="021AF07A" w16cid:durableId="168F3FD7"/>
  <w16cid:commentId w16cid:paraId="670EB2D6" w16cid:durableId="33F43C4A"/>
  <w16cid:commentId w16cid:paraId="4A6D1FB7" w16cid:durableId="3650D0D7"/>
  <w16cid:commentId w16cid:paraId="063CAD8B" w16cid:durableId="765899DC"/>
  <w16cid:commentId w16cid:paraId="44665C15" w16cid:durableId="30605D31"/>
  <w16cid:commentId w16cid:paraId="25E77C8E" w16cid:durableId="059963F2"/>
  <w16cid:commentId w16cid:paraId="3CA20EC8" w16cid:durableId="66DB2F5C"/>
  <w16cid:commentId w16cid:paraId="301DD52A" w16cid:durableId="515E4ED9"/>
  <w16cid:commentId w16cid:paraId="0387832E" w16cid:durableId="29AC52A6"/>
  <w16cid:commentId w16cid:paraId="49C124C8" w16cid:durableId="2A462FDE"/>
  <w16cid:commentId w16cid:paraId="2E5986CD" w16cid:durableId="53B58CD3"/>
  <w16cid:commentId w16cid:paraId="08B198D8" w16cid:durableId="0727B94B"/>
  <w16cid:commentId w16cid:paraId="117F046B" w16cid:durableId="2992B2FB"/>
  <w16cid:commentId w16cid:paraId="1863CEA7" w16cid:durableId="2A8B9B90"/>
  <w16cid:commentId w16cid:paraId="053C7116" w16cid:durableId="71805D85"/>
  <w16cid:commentId w16cid:paraId="5F5178E0" w16cid:durableId="46D81C38"/>
  <w16cid:commentId w16cid:paraId="4FFE13F4" w16cid:durableId="7FC5B24E"/>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4DB2E99A" w16cid:durableId="0413E0C2"/>
  <w16cid:commentId w16cid:paraId="0D37C0ED" w16cid:durableId="7FACD4B5"/>
  <w16cid:commentId w16cid:paraId="717B373E" w16cid:durableId="3C189A8D"/>
  <w16cid:commentId w16cid:paraId="5C9869C1" w16cid:durableId="5AC7D24D"/>
  <w16cid:commentId w16cid:paraId="3AF11DC3" w16cid:durableId="063EE564"/>
  <w16cid:commentId w16cid:paraId="1C260398" w16cid:durableId="27EB8B45"/>
  <w16cid:commentId w16cid:paraId="062A6CE7" w16cid:durableId="69AAFCD6"/>
  <w16cid:commentId w16cid:paraId="0E430D82" w16cid:durableId="68987D3B"/>
  <w16cid:commentId w16cid:paraId="0A5695F3" w16cid:durableId="68F07C94"/>
  <w16cid:commentId w16cid:paraId="7957109B" w16cid:durableId="6F1C90AF"/>
  <w16cid:commentId w16cid:paraId="7E10E303" w16cid:durableId="1305F848"/>
  <w16cid:commentId w16cid:paraId="0DD1E8DF" w16cid:durableId="3330A063"/>
  <w16cid:commentId w16cid:paraId="0988DB42" w16cid:durableId="5D6DCF34"/>
  <w16cid:commentId w16cid:paraId="2E2AEC7D" w16cid:durableId="0C24E617"/>
  <w16cid:commentId w16cid:paraId="1092C9A2" w16cid:durableId="28D581EF"/>
  <w16cid:commentId w16cid:paraId="6FD3A251" w16cid:durableId="5D76CAB5"/>
  <w16cid:commentId w16cid:paraId="6A3FDB25" w16cid:durableId="42429A12"/>
  <w16cid:commentId w16cid:paraId="3543D777" w16cid:durableId="515DCC73"/>
  <w16cid:commentId w16cid:paraId="7BD01E0D" w16cid:durableId="601051CD"/>
  <w16cid:commentId w16cid:paraId="294E9506" w16cid:durableId="7B3F89A6"/>
  <w16cid:commentId w16cid:paraId="35F2B0DD" w16cid:durableId="12EEBCC1"/>
  <w16cid:commentId w16cid:paraId="25C96FF2" w16cid:durableId="3DE3EA2C"/>
  <w16cid:commentId w16cid:paraId="25B6ED92" w16cid:durableId="257294B9"/>
  <w16cid:commentId w16cid:paraId="480D9A16" w16cid:durableId="3811DE33"/>
  <w16cid:commentId w16cid:paraId="362DEA75" w16cid:durableId="1076C4AF"/>
  <w16cid:commentId w16cid:paraId="3CCF4CEB" w16cid:durableId="358F8DCE"/>
  <w16cid:commentId w16cid:paraId="4D612072" w16cid:durableId="453DB220"/>
  <w16cid:commentId w16cid:paraId="69662231" w16cid:durableId="25BAC7B7"/>
  <w16cid:commentId w16cid:paraId="308A6EC8" w16cid:durableId="0ED2A242"/>
  <w16cid:commentId w16cid:paraId="7E46DAFD" w16cid:durableId="1F6CD321"/>
  <w16cid:commentId w16cid:paraId="2442FCB1" w16cid:durableId="3CC458A2"/>
  <w16cid:commentId w16cid:paraId="7FA173F0" w16cid:durableId="58B36FC2"/>
  <w16cid:commentId w16cid:paraId="23FBF1AC" w16cid:durableId="1A02AB62"/>
  <w16cid:commentId w16cid:paraId="3E9ED9A4" w16cid:durableId="7E571803"/>
  <w16cid:commentId w16cid:paraId="3E3265F0" w16cid:durableId="6688D5DF"/>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162C8FE7" w16cid:durableId="3F1DA19F"/>
  <w16cid:commentId w16cid:paraId="4793478B" w16cid:durableId="7AF66C64"/>
  <w16cid:commentId w16cid:paraId="20FCB899" w16cid:durableId="470A9BEA"/>
  <w16cid:commentId w16cid:paraId="1C052CBC" w16cid:durableId="2466046E"/>
  <w16cid:commentId w16cid:paraId="4E1A6455" w16cid:durableId="41FBBC31"/>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3622A93E" w16cid:durableId="297E7BFB"/>
  <w16cid:commentId w16cid:paraId="5BC7F4AB" w16cid:durableId="02AF20B8"/>
  <w16cid:commentId w16cid:paraId="7E180097" w16cid:durableId="4C4C770A"/>
  <w16cid:commentId w16cid:paraId="73FF6062" w16cid:durableId="48A7A411"/>
  <w16cid:commentId w16cid:paraId="1B97F528" w16cid:durableId="71F71065"/>
  <w16cid:commentId w16cid:paraId="5F2B3C7A" w16cid:durableId="7D1412E8"/>
  <w16cid:commentId w16cid:paraId="3184F82C" w16cid:durableId="2196163B"/>
  <w16cid:commentId w16cid:paraId="7AD88842" w16cid:durableId="31A5CEAA"/>
  <w16cid:commentId w16cid:paraId="01D694E0" w16cid:durableId="4AD70DBB"/>
  <w16cid:commentId w16cid:paraId="0CB20A50" w16cid:durableId="4A4BD3AE"/>
  <w16cid:commentId w16cid:paraId="658AA7FC" w16cid:durableId="6B8661F7"/>
  <w16cid:commentId w16cid:paraId="7C8CDDCD" w16cid:durableId="18800AAC"/>
  <w16cid:commentId w16cid:paraId="385B7460" w16cid:durableId="6BE6B681"/>
  <w16cid:commentId w16cid:paraId="5C2A20EC" w16cid:durableId="6A6F91A6"/>
  <w16cid:commentId w16cid:paraId="6DE3A06D" w16cid:durableId="28D20F09"/>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BBA3229" w16cid:durableId="0A2A9B4F"/>
  <w16cid:commentId w16cid:paraId="0A284255" w16cid:durableId="73B66D70"/>
  <w16cid:commentId w16cid:paraId="17378BE1" w16cid:durableId="387B0F18"/>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41AB384F" w16cid:durableId="30A86A6E"/>
  <w16cid:commentId w16cid:paraId="609C0038" w16cid:durableId="1A1FA9A6"/>
  <w16cid:commentId w16cid:paraId="2313395D" w16cid:durableId="2882C8A1"/>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EBBE1" w14:textId="77777777" w:rsidR="004E7DC2" w:rsidRPr="00A527F0" w:rsidRDefault="004E7DC2" w:rsidP="006B114A">
      <w:pPr>
        <w:spacing w:after="0"/>
      </w:pPr>
      <w:r w:rsidRPr="00A527F0">
        <w:separator/>
      </w:r>
    </w:p>
    <w:p w14:paraId="555A7B2E" w14:textId="77777777" w:rsidR="004E7DC2" w:rsidRPr="00A527F0" w:rsidRDefault="004E7DC2"/>
  </w:endnote>
  <w:endnote w:type="continuationSeparator" w:id="0">
    <w:p w14:paraId="796EFCF2" w14:textId="77777777" w:rsidR="004E7DC2" w:rsidRPr="00A527F0" w:rsidRDefault="004E7DC2" w:rsidP="006B114A">
      <w:pPr>
        <w:spacing w:after="0"/>
      </w:pPr>
      <w:r w:rsidRPr="00A527F0">
        <w:continuationSeparator/>
      </w:r>
    </w:p>
    <w:p w14:paraId="31EACFE5" w14:textId="77777777" w:rsidR="004E7DC2" w:rsidRPr="00A527F0" w:rsidRDefault="004E7D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0F220E1D"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AD2F07" w:rsidRPr="00A527F0">
      <w:rPr>
        <w:rFonts w:cs="Arial"/>
        <w:sz w:val="16"/>
      </w:rPr>
      <w:t>August</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AD2F07" w:rsidRPr="00237F07">
      <w:rPr>
        <w:rFonts w:cs="Arial"/>
        <w:sz w:val="16"/>
      </w:rPr>
      <w:t>4</w:t>
    </w:r>
    <w:r w:rsidR="002D6A62" w:rsidRPr="00237F07">
      <w:rPr>
        <w:rFonts w:cs="Arial"/>
        <w:sz w:val="16"/>
      </w:rPr>
      <w:t>.</w:t>
    </w:r>
    <w:r w:rsidR="00DD4967">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w:t>
    </w:r>
    <w:ins w:id="71" w:author="jonathan pritchard" w:date="2024-05-21T13:37:00Z" w16du:dateUtc="2024-05-21T12:37:00Z">
      <w:r w:rsidR="001873DC" w:rsidRPr="00237F07">
        <w:rPr>
          <w:rFonts w:cs="Arial"/>
          <w:sz w:val="16"/>
        </w:rPr>
        <w:t>4</w:t>
      </w:r>
    </w:ins>
    <w:del w:id="72" w:author="jonathan pritchard" w:date="2024-05-21T13:37:00Z" w16du:dateUtc="2024-05-21T12:37:00Z">
      <w:r w:rsidRPr="00A527F0" w:rsidDel="001873DC">
        <w:rPr>
          <w:rFonts w:cs="Arial"/>
          <w:sz w:val="16"/>
        </w:rPr>
        <w:delText>0</w:delText>
      </w:r>
    </w:del>
    <w:r w:rsidRPr="00237F07">
      <w:rPr>
        <w:rFonts w:cs="Arial"/>
        <w:sz w:val="16"/>
      </w:rPr>
      <w:tab/>
      <w:t>Edition 1.</w:t>
    </w:r>
    <w:r w:rsidR="002D6A62" w:rsidRPr="00237F07">
      <w:rPr>
        <w:rFonts w:cs="Arial"/>
        <w:sz w:val="16"/>
      </w:rPr>
      <w:t>3</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2022</w:t>
    </w:r>
    <w:r w:rsidRPr="00237F07">
      <w:rPr>
        <w:rFonts w:cs="Arial"/>
        <w:sz w:val="16"/>
      </w:rPr>
      <w:tab/>
      <w:t>Edition 1.</w:t>
    </w:r>
    <w:r w:rsidR="00E02155" w:rsidRPr="00237F07">
      <w:rPr>
        <w:rFonts w:cs="Arial"/>
        <w:sz w:val="16"/>
      </w:rPr>
      <w:t>3</w:t>
    </w:r>
    <w:r w:rsidRPr="00237F07">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A527F0" w:rsidRDefault="00E54143" w:rsidP="007C752F">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A527F0" w:rsidRDefault="00E54143" w:rsidP="00DF4AD0">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2022</w:t>
    </w:r>
    <w:r w:rsidRPr="00A527F0">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w:t>
    </w:r>
    <w:ins w:id="4599" w:author="jonathan pritchard" w:date="2024-05-20T16:54:00Z" w16du:dateUtc="2024-05-20T15:54:00Z">
      <w:r w:rsidR="00C10557" w:rsidRPr="00A527F0">
        <w:rPr>
          <w:rFonts w:cs="Arial"/>
          <w:sz w:val="16"/>
        </w:rPr>
        <w:t>4</w:t>
      </w:r>
    </w:ins>
    <w:del w:id="4600" w:author="jonathan pritchard" w:date="2024-05-20T16:53:00Z" w16du:dateUtc="2024-05-20T15:53:00Z">
      <w:r w:rsidRPr="00A527F0" w:rsidDel="00C10557">
        <w:rPr>
          <w:rFonts w:cs="Arial"/>
          <w:sz w:val="16"/>
        </w:rPr>
        <w:delText>2</w:delText>
      </w:r>
    </w:del>
    <w:r w:rsidRPr="00A527F0">
      <w:rPr>
        <w:rFonts w:cs="Arial"/>
        <w:sz w:val="16"/>
      </w:rPr>
      <w:tab/>
      <w:t>Edition 1.</w:t>
    </w:r>
    <w:ins w:id="4601" w:author="jonathan pritchard" w:date="2024-05-20T16:54:00Z" w16du:dateUtc="2024-05-20T15:54:00Z">
      <w:r w:rsidR="00C10557" w:rsidRPr="00A527F0">
        <w:rPr>
          <w:rFonts w:cs="Arial"/>
          <w:sz w:val="16"/>
        </w:rPr>
        <w:t>2</w:t>
      </w:r>
    </w:ins>
    <w:del w:id="4602" w:author="jonathan pritchard" w:date="2024-05-20T16:54:00Z" w16du:dateUtc="2024-05-20T15:54:00Z">
      <w:r w:rsidRPr="00A527F0" w:rsidDel="00C10557">
        <w:rPr>
          <w:rFonts w:cs="Arial"/>
          <w:sz w:val="16"/>
        </w:rPr>
        <w:delText>0</w:delText>
      </w:r>
    </w:del>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D8FBF" w14:textId="77777777" w:rsidR="004E7DC2" w:rsidRPr="00A527F0" w:rsidRDefault="004E7DC2" w:rsidP="006B114A">
      <w:pPr>
        <w:spacing w:after="0"/>
      </w:pPr>
      <w:r w:rsidRPr="00A527F0">
        <w:separator/>
      </w:r>
    </w:p>
    <w:p w14:paraId="71F07537" w14:textId="77777777" w:rsidR="004E7DC2" w:rsidRPr="00A527F0" w:rsidRDefault="004E7DC2"/>
  </w:footnote>
  <w:footnote w:type="continuationSeparator" w:id="0">
    <w:p w14:paraId="5DC7FB71" w14:textId="77777777" w:rsidR="004E7DC2" w:rsidRPr="00A527F0" w:rsidRDefault="004E7DC2" w:rsidP="006B114A">
      <w:pPr>
        <w:spacing w:after="0"/>
      </w:pPr>
      <w:r w:rsidRPr="00A527F0">
        <w:continuationSeparator/>
      </w:r>
    </w:p>
    <w:p w14:paraId="5C0600CE" w14:textId="77777777" w:rsidR="004E7DC2" w:rsidRPr="00A527F0" w:rsidRDefault="004E7DC2"/>
  </w:footnote>
  <w:footnote w:id="1">
    <w:p w14:paraId="12136A5C" w14:textId="19841EB6" w:rsidR="000F4DF4" w:rsidRPr="00A527F0" w:rsidRDefault="000F4DF4">
      <w:pPr>
        <w:pStyle w:val="FootnoteText"/>
      </w:pPr>
      <w:ins w:id="241" w:author="jonathan pritchard" w:date="2024-08-15T08:20:00Z" w16du:dateUtc="2024-08-15T07:20:00Z">
        <w:r w:rsidRPr="00237F07">
          <w:rPr>
            <w:rStyle w:val="FootnoteReference"/>
            <w:noProof w:val="0"/>
            <w:lang w:val="en-GB"/>
            <w:rPrChange w:id="242" w:author="jonathan pritchard" w:date="2024-08-21T11:05:00Z" w16du:dateUtc="2024-08-21T10:05:00Z">
              <w:rPr>
                <w:rStyle w:val="FootnoteReference"/>
              </w:rPr>
            </w:rPrChange>
          </w:rPr>
          <w:footnoteRef/>
        </w:r>
        <w:r w:rsidRPr="00A527F0">
          <w:t xml:space="preserve"> </w:t>
        </w:r>
        <w:r w:rsidRPr="00237F07">
          <w:rPr>
            <w:rPrChange w:id="243" w:author="jonathan pritchard" w:date="2024-08-21T11:05:00Z" w16du:dateUtc="2024-08-21T10:05:00Z">
              <w:rPr>
                <w:lang w:val="en-US"/>
              </w:rPr>
            </w:rPrChange>
          </w:rPr>
          <w:t xml:space="preserve">Much of the described functionality in this clause is effected by implementation of the S-100 portrayal catalogues. </w:t>
        </w:r>
      </w:ins>
      <w:ins w:id="244" w:author="jonathan pritchard" w:date="2024-08-15T08:22:00Z" w16du:dateUtc="2024-08-15T07:22:00Z">
        <w:r w:rsidRPr="00237F07">
          <w:rPr>
            <w:rPrChange w:id="245" w:author="jonathan pritchard" w:date="2024-08-21T11:05:00Z" w16du:dateUtc="2024-08-21T10:05:00Z">
              <w:rPr>
                <w:lang w:val="en-US"/>
              </w:rPr>
            </w:rPrChange>
          </w:rPr>
          <w:t xml:space="preserve">When the </w:t>
        </w:r>
      </w:ins>
      <w:ins w:id="246" w:author="jonathan pritchard" w:date="2024-08-15T08:26:00Z" w16du:dateUtc="2024-08-15T07:26:00Z">
        <w:r w:rsidRPr="00237F07">
          <w:rPr>
            <w:rPrChange w:id="247" w:author="jonathan pritchard" w:date="2024-08-21T11:05:00Z" w16du:dateUtc="2024-08-21T10:05:00Z">
              <w:rPr>
                <w:lang w:val="en-US"/>
              </w:rPr>
            </w:rPrChange>
          </w:rPr>
          <w:t>S-100 portrayal mechanism</w:t>
        </w:r>
      </w:ins>
      <w:ins w:id="248" w:author="jonathan pritchard" w:date="2024-08-15T08:22:00Z" w16du:dateUtc="2024-08-15T07:22:00Z">
        <w:r w:rsidRPr="00237F07">
          <w:rPr>
            <w:rPrChange w:id="249" w:author="jonathan pritchard" w:date="2024-08-21T11:05:00Z" w16du:dateUtc="2024-08-21T10:05:00Z">
              <w:rPr>
                <w:lang w:val="en-US"/>
              </w:rPr>
            </w:rPrChange>
          </w:rPr>
          <w:t xml:space="preserve"> is implemented the layers defined will implement the mandatory IMO layers. The description of those layers here is, thus, informative.</w:t>
        </w:r>
      </w:ins>
    </w:p>
  </w:footnote>
  <w:footnote w:id="2">
    <w:p w14:paraId="71185598" w14:textId="1CF8F4C0" w:rsidR="00E54143" w:rsidRPr="00A527F0" w:rsidRDefault="00E54143">
      <w:pPr>
        <w:pStyle w:val="FootnoteText"/>
      </w:pPr>
      <w:r w:rsidRPr="00237F07">
        <w:rPr>
          <w:rStyle w:val="FootnoteReference"/>
          <w:noProof w:val="0"/>
          <w:sz w:val="18"/>
          <w:szCs w:val="18"/>
          <w:vertAlign w:val="superscript"/>
          <w:lang w:val="en-GB"/>
          <w:rPrChange w:id="704" w:author="jonathan pritchard" w:date="2024-08-21T11:05:00Z" w16du:dateUtc="2024-08-21T10:05:00Z">
            <w:rPr>
              <w:rStyle w:val="FootnoteReference"/>
              <w:sz w:val="18"/>
              <w:szCs w:val="18"/>
              <w:vertAlign w:val="superscript"/>
            </w:rPr>
          </w:rPrChange>
        </w:rPr>
        <w:footnoteRef/>
      </w:r>
      <w:r w:rsidRPr="00A527F0">
        <w:t xml:space="preserve"> “Discrete interpolation” means no interpolation between data points.</w:t>
      </w:r>
    </w:p>
  </w:footnote>
  <w:footnote w:id="3">
    <w:p w14:paraId="37439470" w14:textId="2EA92DEE" w:rsidR="00E54143" w:rsidRPr="00A527F0" w:rsidRDefault="00E54143">
      <w:pPr>
        <w:pStyle w:val="FootnoteText"/>
      </w:pPr>
      <w:r w:rsidRPr="00237F07">
        <w:rPr>
          <w:rStyle w:val="FootnoteReference"/>
          <w:noProof w:val="0"/>
          <w:sz w:val="18"/>
          <w:szCs w:val="18"/>
          <w:vertAlign w:val="superscript"/>
          <w:lang w:val="en-GB"/>
          <w:rPrChange w:id="1242" w:author="jonathan pritchard" w:date="2024-08-21T11:05:00Z" w16du:dateUtc="2024-08-21T10:05:00Z">
            <w:rPr>
              <w:rStyle w:val="FootnoteReference"/>
              <w:sz w:val="18"/>
              <w:szCs w:val="18"/>
              <w:vertAlign w:val="superscript"/>
            </w:rPr>
          </w:rPrChange>
        </w:rPr>
        <w:footnoteRef/>
      </w:r>
      <w:r w:rsidRPr="00A527F0">
        <w:t xml:space="preserve"> Values are for hypothetical data and display, and the figures have been reduced for reproduction in this document.</w:t>
      </w:r>
    </w:p>
  </w:footnote>
  <w:footnote w:id="4">
    <w:p w14:paraId="3EA08937" w14:textId="77777777" w:rsidR="00E54143" w:rsidRPr="00A527F0" w:rsidRDefault="00E54143" w:rsidP="004C1891">
      <w:pPr>
        <w:pStyle w:val="FootnoteText"/>
      </w:pPr>
      <w:r w:rsidRPr="00237F07">
        <w:rPr>
          <w:rStyle w:val="FootnoteReference"/>
          <w:noProof w:val="0"/>
          <w:sz w:val="18"/>
          <w:szCs w:val="18"/>
          <w:vertAlign w:val="superscript"/>
          <w:lang w:val="en-GB"/>
          <w:rPrChange w:id="1748" w:author="jonathan pritchard" w:date="2024-08-21T11:05:00Z" w16du:dateUtc="2024-08-21T10:05:00Z">
            <w:rPr>
              <w:rStyle w:val="FootnoteReference"/>
              <w:sz w:val="18"/>
              <w:szCs w:val="18"/>
              <w:vertAlign w:val="superscript"/>
            </w:rPr>
          </w:rPrChange>
        </w:rPr>
        <w:footnoteRef/>
      </w:r>
      <w:r w:rsidRPr="00A527F0">
        <w:t xml:space="preserve"> CSS files use hex RGB to specify colours. Colour profile files in portrayal catalogues use CIE and decimal RGB.</w:t>
      </w:r>
    </w:p>
  </w:footnote>
  <w:footnote w:id="5">
    <w:p w14:paraId="5C249919" w14:textId="12599F44" w:rsidR="00E54143" w:rsidRPr="00A527F0" w:rsidRDefault="00E54143" w:rsidP="00825C9F">
      <w:pPr>
        <w:pStyle w:val="FootnoteText"/>
        <w:jc w:val="both"/>
      </w:pPr>
      <w:r w:rsidRPr="00237F07">
        <w:rPr>
          <w:rStyle w:val="FootnoteReference"/>
          <w:noProof w:val="0"/>
          <w:sz w:val="18"/>
          <w:szCs w:val="18"/>
          <w:highlight w:val="yellow"/>
          <w:vertAlign w:val="superscript"/>
          <w:lang w:val="en-GB"/>
          <w:rPrChange w:id="2997" w:author="jonathan pritchard" w:date="2024-08-21T11:05:00Z" w16du:dateUtc="2024-08-21T10:05:00Z">
            <w:rPr>
              <w:rStyle w:val="FootnoteReference"/>
              <w:sz w:val="18"/>
              <w:szCs w:val="18"/>
              <w:vertAlign w:val="superscript"/>
              <w:lang w:val="en-GB"/>
            </w:rPr>
          </w:rPrChange>
        </w:rPr>
        <w:footnoteRef/>
      </w:r>
      <w:r w:rsidRPr="00237F07">
        <w:rPr>
          <w:highlight w:val="yellow"/>
          <w:rPrChange w:id="2998" w:author="jonathan pritchard" w:date="2024-08-21T11:05:00Z" w16du:dateUtc="2024-08-21T10:05:00Z">
            <w:rPr/>
          </w:rPrChange>
        </w:rPr>
        <w:t xml:space="preserve"> For example, S-101 (ENC) requires the parameter “Safety Depth”, but S-123 (Marine Radio Services) does not encode any depth information and therefore cannot use “Safety Depth”, so it may not be listed in S-123 Portrayal Catalogues.</w:t>
      </w:r>
      <w:r w:rsidRPr="00A527F0">
        <w:t xml:space="preserve"> </w:t>
      </w:r>
    </w:p>
  </w:footnote>
  <w:footnote w:id="6">
    <w:p w14:paraId="7E52DAC8" w14:textId="2FE40F56" w:rsidR="00E54143" w:rsidRPr="00A527F0" w:rsidRDefault="00E54143" w:rsidP="000C381A">
      <w:pPr>
        <w:pStyle w:val="FootnoteText"/>
        <w:jc w:val="both"/>
      </w:pPr>
      <w:r w:rsidRPr="00237F07">
        <w:rPr>
          <w:rStyle w:val="FootnoteReference"/>
          <w:noProof w:val="0"/>
          <w:sz w:val="18"/>
          <w:szCs w:val="18"/>
          <w:vertAlign w:val="superscript"/>
          <w:lang w:val="en-GB"/>
          <w:rPrChange w:id="4628" w:author="jonathan pritchard" w:date="2024-08-21T11:05:00Z" w16du:dateUtc="2024-08-21T10:05:00Z">
            <w:rPr>
              <w:rStyle w:val="FootnoteReference"/>
              <w:sz w:val="18"/>
              <w:szCs w:val="18"/>
              <w:vertAlign w:val="superscript"/>
            </w:rPr>
          </w:rPrChange>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4BA02949" w14:textId="77777777" w:rsidR="00E54143" w:rsidRPr="00A527F0" w:rsidRDefault="00E54143" w:rsidP="000D0801">
      <w:pPr>
        <w:pStyle w:val="FootnoteText"/>
        <w:jc w:val="both"/>
      </w:pPr>
      <w:r w:rsidRPr="00237F07">
        <w:rPr>
          <w:rStyle w:val="FootnoteReference"/>
          <w:noProof w:val="0"/>
          <w:sz w:val="18"/>
          <w:szCs w:val="18"/>
          <w:vertAlign w:val="superscript"/>
          <w:lang w:val="en-GB"/>
          <w:rPrChange w:id="4735" w:author="jonathan pritchard" w:date="2024-08-21T11:05:00Z" w16du:dateUtc="2024-08-21T10:05:00Z">
            <w:rPr>
              <w:rStyle w:val="FootnoteReference"/>
              <w:sz w:val="18"/>
              <w:szCs w:val="18"/>
              <w:vertAlign w:val="superscript"/>
            </w:rPr>
          </w:rPrChange>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8">
    <w:p w14:paraId="5A5CAE75" w14:textId="77777777" w:rsidR="00E54143" w:rsidRDefault="00E54143" w:rsidP="00B4713B">
      <w:pPr>
        <w:pStyle w:val="FootnoteText"/>
        <w:jc w:val="both"/>
      </w:pPr>
      <w:r w:rsidRPr="00237F07">
        <w:rPr>
          <w:rStyle w:val="FootnoteReference"/>
          <w:noProof w:val="0"/>
          <w:sz w:val="18"/>
          <w:szCs w:val="18"/>
          <w:vertAlign w:val="superscript"/>
          <w:lang w:val="en-GB"/>
          <w:rPrChange w:id="4775" w:author="jonathan pritchard" w:date="2024-08-21T11:05:00Z" w16du:dateUtc="2024-08-21T10:05:00Z">
            <w:rPr>
              <w:rStyle w:val="FootnoteReference"/>
              <w:sz w:val="18"/>
              <w:szCs w:val="18"/>
              <w:vertAlign w:val="superscript"/>
            </w:rPr>
          </w:rPrChange>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237F07" w:rsidRDefault="00E54143" w:rsidP="00086B9D">
    <w:pPr>
      <w:tabs>
        <w:tab w:val="center" w:pos="4536"/>
        <w:tab w:val="right" w:pos="9072"/>
      </w:tabs>
      <w:spacing w:after="0"/>
      <w:ind w:right="369"/>
      <w:rPr>
        <w:rFonts w:eastAsia="Times New Roman" w:cs="Arial"/>
        <w:sz w:val="16"/>
        <w:szCs w:val="16"/>
        <w:rPrChange w:id="11"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1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1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1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15" w:author="jonathan pritchard" w:date="2024-08-21T11:05:00Z" w16du:dateUtc="2024-08-21T10:05:00Z">
          <w:rPr>
            <w:rFonts w:eastAsia="Times New Roman" w:cs="Arial"/>
            <w:noProof/>
            <w:sz w:val="16"/>
            <w:szCs w:val="16"/>
            <w:lang w:val="en-US"/>
          </w:rPr>
        </w:rPrChange>
      </w:rPr>
      <w:t>12</w:t>
    </w:r>
    <w:r w:rsidRPr="00237F07">
      <w:rPr>
        <w:rFonts w:eastAsia="Times New Roman" w:cs="Arial"/>
        <w:sz w:val="16"/>
        <w:szCs w:val="16"/>
        <w:rPrChange w:id="16"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17" w:author="jonathan pritchard" w:date="2024-08-21T11:05:00Z" w16du:dateUtc="2024-08-21T10:05:00Z">
          <w:rPr>
            <w:rFonts w:eastAsia="Times New Roman" w:cs="Arial"/>
            <w:sz w:val="16"/>
            <w:szCs w:val="16"/>
            <w:lang w:val="en-US"/>
          </w:rPr>
        </w:rPrChange>
      </w:rPr>
      <w:tab/>
    </w:r>
    <w:bookmarkStart w:id="18" w:name="_Hlk32445934"/>
    <w:bookmarkStart w:id="19" w:name="_Hlk41490377"/>
    <w:r w:rsidRPr="00237F07">
      <w:rPr>
        <w:rFonts w:eastAsia="Times New Roman" w:cs="Arial"/>
        <w:sz w:val="16"/>
        <w:szCs w:val="16"/>
        <w:rPrChange w:id="20" w:author="jonathan pritchard" w:date="2024-08-21T11:05:00Z" w16du:dateUtc="2024-08-21T10:05:00Z">
          <w:rPr>
            <w:rFonts w:eastAsia="Times New Roman" w:cs="Arial"/>
            <w:sz w:val="16"/>
            <w:szCs w:val="16"/>
            <w:lang w:val="en-US"/>
          </w:rPr>
        </w:rPrChange>
      </w:rPr>
      <w:t xml:space="preserve">Harmonised User Experience </w:t>
    </w:r>
    <w:bookmarkEnd w:id="18"/>
    <w:r w:rsidRPr="00237F07">
      <w:rPr>
        <w:rFonts w:eastAsia="Times New Roman" w:cs="Arial"/>
        <w:sz w:val="16"/>
        <w:szCs w:val="16"/>
        <w:rPrChange w:id="21" w:author="jonathan pritchard" w:date="2024-08-21T11:05:00Z" w16du:dateUtc="2024-08-21T10:05:00Z">
          <w:rPr>
            <w:rFonts w:eastAsia="Times New Roman" w:cs="Arial"/>
            <w:sz w:val="16"/>
            <w:szCs w:val="16"/>
            <w:lang w:val="en-US"/>
          </w:rPr>
        </w:rPrChange>
      </w:rPr>
      <w:t>for ECDIS and INS</w:t>
    </w:r>
    <w:bookmarkEnd w:id="19"/>
    <w:r w:rsidRPr="00237F07">
      <w:rPr>
        <w:rFonts w:eastAsia="Times New Roman" w:cs="Arial"/>
        <w:sz w:val="16"/>
        <w:szCs w:val="16"/>
        <w:rPrChange w:id="22" w:author="jonathan pritchard" w:date="2024-08-21T11:05:00Z" w16du:dateUtc="2024-08-21T10:05:00Z">
          <w:rPr>
            <w:rFonts w:eastAsia="Times New Roman" w:cs="Arial"/>
            <w:sz w:val="16"/>
            <w:szCs w:val="16"/>
            <w:lang w:val="en-US"/>
          </w:rPr>
        </w:rPrChang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237F07" w:rsidRDefault="00E54143" w:rsidP="00B92F50">
    <w:pPr>
      <w:tabs>
        <w:tab w:val="left" w:pos="0"/>
        <w:tab w:val="center" w:pos="4536"/>
        <w:tab w:val="right" w:pos="9072"/>
      </w:tabs>
      <w:spacing w:after="0"/>
      <w:ind w:right="288"/>
      <w:rPr>
        <w:rFonts w:eastAsia="Times New Roman" w:cs="Arial"/>
        <w:sz w:val="16"/>
        <w:szCs w:val="16"/>
        <w:rPrChange w:id="67" w:author="jonathan pritchard" w:date="2024-08-21T11:05:00Z" w16du:dateUtc="2024-08-21T10:05:00Z">
          <w:rPr>
            <w:rFonts w:eastAsia="Times New Roman" w:cs="Arial"/>
            <w:sz w:val="16"/>
            <w:szCs w:val="16"/>
            <w:lang w:val="en-US"/>
          </w:rPr>
        </w:rPrChange>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237F07">
      <w:rPr>
        <w:rFonts w:eastAsia="Times New Roman" w:cs="Arial"/>
        <w:sz w:val="16"/>
        <w:szCs w:val="16"/>
        <w:rPrChange w:id="68" w:author="jonathan pritchard" w:date="2024-08-21T11:05:00Z" w16du:dateUtc="2024-08-21T10:05:00Z">
          <w:rPr>
            <w:rFonts w:eastAsia="Times New Roman" w:cs="Arial"/>
            <w:sz w:val="16"/>
            <w:szCs w:val="16"/>
            <w:lang w:val="en-US"/>
          </w:rPr>
        </w:rPrChange>
      </w:rPr>
      <w:fldChar w:fldCharType="begin"/>
    </w:r>
    <w:r w:rsidRPr="00DD4967">
      <w:rPr>
        <w:rFonts w:eastAsia="Times New Roman" w:cs="Arial"/>
        <w:sz w:val="16"/>
        <w:szCs w:val="16"/>
      </w:rPr>
      <w:instrText xml:space="preserve"> PAGE </w:instrText>
    </w:r>
    <w:r w:rsidRPr="00237F07">
      <w:rPr>
        <w:rFonts w:eastAsia="Times New Roman" w:cs="Arial"/>
        <w:sz w:val="16"/>
        <w:szCs w:val="16"/>
        <w:rPrChange w:id="69" w:author="jonathan pritchard" w:date="2024-08-21T11:05:00Z" w16du:dateUtc="2024-08-21T10:05:00Z">
          <w:rPr>
            <w:rFonts w:eastAsia="Times New Roman" w:cs="Arial"/>
            <w:sz w:val="16"/>
            <w:szCs w:val="16"/>
            <w:lang w:val="en-US"/>
          </w:rPr>
        </w:rPrChange>
      </w:rPr>
      <w:fldChar w:fldCharType="separate"/>
    </w:r>
    <w:r w:rsidR="00832978" w:rsidRPr="00DD4967">
      <w:rPr>
        <w:rFonts w:eastAsia="Times New Roman" w:cs="Arial"/>
        <w:sz w:val="16"/>
        <w:szCs w:val="16"/>
      </w:rPr>
      <w:t>vii</w:t>
    </w:r>
    <w:r w:rsidRPr="00237F07">
      <w:rPr>
        <w:rFonts w:eastAsia="Times New Roman" w:cs="Arial"/>
        <w:sz w:val="16"/>
        <w:szCs w:val="16"/>
        <w:rPrChange w:id="70" w:author="jonathan pritchard" w:date="2024-08-21T11:05:00Z" w16du:dateUtc="2024-08-21T10:05:00Z">
          <w:rPr>
            <w:rFonts w:eastAsia="Times New Roman" w:cs="Arial"/>
            <w:sz w:val="16"/>
            <w:szCs w:val="16"/>
            <w:lang w:val="en-US"/>
          </w:rPr>
        </w:rPrChang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237F07" w:rsidRDefault="00E54143" w:rsidP="00997923">
    <w:pPr>
      <w:tabs>
        <w:tab w:val="left" w:pos="0"/>
        <w:tab w:val="center" w:pos="4536"/>
        <w:tab w:val="right" w:pos="9072"/>
      </w:tabs>
      <w:spacing w:after="0"/>
      <w:ind w:right="289"/>
      <w:rPr>
        <w:rFonts w:eastAsia="Times New Roman" w:cs="Arial"/>
        <w:sz w:val="16"/>
        <w:szCs w:val="16"/>
        <w:rPrChange w:id="2054"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2055"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2056"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2057"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2058"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2059"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2060" w:author="jonathan pritchard" w:date="2024-08-21T11:05:00Z" w16du:dateUtc="2024-08-21T10:05:00Z">
          <w:rPr>
            <w:rFonts w:eastAsia="Times New Roman" w:cs="Arial"/>
            <w:noProof/>
            <w:sz w:val="16"/>
            <w:szCs w:val="16"/>
            <w:lang w:val="en-US"/>
          </w:rPr>
        </w:rPrChange>
      </w:rPr>
      <w:t>13</w:t>
    </w:r>
    <w:r w:rsidRPr="00237F07">
      <w:rPr>
        <w:rFonts w:eastAsia="Times New Roman" w:cs="Arial"/>
        <w:sz w:val="16"/>
        <w:szCs w:val="16"/>
        <w:rPrChange w:id="2061" w:author="jonathan pritchard" w:date="2024-08-21T11:05:00Z" w16du:dateUtc="2024-08-21T10:05:00Z">
          <w:rPr>
            <w:rFonts w:eastAsia="Times New Roman" w:cs="Arial"/>
            <w:sz w:val="16"/>
            <w:szCs w:val="16"/>
            <w:lang w:val="en-US"/>
          </w:rPr>
        </w:rPrChang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A527F0" w:rsidRDefault="00E54143" w:rsidP="007C752F">
    <w:pPr>
      <w:tabs>
        <w:tab w:val="center" w:pos="6946"/>
        <w:tab w:val="right" w:pos="13892"/>
      </w:tabs>
      <w:spacing w:after="0"/>
      <w:ind w:right="369"/>
      <w:rPr>
        <w:rFonts w:eastAsia="Times New Roman" w:cs="Arial"/>
        <w:sz w:val="16"/>
        <w:szCs w:val="16"/>
      </w:rPr>
    </w:pP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506" w:author="jonathan pritchard" w:date="2024-08-21T11:05:00Z" w16du:dateUtc="2024-08-21T10:05:00Z">
          <w:rPr>
            <w:rFonts w:eastAsia="Times New Roman" w:cs="Arial"/>
            <w:noProof/>
            <w:sz w:val="16"/>
            <w:szCs w:val="16"/>
          </w:rPr>
        </w:rPrChange>
      </w:rPr>
      <w:t>70</w:t>
    </w:r>
    <w:r w:rsidRPr="00A527F0">
      <w:rPr>
        <w:rFonts w:eastAsia="Times New Roman" w:cs="Arial"/>
        <w:sz w:val="16"/>
        <w:szCs w:val="16"/>
      </w:rPr>
      <w:fldChar w:fldCharType="end"/>
    </w:r>
    <w:r w:rsidRPr="00A527F0">
      <w:rPr>
        <w:rFonts w:eastAsia="Times New Roman" w:cs="Arial"/>
        <w:sz w:val="16"/>
        <w:szCs w:val="16"/>
      </w:rPr>
      <w:ptab w:relativeTo="margin" w:alignment="center" w:leader="none"/>
    </w:r>
    <w:r w:rsidRPr="00237F07">
      <w:rPr>
        <w:rFonts w:eastAsia="Times New Roman" w:cs="Arial"/>
        <w:sz w:val="16"/>
        <w:szCs w:val="16"/>
        <w:rPrChange w:id="2507"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ab/>
    </w:r>
  </w:p>
  <w:p w14:paraId="1D36E0B3" w14:textId="77777777" w:rsidR="00E54143" w:rsidRPr="00A527F0"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A527F0" w:rsidRDefault="00E54143" w:rsidP="00DF4AD0">
    <w:pPr>
      <w:tabs>
        <w:tab w:val="left" w:pos="0"/>
        <w:tab w:val="center" w:pos="6946"/>
        <w:tab w:val="right" w:pos="13892"/>
      </w:tabs>
      <w:spacing w:after="0"/>
      <w:ind w:right="289"/>
      <w:rPr>
        <w:rFonts w:eastAsia="Times New Roman" w:cs="Arial"/>
        <w:sz w:val="16"/>
        <w:szCs w:val="16"/>
      </w:rPr>
    </w:pPr>
    <w:r w:rsidRPr="00A527F0">
      <w:rPr>
        <w:rFonts w:eastAsia="Times New Roman" w:cs="Arial"/>
        <w:sz w:val="16"/>
        <w:szCs w:val="16"/>
      </w:rPr>
      <w:ptab w:relativeTo="margin" w:alignment="center" w:leader="none"/>
    </w:r>
    <w:r w:rsidRPr="00237F07">
      <w:rPr>
        <w:rFonts w:eastAsia="Times New Roman" w:cs="Arial"/>
        <w:sz w:val="16"/>
        <w:szCs w:val="16"/>
        <w:rPrChange w:id="2508"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 xml:space="preserve"> </w:t>
    </w:r>
    <w:r w:rsidRPr="00A527F0">
      <w:rPr>
        <w:rFonts w:eastAsia="Times New Roman" w:cs="Arial"/>
        <w:sz w:val="16"/>
        <w:szCs w:val="16"/>
      </w:rPr>
      <w:ptab w:relativeTo="margin" w:alignment="right" w:leader="none"/>
    </w: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509" w:author="jonathan pritchard" w:date="2024-08-21T11:05:00Z" w16du:dateUtc="2024-08-21T10:05:00Z">
          <w:rPr>
            <w:rFonts w:eastAsia="Times New Roman" w:cs="Arial"/>
            <w:noProof/>
            <w:sz w:val="16"/>
            <w:szCs w:val="16"/>
          </w:rPr>
        </w:rPrChange>
      </w:rPr>
      <w:t>69</w:t>
    </w:r>
    <w:r w:rsidRPr="00A527F0">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237F07" w:rsidRDefault="00E54143" w:rsidP="00A56DE1">
    <w:pPr>
      <w:tabs>
        <w:tab w:val="center" w:pos="4536"/>
        <w:tab w:val="right" w:pos="9072"/>
      </w:tabs>
      <w:spacing w:after="0"/>
      <w:ind w:right="368"/>
      <w:rPr>
        <w:rFonts w:eastAsia="Times New Roman" w:cs="Arial"/>
        <w:sz w:val="16"/>
        <w:szCs w:val="16"/>
        <w:rPrChange w:id="4583"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4584"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4585"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4586"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4587" w:author="jonathan pritchard" w:date="2024-08-21T11:05:00Z" w16du:dateUtc="2024-08-21T10:05:00Z">
          <w:rPr>
            <w:rFonts w:eastAsia="Times New Roman" w:cs="Arial"/>
            <w:noProof/>
            <w:sz w:val="16"/>
            <w:szCs w:val="16"/>
            <w:lang w:val="en-US"/>
          </w:rPr>
        </w:rPrChange>
      </w:rPr>
      <w:t>82</w:t>
    </w:r>
    <w:r w:rsidRPr="00237F07">
      <w:rPr>
        <w:rFonts w:eastAsia="Times New Roman" w:cs="Arial"/>
        <w:sz w:val="16"/>
        <w:szCs w:val="16"/>
        <w:rPrChange w:id="4588"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4589"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4590" w:author="jonathan pritchard" w:date="2024-08-21T11:05:00Z" w16du:dateUtc="2024-08-21T10:05:00Z">
          <w:rPr>
            <w:rFonts w:eastAsia="Times New Roman" w:cs="Arial"/>
            <w:sz w:val="16"/>
            <w:szCs w:val="16"/>
            <w:lang w:val="en-US"/>
          </w:rPr>
        </w:rPrChange>
      </w:rPr>
      <w:tab/>
    </w:r>
  </w:p>
  <w:p w14:paraId="553077B4" w14:textId="77777777" w:rsidR="00E54143" w:rsidRPr="00A527F0"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237F07" w:rsidRDefault="00E54143" w:rsidP="00B92F50">
    <w:pPr>
      <w:tabs>
        <w:tab w:val="left" w:pos="0"/>
        <w:tab w:val="center" w:pos="4536"/>
        <w:tab w:val="right" w:pos="9072"/>
      </w:tabs>
      <w:spacing w:after="0"/>
      <w:ind w:right="288"/>
      <w:rPr>
        <w:rFonts w:eastAsia="Times New Roman" w:cs="Arial"/>
        <w:sz w:val="16"/>
        <w:szCs w:val="16"/>
        <w:rPrChange w:id="4591"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4592"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4593"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4594"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4595"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4596"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4597" w:author="jonathan pritchard" w:date="2024-08-21T11:05:00Z" w16du:dateUtc="2024-08-21T10:05:00Z">
          <w:rPr>
            <w:rFonts w:eastAsia="Times New Roman" w:cs="Arial"/>
            <w:noProof/>
            <w:sz w:val="16"/>
            <w:szCs w:val="16"/>
            <w:lang w:val="en-US"/>
          </w:rPr>
        </w:rPrChange>
      </w:rPr>
      <w:t>85</w:t>
    </w:r>
    <w:r w:rsidRPr="00237F07">
      <w:rPr>
        <w:rFonts w:eastAsia="Times New Roman" w:cs="Arial"/>
        <w:sz w:val="16"/>
        <w:szCs w:val="16"/>
        <w:rPrChange w:id="4598" w:author="jonathan pritchard" w:date="2024-08-21T11:05:00Z" w16du:dateUtc="2024-08-21T10:05:00Z">
          <w:rPr>
            <w:rFonts w:eastAsia="Times New Roman" w:cs="Arial"/>
            <w:sz w:val="16"/>
            <w:szCs w:val="16"/>
            <w:lang w:val="en-US"/>
          </w:rPr>
        </w:rPrChang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3"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4"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4"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0"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6"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4"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3"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6"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7126C62"/>
    <w:multiLevelType w:val="multilevel"/>
    <w:tmpl w:val="797CF5B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04"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4"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53"/>
  </w:num>
  <w:num w:numId="7" w16cid:durableId="520437362">
    <w:abstractNumId w:val="4"/>
  </w:num>
  <w:num w:numId="8" w16cid:durableId="224798262">
    <w:abstractNumId w:val="59"/>
  </w:num>
  <w:num w:numId="9" w16cid:durableId="1220020221">
    <w:abstractNumId w:val="4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7"/>
  </w:num>
  <w:num w:numId="11" w16cid:durableId="1538661874">
    <w:abstractNumId w:val="117"/>
  </w:num>
  <w:num w:numId="12" w16cid:durableId="1366056996">
    <w:abstractNumId w:val="60"/>
  </w:num>
  <w:num w:numId="13" w16cid:durableId="934938797">
    <w:abstractNumId w:val="120"/>
  </w:num>
  <w:num w:numId="14" w16cid:durableId="1152716467">
    <w:abstractNumId w:val="5"/>
  </w:num>
  <w:num w:numId="15" w16cid:durableId="825323552">
    <w:abstractNumId w:val="80"/>
  </w:num>
  <w:num w:numId="16" w16cid:durableId="1365056534">
    <w:abstractNumId w:val="50"/>
  </w:num>
  <w:num w:numId="17" w16cid:durableId="1229415262">
    <w:abstractNumId w:val="91"/>
  </w:num>
  <w:num w:numId="18" w16cid:durableId="602953057">
    <w:abstractNumId w:val="67"/>
  </w:num>
  <w:num w:numId="19" w16cid:durableId="1456021189">
    <w:abstractNumId w:val="94"/>
  </w:num>
  <w:num w:numId="20" w16cid:durableId="657074034">
    <w:abstractNumId w:val="14"/>
  </w:num>
  <w:num w:numId="21" w16cid:durableId="1747340357">
    <w:abstractNumId w:val="90"/>
  </w:num>
  <w:num w:numId="22" w16cid:durableId="1880237404">
    <w:abstractNumId w:val="30"/>
  </w:num>
  <w:num w:numId="23" w16cid:durableId="395519696">
    <w:abstractNumId w:val="18"/>
  </w:num>
  <w:num w:numId="24" w16cid:durableId="315649694">
    <w:abstractNumId w:val="55"/>
  </w:num>
  <w:num w:numId="25" w16cid:durableId="1678388144">
    <w:abstractNumId w:val="22"/>
  </w:num>
  <w:num w:numId="26" w16cid:durableId="425270687">
    <w:abstractNumId w:val="17"/>
  </w:num>
  <w:num w:numId="27" w16cid:durableId="57022568">
    <w:abstractNumId w:val="33"/>
  </w:num>
  <w:num w:numId="28" w16cid:durableId="1365593703">
    <w:abstractNumId w:val="97"/>
  </w:num>
  <w:num w:numId="29" w16cid:durableId="272830641">
    <w:abstractNumId w:val="47"/>
  </w:num>
  <w:num w:numId="30" w16cid:durableId="2041735839">
    <w:abstractNumId w:val="75"/>
  </w:num>
  <w:num w:numId="31" w16cid:durableId="1208181221">
    <w:abstractNumId w:val="48"/>
  </w:num>
  <w:num w:numId="32" w16cid:durableId="1865439396">
    <w:abstractNumId w:val="96"/>
  </w:num>
  <w:num w:numId="33" w16cid:durableId="479427342">
    <w:abstractNumId w:val="92"/>
  </w:num>
  <w:num w:numId="34" w16cid:durableId="1198079038">
    <w:abstractNumId w:val="81"/>
  </w:num>
  <w:num w:numId="35" w16cid:durableId="1648513988">
    <w:abstractNumId w:val="98"/>
  </w:num>
  <w:num w:numId="36" w16cid:durableId="681395225">
    <w:abstractNumId w:val="110"/>
  </w:num>
  <w:num w:numId="37" w16cid:durableId="542406099">
    <w:abstractNumId w:val="99"/>
  </w:num>
  <w:num w:numId="38" w16cid:durableId="788353502">
    <w:abstractNumId w:val="105"/>
  </w:num>
  <w:num w:numId="39" w16cid:durableId="1403211629">
    <w:abstractNumId w:val="41"/>
  </w:num>
  <w:num w:numId="40" w16cid:durableId="1933275798">
    <w:abstractNumId w:val="13"/>
  </w:num>
  <w:num w:numId="41" w16cid:durableId="2145198098">
    <w:abstractNumId w:val="35"/>
  </w:num>
  <w:num w:numId="42" w16cid:durableId="885096402">
    <w:abstractNumId w:val="76"/>
  </w:num>
  <w:num w:numId="43" w16cid:durableId="2081514262">
    <w:abstractNumId w:val="38"/>
  </w:num>
  <w:num w:numId="44" w16cid:durableId="1667590414">
    <w:abstractNumId w:val="6"/>
  </w:num>
  <w:num w:numId="45" w16cid:durableId="482047812">
    <w:abstractNumId w:val="69"/>
  </w:num>
  <w:num w:numId="46" w16cid:durableId="1147546858">
    <w:abstractNumId w:val="93"/>
  </w:num>
  <w:num w:numId="47" w16cid:durableId="1277758648">
    <w:abstractNumId w:val="102"/>
  </w:num>
  <w:num w:numId="48" w16cid:durableId="911505430">
    <w:abstractNumId w:val="66"/>
  </w:num>
  <w:num w:numId="49" w16cid:durableId="1743286102">
    <w:abstractNumId w:val="8"/>
  </w:num>
  <w:num w:numId="50" w16cid:durableId="81689452">
    <w:abstractNumId w:val="32"/>
  </w:num>
  <w:num w:numId="51" w16cid:durableId="1522090863">
    <w:abstractNumId w:val="27"/>
  </w:num>
  <w:num w:numId="52" w16cid:durableId="455148923">
    <w:abstractNumId w:val="44"/>
  </w:num>
  <w:num w:numId="53" w16cid:durableId="190073881">
    <w:abstractNumId w:val="61"/>
  </w:num>
  <w:num w:numId="54" w16cid:durableId="1835803932">
    <w:abstractNumId w:val="107"/>
  </w:num>
  <w:num w:numId="55" w16cid:durableId="665087180">
    <w:abstractNumId w:val="116"/>
  </w:num>
  <w:num w:numId="56" w16cid:durableId="1601529935">
    <w:abstractNumId w:val="109"/>
  </w:num>
  <w:num w:numId="57" w16cid:durableId="1893223561">
    <w:abstractNumId w:val="86"/>
  </w:num>
  <w:num w:numId="58" w16cid:durableId="884679831">
    <w:abstractNumId w:val="88"/>
  </w:num>
  <w:num w:numId="59" w16cid:durableId="1215968707">
    <w:abstractNumId w:val="108"/>
  </w:num>
  <w:num w:numId="60" w16cid:durableId="1669167867">
    <w:abstractNumId w:val="72"/>
  </w:num>
  <w:num w:numId="61" w16cid:durableId="1401245961">
    <w:abstractNumId w:val="28"/>
  </w:num>
  <w:num w:numId="62" w16cid:durableId="130707343">
    <w:abstractNumId w:val="101"/>
  </w:num>
  <w:num w:numId="63" w16cid:durableId="2040466205">
    <w:abstractNumId w:val="106"/>
  </w:num>
  <w:num w:numId="64" w16cid:durableId="1139231029">
    <w:abstractNumId w:val="89"/>
  </w:num>
  <w:num w:numId="65" w16cid:durableId="2120636323">
    <w:abstractNumId w:val="64"/>
  </w:num>
  <w:num w:numId="66" w16cid:durableId="3820279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52"/>
  </w:num>
  <w:num w:numId="71" w16cid:durableId="1828789613">
    <w:abstractNumId w:val="54"/>
  </w:num>
  <w:num w:numId="72" w16cid:durableId="186219696">
    <w:abstractNumId w:val="19"/>
  </w:num>
  <w:num w:numId="73" w16cid:durableId="564797464">
    <w:abstractNumId w:val="112"/>
  </w:num>
  <w:num w:numId="74" w16cid:durableId="456336870">
    <w:abstractNumId w:val="57"/>
  </w:num>
  <w:num w:numId="75" w16cid:durableId="1110736404">
    <w:abstractNumId w:val="100"/>
  </w:num>
  <w:num w:numId="76" w16cid:durableId="1601067080">
    <w:abstractNumId w:val="119"/>
  </w:num>
  <w:num w:numId="77" w16cid:durableId="895627992">
    <w:abstractNumId w:val="63"/>
  </w:num>
  <w:num w:numId="78" w16cid:durableId="1791895866">
    <w:abstractNumId w:val="58"/>
  </w:num>
  <w:num w:numId="79" w16cid:durableId="2020740785">
    <w:abstractNumId w:val="34"/>
  </w:num>
  <w:num w:numId="80" w16cid:durableId="212274501">
    <w:abstractNumId w:val="68"/>
  </w:num>
  <w:num w:numId="81" w16cid:durableId="1953394339">
    <w:abstractNumId w:val="113"/>
  </w:num>
  <w:num w:numId="82" w16cid:durableId="1177884358">
    <w:abstractNumId w:val="45"/>
  </w:num>
  <w:num w:numId="83" w16cid:durableId="968320945">
    <w:abstractNumId w:val="85"/>
  </w:num>
  <w:num w:numId="84" w16cid:durableId="1589540613">
    <w:abstractNumId w:val="104"/>
  </w:num>
  <w:num w:numId="85" w16cid:durableId="1339579398">
    <w:abstractNumId w:val="95"/>
  </w:num>
  <w:num w:numId="86" w16cid:durableId="1234852156">
    <w:abstractNumId w:val="70"/>
  </w:num>
  <w:num w:numId="87" w16cid:durableId="2039427198">
    <w:abstractNumId w:val="40"/>
  </w:num>
  <w:num w:numId="88" w16cid:durableId="1285115057">
    <w:abstractNumId w:val="84"/>
  </w:num>
  <w:num w:numId="89" w16cid:durableId="2115326439">
    <w:abstractNumId w:val="71"/>
  </w:num>
  <w:num w:numId="90" w16cid:durableId="1010915573">
    <w:abstractNumId w:val="77"/>
  </w:num>
  <w:num w:numId="91" w16cid:durableId="1564027605">
    <w:abstractNumId w:val="20"/>
  </w:num>
  <w:num w:numId="92" w16cid:durableId="470439567">
    <w:abstractNumId w:val="121"/>
  </w:num>
  <w:num w:numId="93" w16cid:durableId="1198395811">
    <w:abstractNumId w:val="118"/>
  </w:num>
  <w:num w:numId="94" w16cid:durableId="1110275684">
    <w:abstractNumId w:val="36"/>
  </w:num>
  <w:num w:numId="95" w16cid:durableId="419908145">
    <w:abstractNumId w:val="10"/>
  </w:num>
  <w:num w:numId="96" w16cid:durableId="1105148574">
    <w:abstractNumId w:val="7"/>
  </w:num>
  <w:num w:numId="97" w16cid:durableId="831335758">
    <w:abstractNumId w:val="83"/>
  </w:num>
  <w:num w:numId="98" w16cid:durableId="1918709030">
    <w:abstractNumId w:val="103"/>
  </w:num>
  <w:num w:numId="99" w16cid:durableId="1078593336">
    <w:abstractNumId w:val="24"/>
  </w:num>
  <w:num w:numId="100" w16cid:durableId="576207716">
    <w:abstractNumId w:val="43"/>
  </w:num>
  <w:num w:numId="101" w16cid:durableId="1322809917">
    <w:abstractNumId w:val="73"/>
  </w:num>
  <w:num w:numId="102" w16cid:durableId="1884554199">
    <w:abstractNumId w:val="73"/>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03"/>
  </w:num>
  <w:num w:numId="106" w16cid:durableId="1051802856">
    <w:abstractNumId w:val="78"/>
  </w:num>
  <w:num w:numId="107" w16cid:durableId="666128713">
    <w:abstractNumId w:val="25"/>
  </w:num>
  <w:num w:numId="108" w16cid:durableId="1466967227">
    <w:abstractNumId w:val="16"/>
  </w:num>
  <w:num w:numId="109" w16cid:durableId="2105615323">
    <w:abstractNumId w:val="51"/>
  </w:num>
  <w:num w:numId="110" w16cid:durableId="917132877">
    <w:abstractNumId w:val="23"/>
  </w:num>
  <w:num w:numId="111" w16cid:durableId="314146171">
    <w:abstractNumId w:val="46"/>
  </w:num>
  <w:num w:numId="112" w16cid:durableId="1760445821">
    <w:abstractNumId w:val="26"/>
  </w:num>
  <w:num w:numId="113" w16cid:durableId="734352504">
    <w:abstractNumId w:val="62"/>
  </w:num>
  <w:num w:numId="114" w16cid:durableId="1475636988">
    <w:abstractNumId w:val="12"/>
  </w:num>
  <w:num w:numId="115" w16cid:durableId="854613115">
    <w:abstractNumId w:val="74"/>
  </w:num>
  <w:num w:numId="116" w16cid:durableId="25253516">
    <w:abstractNumId w:val="114"/>
  </w:num>
  <w:num w:numId="117" w16cid:durableId="1986933757">
    <w:abstractNumId w:val="111"/>
  </w:num>
  <w:num w:numId="118" w16cid:durableId="1440880355">
    <w:abstractNumId w:val="49"/>
  </w:num>
  <w:num w:numId="119" w16cid:durableId="1746294753">
    <w:abstractNumId w:val="31"/>
  </w:num>
  <w:num w:numId="120" w16cid:durableId="1036077983">
    <w:abstractNumId w:val="87"/>
  </w:num>
  <w:num w:numId="121" w16cid:durableId="907836287">
    <w:abstractNumId w:val="10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29"/>
  </w:num>
  <w:num w:numId="123" w16cid:durableId="920066762">
    <w:abstractNumId w:val="56"/>
  </w:num>
  <w:num w:numId="124" w16cid:durableId="502546762">
    <w:abstractNumId w:val="115"/>
  </w:num>
  <w:num w:numId="125" w16cid:durableId="820653513">
    <w:abstractNumId w:val="39"/>
  </w:num>
  <w:num w:numId="126" w16cid:durableId="535973778">
    <w:abstractNumId w:val="9"/>
  </w:num>
  <w:num w:numId="127" w16cid:durableId="1424492954">
    <w:abstractNumId w:val="15"/>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4400"/>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9B"/>
    <w:rsid w:val="0007343E"/>
    <w:rsid w:val="00073775"/>
    <w:rsid w:val="00073974"/>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C34"/>
    <w:rsid w:val="000F5CFD"/>
    <w:rsid w:val="000F6261"/>
    <w:rsid w:val="000F67CB"/>
    <w:rsid w:val="000F7AB0"/>
    <w:rsid w:val="000F7C75"/>
    <w:rsid w:val="000F7CFE"/>
    <w:rsid w:val="000F7EC7"/>
    <w:rsid w:val="000F7F5D"/>
    <w:rsid w:val="000F7FE1"/>
    <w:rsid w:val="00100800"/>
    <w:rsid w:val="00100991"/>
    <w:rsid w:val="00100D80"/>
    <w:rsid w:val="00100F86"/>
    <w:rsid w:val="001018B4"/>
    <w:rsid w:val="001019DD"/>
    <w:rsid w:val="00101AE4"/>
    <w:rsid w:val="00101C16"/>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0668"/>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1B4"/>
    <w:rsid w:val="002B544A"/>
    <w:rsid w:val="002B556C"/>
    <w:rsid w:val="002B5F47"/>
    <w:rsid w:val="002B693D"/>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68A"/>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AA"/>
    <w:rsid w:val="00657168"/>
    <w:rsid w:val="0065723A"/>
    <w:rsid w:val="006577E0"/>
    <w:rsid w:val="00657E2B"/>
    <w:rsid w:val="00660050"/>
    <w:rsid w:val="00660A0E"/>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111"/>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4C2"/>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DF0"/>
    <w:rsid w:val="00B74306"/>
    <w:rsid w:val="00B74BC3"/>
    <w:rsid w:val="00B75406"/>
    <w:rsid w:val="00B754F7"/>
    <w:rsid w:val="00B7572A"/>
    <w:rsid w:val="00B75E67"/>
    <w:rsid w:val="00B76580"/>
    <w:rsid w:val="00B76743"/>
    <w:rsid w:val="00B770B1"/>
    <w:rsid w:val="00B770CD"/>
    <w:rsid w:val="00B779A9"/>
    <w:rsid w:val="00B77A92"/>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3F9"/>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87D"/>
    <w:rsid w:val="00CE7B6A"/>
    <w:rsid w:val="00CE7F77"/>
    <w:rsid w:val="00CF001C"/>
    <w:rsid w:val="00CF0C8A"/>
    <w:rsid w:val="00CF17A6"/>
    <w:rsid w:val="00CF1B33"/>
    <w:rsid w:val="00CF2127"/>
    <w:rsid w:val="00CF220B"/>
    <w:rsid w:val="00CF2365"/>
    <w:rsid w:val="00CF2875"/>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21"/>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16/09/relationships/commentsIds" Target="commentsIds.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comments" Target="comments.xml"/><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image" Target="media/image18.png"/><Relationship Id="rId48" Type="http://schemas.openxmlformats.org/officeDocument/2006/relationships/image" Target="media/image23.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header" Target="header5.xml"/><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oter" Target="footer9.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registry.iho.int" TargetMode="External"/><Relationship Id="rId39" Type="http://schemas.openxmlformats.org/officeDocument/2006/relationships/footer" Target="footer7.xml"/><Relationship Id="rId34" Type="http://schemas.openxmlformats.org/officeDocument/2006/relationships/header" Target="header4.xml"/><Relationship Id="rId50" Type="http://schemas.openxmlformats.org/officeDocument/2006/relationships/header" Target="header8.xml"/><Relationship Id="rId55" Type="http://schemas.openxmlformats.org/officeDocument/2006/relationships/image" Target="media/image2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41613</Words>
  <Characters>237200</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5</cp:revision>
  <cp:lastPrinted>2022-05-23T11:01:00Z</cp:lastPrinted>
  <dcterms:created xsi:type="dcterms:W3CDTF">2024-08-21T10:05:00Z</dcterms:created>
  <dcterms:modified xsi:type="dcterms:W3CDTF">2024-08-21T11:13:00Z</dcterms:modified>
</cp:coreProperties>
</file>